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16F34" w14:textId="77777777" w:rsidR="002A5E7F" w:rsidRDefault="002A5E7F" w:rsidP="002A5E7F">
      <w:pPr>
        <w:spacing w:line="480" w:lineRule="auto"/>
        <w:rPr>
          <w:b/>
          <w:bCs/>
          <w:u w:val="single"/>
          <w:lang w:val="en"/>
        </w:rPr>
      </w:pPr>
      <w:r w:rsidRPr="006D2868">
        <w:rPr>
          <w:b/>
          <w:bCs/>
          <w:u w:val="single"/>
          <w:lang w:val="en"/>
        </w:rPr>
        <w:t>Discussion</w:t>
      </w:r>
    </w:p>
    <w:p w14:paraId="3596BD40" w14:textId="4F731CE6" w:rsidR="002A5E7F" w:rsidRDefault="002A5E7F" w:rsidP="002A5E7F">
      <w:pPr>
        <w:spacing w:line="480" w:lineRule="auto"/>
        <w:rPr>
          <w:b/>
          <w:bCs/>
          <w:u w:val="single"/>
          <w:lang w:val="en"/>
        </w:rPr>
      </w:pPr>
      <w:r>
        <w:rPr>
          <w:b/>
          <w:bCs/>
          <w:u w:val="single"/>
          <w:lang w:val="en"/>
        </w:rPr>
        <w:t>Intro</w:t>
      </w:r>
    </w:p>
    <w:p w14:paraId="7A66F5EE" w14:textId="0CD95866" w:rsidR="002A5E7F" w:rsidRDefault="002A5E7F" w:rsidP="002A5E7F">
      <w:pPr>
        <w:spacing w:line="480" w:lineRule="auto"/>
        <w:rPr>
          <w:bCs/>
          <w:lang w:val="en"/>
        </w:rPr>
      </w:pPr>
      <w:r>
        <w:rPr>
          <w:bCs/>
          <w:lang w:val="en"/>
        </w:rPr>
        <w:tab/>
        <w:t xml:space="preserve">We reveal novel genomic evidence for parallel evolution in response to anthropogenic disturbance in two congeneric bird species. By comparing our results to literature from two other bird species (one owl, one songbird), we also demonstrate parallel urban selection on genes related to neural and muscle tissue development. We documented distinct responses to urbanization in our focal </w:t>
      </w:r>
      <w:r>
        <w:rPr>
          <w:bCs/>
          <w:i/>
          <w:iCs/>
          <w:lang w:val="en"/>
        </w:rPr>
        <w:t xml:space="preserve">Cardinalis </w:t>
      </w:r>
      <w:r>
        <w:rPr>
          <w:bCs/>
          <w:lang w:val="en"/>
        </w:rPr>
        <w:t>taxa, which may help explain observed differences in the persistence of the two species in the urban environment</w:t>
      </w:r>
      <w:r w:rsidR="008632B1">
        <w:rPr>
          <w:bCs/>
          <w:lang w:val="en"/>
        </w:rPr>
        <w:t xml:space="preserve"> </w:t>
      </w:r>
      <w:r w:rsidR="008632B1">
        <w:rPr>
          <w:bCs/>
          <w:lang w:val="en"/>
        </w:rPr>
        <w:fldChar w:fldCharType="begin"/>
      </w:r>
      <w:r w:rsidR="008632B1">
        <w:rPr>
          <w:bCs/>
          <w:lang w:val="en"/>
        </w:rPr>
        <w:instrText xml:space="preserve"> ADDIN ZOTERO_ITEM CSL_CITATION {"citationID":"yeYtCZJO","properties":{"formattedCitation":"(Jackson, 2023)","plainCitation":"(Jackson, 2023)","noteIndex":0},"citationItems":[{"id":1186,"uris":["http://zotero.org/users/15902993/items/Q2DXKT38"],"itemData":{"id":1186,"type":"webpage","abstract":"Explore millions of resources from scholarly journals, books, newspapers, videos and more, on the ProQuest Platform.","language":"en","title":"Evolution and Speciation in Birds: Insights From Cardinals and Boobies - ProQuest","title-short":"Evolution and Speciation in Birds","URL":"https://www.proquest.com/openview/6e0e0d6eb8da94b3f8e3e345d938ef03/1?pq-origsite=gscholar&amp;cbl=18750&amp;diss=y","author":[{"family":"Jackson","given":"Danny"}],"accessed":{"date-parts":[["2025",6,9]]},"issued":{"date-parts":[["2023"]]}}}],"schema":"https://github.com/citation-style-language/schema/raw/master/csl-citation.json"} </w:instrText>
      </w:r>
      <w:r w:rsidR="008632B1">
        <w:rPr>
          <w:bCs/>
          <w:lang w:val="en"/>
        </w:rPr>
        <w:fldChar w:fldCharType="separate"/>
      </w:r>
      <w:r w:rsidR="008632B1">
        <w:rPr>
          <w:rFonts w:eastAsiaTheme="minorHAnsi"/>
        </w:rPr>
        <w:t>(Jackson, 2023)</w:t>
      </w:r>
      <w:r w:rsidR="008632B1">
        <w:rPr>
          <w:bCs/>
          <w:lang w:val="en"/>
        </w:rPr>
        <w:fldChar w:fldCharType="end"/>
      </w:r>
      <w:r>
        <w:rPr>
          <w:bCs/>
          <w:lang w:val="en"/>
        </w:rPr>
        <w:t>. Although urbanization generally selected for similar processes and genes in these taxa, we found no evidence of even a single gene that experienced selection across all four evaluated species. Importantly, we also demonstrate many differences in the specific processes under selection across taxa (e.g. immune and metabolic processes). Our work contributes novel genomic evidence from two congeneric avian species to the literature on parallel evolution in response to anthropogenic disturbance.</w:t>
      </w:r>
    </w:p>
    <w:p w14:paraId="3049B223" w14:textId="77777777" w:rsidR="008632B1" w:rsidRDefault="008632B1" w:rsidP="008632B1">
      <w:pPr>
        <w:spacing w:line="480" w:lineRule="auto"/>
        <w:rPr>
          <w:b/>
          <w:bCs/>
          <w:u w:val="single"/>
          <w:lang w:val="en"/>
        </w:rPr>
      </w:pPr>
    </w:p>
    <w:p w14:paraId="1643AC4E" w14:textId="77777777" w:rsidR="008632B1" w:rsidRDefault="008632B1" w:rsidP="008632B1">
      <w:pPr>
        <w:spacing w:line="480" w:lineRule="auto"/>
        <w:rPr>
          <w:b/>
          <w:bCs/>
          <w:u w:val="single"/>
          <w:lang w:val="en"/>
        </w:rPr>
      </w:pPr>
      <w:r>
        <w:rPr>
          <w:b/>
          <w:bCs/>
          <w:u w:val="single"/>
          <w:lang w:val="en"/>
        </w:rPr>
        <w:t>Parallel urban selection across taxa – what this means</w:t>
      </w:r>
    </w:p>
    <w:p w14:paraId="0EBF318B" w14:textId="756AC4D0" w:rsidR="002A57FF" w:rsidRDefault="008632B1" w:rsidP="002A57FF">
      <w:pPr>
        <w:spacing w:line="480" w:lineRule="auto"/>
        <w:rPr>
          <w:lang w:val="en"/>
        </w:rPr>
      </w:pPr>
      <w:r>
        <w:rPr>
          <w:lang w:val="en"/>
        </w:rPr>
        <w:t xml:space="preserve">Our data demonstrate that urbanization does not consistently select on any individual genes across avian taxa. However, two biological processes underlying adaptation to urbanization </w:t>
      </w:r>
      <w:r w:rsidR="002A57FF">
        <w:rPr>
          <w:lang w:val="en"/>
        </w:rPr>
        <w:t>consistently emerged across our four focal taxa: neurological function and muscle development. While selection on neurological genes occurs across urban areas and avian taxa, the diversity of genes under selection suggests that different behavioral and neurological processes are responding across taxa.</w:t>
      </w:r>
    </w:p>
    <w:p w14:paraId="447C5DDA" w14:textId="77777777" w:rsidR="002A57FF" w:rsidRPr="002A57FF" w:rsidRDefault="002A57FF" w:rsidP="002A57FF">
      <w:pPr>
        <w:spacing w:line="480" w:lineRule="auto"/>
        <w:rPr>
          <w:lang w:val="en"/>
        </w:rPr>
      </w:pPr>
    </w:p>
    <w:p w14:paraId="57DC63E2" w14:textId="77777777" w:rsidR="002A57FF" w:rsidRPr="002A5E7F" w:rsidRDefault="002A57FF" w:rsidP="002A57FF">
      <w:pPr>
        <w:spacing w:line="480" w:lineRule="auto"/>
        <w:rPr>
          <w:i/>
          <w:iCs/>
          <w:u w:val="single"/>
          <w:lang w:val="en"/>
        </w:rPr>
      </w:pPr>
      <w:r>
        <w:rPr>
          <w:i/>
          <w:iCs/>
          <w:u w:val="single"/>
          <w:lang w:val="en"/>
        </w:rPr>
        <w:t>Across birds</w:t>
      </w:r>
    </w:p>
    <w:p w14:paraId="4F1787FB" w14:textId="77777777" w:rsidR="00CD2005" w:rsidRDefault="002A57FF" w:rsidP="002A57FF">
      <w:pPr>
        <w:spacing w:line="480" w:lineRule="auto"/>
        <w:ind w:firstLine="720"/>
        <w:rPr>
          <w:bCs/>
          <w:lang w:val="en"/>
        </w:rPr>
      </w:pPr>
      <w:r>
        <w:rPr>
          <w:bCs/>
          <w:lang w:val="en"/>
        </w:rPr>
        <w:lastRenderedPageBreak/>
        <w:t>While many genes were identified in association with neurological functions in all four taxa, only two neurological genes</w:t>
      </w:r>
      <w:r w:rsidR="00BC26F1">
        <w:rPr>
          <w:bCs/>
          <w:lang w:val="en"/>
        </w:rPr>
        <w:t xml:space="preserve">, </w:t>
      </w:r>
      <w:r w:rsidR="00BC26F1">
        <w:rPr>
          <w:bCs/>
          <w:i/>
          <w:iCs/>
          <w:lang w:val="en"/>
        </w:rPr>
        <w:t xml:space="preserve">DMD </w:t>
      </w:r>
      <w:r w:rsidR="00BC26F1" w:rsidRPr="00BC26F1">
        <w:rPr>
          <w:bCs/>
          <w:lang w:val="en"/>
        </w:rPr>
        <w:t>and</w:t>
      </w:r>
      <w:r w:rsidR="00BC26F1">
        <w:rPr>
          <w:bCs/>
          <w:i/>
          <w:iCs/>
          <w:lang w:val="en"/>
        </w:rPr>
        <w:t xml:space="preserve"> SDK1</w:t>
      </w:r>
      <w:r w:rsidR="00BC26F1" w:rsidRPr="00BC26F1">
        <w:rPr>
          <w:bCs/>
          <w:lang w:val="en"/>
        </w:rPr>
        <w:t>,</w:t>
      </w:r>
      <w:r>
        <w:rPr>
          <w:bCs/>
          <w:lang w:val="en"/>
        </w:rPr>
        <w:t xml:space="preserve"> were both 1) identified in three of the four avian species and 2) associated with significantly overrepresented GO terms.</w:t>
      </w:r>
      <w:r w:rsidR="00BC26F1">
        <w:rPr>
          <w:bCs/>
          <w:lang w:val="en"/>
        </w:rPr>
        <w:t xml:space="preserve"> In both cases, the gene was identified in both </w:t>
      </w:r>
      <w:r w:rsidR="00BC26F1">
        <w:rPr>
          <w:bCs/>
          <w:i/>
          <w:iCs/>
          <w:lang w:val="en"/>
        </w:rPr>
        <w:t xml:space="preserve">Cardinalis </w:t>
      </w:r>
      <w:r w:rsidR="00BC26F1">
        <w:rPr>
          <w:bCs/>
          <w:lang w:val="en"/>
        </w:rPr>
        <w:t>taxa and Burrowing Owls as a candidate gene.</w:t>
      </w:r>
      <w:r w:rsidR="005D286F">
        <w:rPr>
          <w:bCs/>
          <w:lang w:val="en"/>
        </w:rPr>
        <w:t xml:space="preserve"> The overall pattern that urbanization does not select consistently on the same genes suggests that these two complex biological processes are responding to diverse pressures. </w:t>
      </w:r>
    </w:p>
    <w:p w14:paraId="7869FF39" w14:textId="5F126849" w:rsidR="00BC26F1" w:rsidRDefault="00D07BBA" w:rsidP="00CD2005">
      <w:pPr>
        <w:spacing w:line="480" w:lineRule="auto"/>
        <w:ind w:firstLine="720"/>
        <w:rPr>
          <w:bCs/>
          <w:lang w:val="en"/>
        </w:rPr>
      </w:pPr>
      <w:r>
        <w:rPr>
          <w:bCs/>
          <w:lang w:val="en"/>
        </w:rPr>
        <w:t>Stress can negatively affect all physiological systems, and u</w:t>
      </w:r>
      <w:r w:rsidR="00CD2005">
        <w:rPr>
          <w:bCs/>
          <w:lang w:val="en"/>
        </w:rPr>
        <w:t>rbanization is associated with consistent stress levels in many bird taxa.</w:t>
      </w:r>
      <w:r>
        <w:rPr>
          <w:bCs/>
          <w:lang w:val="en"/>
        </w:rPr>
        <w:t xml:space="preserve"> The sources of stress are diverse, including artificial light, noise, novel predators, intraspecific conflicts, disease, and pollution.</w:t>
      </w:r>
      <w:r w:rsidR="00CD2005">
        <w:rPr>
          <w:bCs/>
          <w:lang w:val="en"/>
        </w:rPr>
        <w:t xml:space="preserve"> </w:t>
      </w:r>
      <w:r w:rsidR="00CD2005" w:rsidRPr="00CD2005">
        <w:rPr>
          <w:bCs/>
          <w:lang w:val="en"/>
        </w:rPr>
        <w:t>Common garden experiments of urban blackbirds suggest that urban birds have a genetic predisposition to have a lower stress response than rural conspecifics, urbanization correlated with corticosterone levels in juvenile house sparrows</w:t>
      </w:r>
      <w:r w:rsidR="00CD2005">
        <w:rPr>
          <w:bCs/>
          <w:lang w:val="en"/>
        </w:rPr>
        <w:t>, and 10 species studied in Brazil have a significant association between H/L ratios and urbanization.</w:t>
      </w:r>
      <w:r>
        <w:rPr>
          <w:bCs/>
          <w:lang w:val="en"/>
        </w:rPr>
        <w:t xml:space="preserve"> T</w:t>
      </w:r>
      <w:r w:rsidR="00CD2005">
        <w:rPr>
          <w:bCs/>
          <w:lang w:val="en"/>
        </w:rPr>
        <w:t>he genetic path toward acclimatization to a highly stressful novel environment is likely complex. The diversity of neurological genes under selection and the lack of signal of any single gene driving a response in all three species suggests that species evolve tolerance to urban-related stress in diverse and polygenic ways.</w:t>
      </w:r>
    </w:p>
    <w:p w14:paraId="472E7326" w14:textId="1AE37C6A" w:rsidR="00CD2005" w:rsidRDefault="00D07BBA" w:rsidP="00D07BBA">
      <w:pPr>
        <w:spacing w:line="480" w:lineRule="auto"/>
        <w:rPr>
          <w:bCs/>
          <w:lang w:val="en"/>
        </w:rPr>
      </w:pPr>
      <w:r>
        <w:rPr>
          <w:bCs/>
          <w:lang w:val="en"/>
        </w:rPr>
        <w:tab/>
        <w:t xml:space="preserve">Selection on different muscle-related physiologies across avian taxa can also result in a pattern of parallel signatures of selection on different genes involved in muscle development. Urban environments </w:t>
      </w:r>
    </w:p>
    <w:p w14:paraId="437336D0" w14:textId="724D246C" w:rsidR="002A57FF" w:rsidRDefault="002A57FF" w:rsidP="002A57FF">
      <w:pPr>
        <w:spacing w:line="480" w:lineRule="auto"/>
        <w:ind w:firstLine="720"/>
        <w:rPr>
          <w:bCs/>
          <w:lang w:val="en"/>
        </w:rPr>
      </w:pPr>
      <w:r>
        <w:rPr>
          <w:bCs/>
          <w:lang w:val="en"/>
        </w:rPr>
        <w:t xml:space="preserve">The gene </w:t>
      </w:r>
      <w:r>
        <w:rPr>
          <w:bCs/>
          <w:i/>
          <w:iCs/>
          <w:lang w:val="en"/>
        </w:rPr>
        <w:t>DMD</w:t>
      </w:r>
      <w:r>
        <w:rPr>
          <w:bCs/>
          <w:lang w:val="en"/>
        </w:rPr>
        <w:t xml:space="preserve"> was associated with several significantly overrepresented GO terms related to muscle tissue development. </w:t>
      </w:r>
      <w:r w:rsidRPr="00397622">
        <w:rPr>
          <w:bCs/>
          <w:i/>
          <w:iCs/>
          <w:lang w:val="en"/>
        </w:rPr>
        <w:t>DMD</w:t>
      </w:r>
      <w:r>
        <w:rPr>
          <w:bCs/>
          <w:lang w:val="en"/>
        </w:rPr>
        <w:t xml:space="preserve"> produces part of the </w:t>
      </w:r>
      <w:r w:rsidRPr="008B5654">
        <w:rPr>
          <w:bCs/>
          <w:lang w:val="en"/>
        </w:rPr>
        <w:t>dystrophin-associated glycoprotein complex</w:t>
      </w:r>
      <w:r>
        <w:rPr>
          <w:bCs/>
          <w:lang w:val="en"/>
        </w:rPr>
        <w:t xml:space="preserve"> (DGC), which is a fundamental structural protein in skeletal and cardiac </w:t>
      </w:r>
      <w:r>
        <w:rPr>
          <w:bCs/>
          <w:lang w:val="en"/>
        </w:rPr>
        <w:lastRenderedPageBreak/>
        <w:t xml:space="preserve">muscle cells and regulates insulin receptor activity in these cells with major effects on muscle development </w:t>
      </w:r>
      <w:r>
        <w:rPr>
          <w:bCs/>
          <w:lang w:val="en"/>
        </w:rPr>
        <w:fldChar w:fldCharType="begin"/>
      </w:r>
      <w:r>
        <w:rPr>
          <w:bCs/>
          <w:lang w:val="en"/>
        </w:rPr>
        <w:instrText xml:space="preserve"> ADDIN ZOTERO_ITEM CSL_CITATION {"citationID":"b3iKkjpG","properties":{"formattedCitation":"(Eid Mutlak et al., 2020)","plainCitation":"(Eid Mutlak et al., 2020)","noteIndex":0},"citationItems":[{"id":552,"uris":["http://zotero.org/users/15902993/items/RW5HHU7Z"],"itemData":{"id":552,"type":"article-journal","abstract":"Signaling through the insulin receptor governs central physiological functions related to cell growth and metabolism. Here we show by tandem native protein complex purification approach and super-resolution STED microscopy that insulin receptor activity requires association with the fundamental structural module in muscle, the dystrophin glycoprotein complex (DGC), and the desmosomal component plakoglobin (γ-catenin). The integrity of this high-molecular-mass assembly renders skeletal muscle susceptibility to insulin, because DGC-insulin receptor dissociation by plakoglobin downregulation reduces insulin signaling and causes atrophy. Furthermore, low insulin receptor activity in muscles from transgenic or fasted mice decreases plakoglobin-DGC-insulin receptor content on the plasma membrane, but not when plakoglobin is overexpressed. By masking β-dystroglycan LIR domains, plakoglobin prevents autophagic clearance of plakoglobin-DGC-insulin receptor co-assemblies and maintains their function. Our findings establish DGC as a signaling hub, and provide a possible mechanism for the insulin resistance in Duchenne Muscular Dystrophy, and for the cardiomyopathies seen with plakoglobin mutations.","container-title":"Nature Communications","DOI":"10.1038/s41467-020-14895-9","ISSN":"2041-1723","issue":"1","journalAbbreviation":"Nat Commun","language":"en","license":"2020 The Author(s)","note":"publisher: Nature Publishing Group","page":"1381","source":"www.nature.com","title":"A signaling hub of insulin receptor, dystrophin glycoprotein complex and plakoglobin regulates muscle size","volume":"11","author":[{"family":"Eid Mutlak","given":"Yara"},{"family":"Aweida","given":"Dina"},{"family":"Volodin","given":"Alexandra"},{"family":"Ayalon","given":"Bar"},{"family":"Dahan","given":"Nitsan"},{"family":"Parnis","given":"Anna"},{"family":"Cohen","given":"Shenhav"}],"issued":{"date-parts":[["2020",3,13]]}}}],"schema":"https://github.com/citation-style-language/schema/raw/master/csl-citation.json"} </w:instrText>
      </w:r>
      <w:r>
        <w:rPr>
          <w:bCs/>
          <w:lang w:val="en"/>
        </w:rPr>
        <w:fldChar w:fldCharType="separate"/>
      </w:r>
      <w:r>
        <w:rPr>
          <w:bCs/>
          <w:noProof/>
          <w:lang w:val="en"/>
        </w:rPr>
        <w:t>(Eid Mutlak et al., 2020)</w:t>
      </w:r>
      <w:r>
        <w:rPr>
          <w:bCs/>
          <w:lang w:val="en"/>
        </w:rPr>
        <w:fldChar w:fldCharType="end"/>
      </w:r>
      <w:r>
        <w:rPr>
          <w:bCs/>
          <w:lang w:val="en"/>
        </w:rPr>
        <w:t>.</w:t>
      </w:r>
      <w:r w:rsidR="00BC26F1">
        <w:rPr>
          <w:bCs/>
          <w:lang w:val="en"/>
        </w:rPr>
        <w:t xml:space="preserve"> </w:t>
      </w:r>
    </w:p>
    <w:p w14:paraId="3CF0AC65" w14:textId="3AB5F735" w:rsidR="002A57FF" w:rsidRPr="008B60B2" w:rsidRDefault="00BC26F1" w:rsidP="002A57FF">
      <w:pPr>
        <w:spacing w:line="480" w:lineRule="auto"/>
        <w:ind w:firstLine="720"/>
        <w:rPr>
          <w:bCs/>
          <w:lang w:val="en"/>
        </w:rPr>
      </w:pPr>
      <w:r>
        <w:rPr>
          <w:bCs/>
          <w:lang w:val="en"/>
        </w:rPr>
        <w:t xml:space="preserve">The gene </w:t>
      </w:r>
      <w:r>
        <w:rPr>
          <w:bCs/>
          <w:i/>
          <w:iCs/>
          <w:lang w:val="en"/>
        </w:rPr>
        <w:t xml:space="preserve">SDK1 </w:t>
      </w:r>
      <w:r>
        <w:rPr>
          <w:bCs/>
          <w:lang w:val="en"/>
        </w:rPr>
        <w:t xml:space="preserve">was associated with multiple significantly overrepresented GO terms </w:t>
      </w:r>
      <w:r w:rsidR="002A57FF">
        <w:rPr>
          <w:bCs/>
          <w:lang w:val="en"/>
        </w:rPr>
        <w:t xml:space="preserve">related to nervous system development and synapse function. </w:t>
      </w:r>
      <w:r>
        <w:rPr>
          <w:bCs/>
          <w:lang w:val="en"/>
        </w:rPr>
        <w:t>It</w:t>
      </w:r>
      <w:r w:rsidR="002A57FF">
        <w:rPr>
          <w:bCs/>
          <w:lang w:val="en"/>
        </w:rPr>
        <w:t xml:space="preserve"> was previously identified in Burrowing Owls as part of a six-gene cluster that was found across urban habitats and analyses types, which the authors highlighted as gene candidates for future investigations </w:t>
      </w:r>
      <w:r w:rsidR="002A57FF">
        <w:rPr>
          <w:bCs/>
          <w:lang w:val="en"/>
        </w:rPr>
        <w:fldChar w:fldCharType="begin"/>
      </w:r>
      <w:r w:rsidR="002A57FF">
        <w:rPr>
          <w:bCs/>
          <w:lang w:val="en"/>
        </w:rPr>
        <w:instrText xml:space="preserve"> ADDIN ZOTERO_ITEM CSL_CITATION {"citationID":"FOowJUAK","properties":{"formattedCitation":"(Mueller et al., 2020)","plainCitation":"(Mueller et al., 2020)","noteIndex":0},"citationItems":[{"id":577,"uris":["http://zotero.org/users/15902993/items/RVN9U627"],"itemData":{"id":577,"type":"article-journal","abstract":"When a species colonizes an urban habitat, differences in the environment can create novel selection pressures. Successful colonization will further lead to demographic perturbations and genetic drift, which can interfere with selection. Here, we test for consistent urban selection signals in multiple populations of the burrowing owl (Athene cunicularia), a species that colonized South American cities just a few decades ago. We sequenced 213 owls from three urban-rural population pairs and performed a genome-wide comparison of urban against rural birds. We further studied genome-wide associations with flight initiation distance, a measure of harm avoidance in which urban and rural birds are known to differ. Based on four samples taken over nine years from one of the urban populations, we investigated temporal allele frequency changes. The genomic data were also used to identify urban-specific signatures of selective sweeps. Single genomic sites did not reach genome-wide significance for any association. However, a gene-set analysis on the strongest signals from these four selection scans suggests a significant enrichment of genes with known functions related to synapses and neuron projections. We identified 98 genes predominantly expressed in the brain, of which many may play a role in the modulation of brain connectivity and consequently in cognitive function and motivational behaviour during urbanization. Furthermore, polymorphisms in the promoter region of the synaptic SERT gene – one of the two candidates known to correlate with urban colonization in birds – associated with the habitat in which individuals lived (urban vs. rural).","container-title":"Molecular Ecology","DOI":"10.1111/mec.15451","ISSN":"1365-294X","issue":"18","language":"en","license":"© 2020 The Authors. Molecular Ecology published by John Wiley &amp; Sons Ltd","note":"_eprint: https://onlinelibrary.wiley.com/doi/pdf/10.1111/mec.15451","page":"3403-3412","source":"Wiley Online Library","title":"Genes acting in synapses and neuron projections are early targets of selection during urban colonization","volume":"29","author":[{"family":"Mueller","given":"Jakob C."},{"family":"Carrete","given":"Martina"},{"family":"Boerno","given":"Stefan"},{"family":"Kuhl","given":"Heiner"},{"family":"Tella","given":"José L."},{"family":"Kempenaers","given":"Bart"}],"issued":{"date-parts":[["2020"]]}}}],"schema":"https://github.com/citation-style-language/schema/raw/master/csl-citation.json"} </w:instrText>
      </w:r>
      <w:r w:rsidR="002A57FF">
        <w:rPr>
          <w:bCs/>
          <w:lang w:val="en"/>
        </w:rPr>
        <w:fldChar w:fldCharType="separate"/>
      </w:r>
      <w:r w:rsidR="002A57FF">
        <w:rPr>
          <w:bCs/>
          <w:noProof/>
          <w:lang w:val="en"/>
        </w:rPr>
        <w:t>(Mueller et al., 2020)</w:t>
      </w:r>
      <w:r w:rsidR="002A57FF">
        <w:rPr>
          <w:bCs/>
          <w:lang w:val="en"/>
        </w:rPr>
        <w:fldChar w:fldCharType="end"/>
      </w:r>
      <w:r>
        <w:rPr>
          <w:bCs/>
          <w:lang w:val="en"/>
        </w:rPr>
        <w:t>.</w:t>
      </w:r>
      <w:r w:rsidR="002A57FF">
        <w:rPr>
          <w:bCs/>
          <w:lang w:val="en"/>
        </w:rPr>
        <w:t xml:space="preserve"> This gene thus emerges as having a putative role in facilitating urban adaptation across avian species, and specific investigations into the effects of </w:t>
      </w:r>
      <w:r w:rsidR="002A57FF">
        <w:rPr>
          <w:bCs/>
          <w:i/>
          <w:iCs/>
          <w:lang w:val="en"/>
        </w:rPr>
        <w:t xml:space="preserve">SDK1 </w:t>
      </w:r>
      <w:r w:rsidR="002A57FF">
        <w:rPr>
          <w:bCs/>
          <w:lang w:val="en"/>
        </w:rPr>
        <w:t>on avian behavior are an important next step.</w:t>
      </w:r>
    </w:p>
    <w:p w14:paraId="12175583" w14:textId="77777777" w:rsidR="002A57FF" w:rsidRPr="008632B1" w:rsidRDefault="002A57FF" w:rsidP="008632B1">
      <w:pPr>
        <w:spacing w:line="480" w:lineRule="auto"/>
        <w:rPr>
          <w:lang w:val="en"/>
        </w:rPr>
      </w:pPr>
    </w:p>
    <w:p w14:paraId="3D35D9AB" w14:textId="458EE2F2" w:rsidR="008632B1" w:rsidRDefault="008632B1" w:rsidP="008632B1">
      <w:pPr>
        <w:spacing w:line="480" w:lineRule="auto"/>
        <w:rPr>
          <w:i/>
          <w:iCs/>
          <w:u w:val="single"/>
          <w:lang w:val="en"/>
        </w:rPr>
      </w:pPr>
      <w:r>
        <w:rPr>
          <w:i/>
          <w:iCs/>
          <w:u w:val="single"/>
          <w:lang w:val="en"/>
        </w:rPr>
        <w:t>Within c</w:t>
      </w:r>
      <w:r w:rsidRPr="002A5E7F">
        <w:rPr>
          <w:i/>
          <w:iCs/>
          <w:u w:val="single"/>
          <w:lang w:val="en"/>
        </w:rPr>
        <w:t>ardinal</w:t>
      </w:r>
      <w:r>
        <w:rPr>
          <w:i/>
          <w:iCs/>
          <w:u w:val="single"/>
          <w:lang w:val="en"/>
        </w:rPr>
        <w:t>s</w:t>
      </w:r>
    </w:p>
    <w:p w14:paraId="55EC4AD7" w14:textId="77777777" w:rsidR="008632B1" w:rsidRPr="002A5E7F" w:rsidRDefault="008632B1" w:rsidP="008632B1">
      <w:pPr>
        <w:spacing w:line="480" w:lineRule="auto"/>
        <w:ind w:firstLine="720"/>
        <w:rPr>
          <w:bCs/>
          <w:lang w:val="en"/>
        </w:rPr>
      </w:pPr>
      <w:commentRangeStart w:id="0"/>
      <w:r>
        <w:rPr>
          <w:bCs/>
          <w:lang w:val="en"/>
        </w:rPr>
        <w:t xml:space="preserve">Three genes were identified by both </w:t>
      </w:r>
      <w:proofErr w:type="spellStart"/>
      <w:r>
        <w:rPr>
          <w:bCs/>
          <w:lang w:val="en"/>
        </w:rPr>
        <w:t>RAiSD</w:t>
      </w:r>
      <w:proofErr w:type="spellEnd"/>
      <w:r>
        <w:rPr>
          <w:bCs/>
          <w:lang w:val="en"/>
        </w:rPr>
        <w:t xml:space="preserve"> and F</w:t>
      </w:r>
      <w:r w:rsidRPr="002062CB">
        <w:rPr>
          <w:bCs/>
          <w:vertAlign w:val="superscript"/>
          <w:lang w:val="en"/>
        </w:rPr>
        <w:t>ST</w:t>
      </w:r>
      <w:r>
        <w:rPr>
          <w:bCs/>
          <w:lang w:val="en"/>
        </w:rPr>
        <w:t xml:space="preserve"> as under selection in urban environments in both Northern Cardinals and Pyrrhuloxia</w:t>
      </w:r>
      <w:commentRangeEnd w:id="0"/>
      <w:r>
        <w:rPr>
          <w:rStyle w:val="CommentReference"/>
          <w:rFonts w:ascii="Calibri" w:eastAsia="Calibri" w:hAnsi="Calibri" w:cs="Calibri"/>
        </w:rPr>
        <w:commentReference w:id="0"/>
      </w:r>
      <w:r>
        <w:rPr>
          <w:bCs/>
          <w:lang w:val="en"/>
        </w:rPr>
        <w:t xml:space="preserve">: </w:t>
      </w:r>
      <w:commentRangeStart w:id="1"/>
      <w:r w:rsidRPr="003448E6">
        <w:rPr>
          <w:bCs/>
          <w:i/>
          <w:iCs/>
          <w:lang w:val="en"/>
        </w:rPr>
        <w:t>CDKAL1</w:t>
      </w:r>
      <w:r>
        <w:rPr>
          <w:bCs/>
          <w:lang w:val="en"/>
        </w:rPr>
        <w:t xml:space="preserve">, </w:t>
      </w:r>
      <w:r w:rsidRPr="003448E6">
        <w:rPr>
          <w:bCs/>
          <w:i/>
          <w:iCs/>
          <w:lang w:val="en"/>
        </w:rPr>
        <w:t>COL15A1</w:t>
      </w:r>
      <w:r>
        <w:rPr>
          <w:bCs/>
          <w:lang w:val="en"/>
        </w:rPr>
        <w:t xml:space="preserve">, and </w:t>
      </w:r>
      <w:r w:rsidRPr="003448E6">
        <w:rPr>
          <w:bCs/>
          <w:i/>
          <w:iCs/>
          <w:lang w:val="en"/>
        </w:rPr>
        <w:t>TGFBR1</w:t>
      </w:r>
      <w:r>
        <w:rPr>
          <w:bCs/>
          <w:lang w:val="en"/>
        </w:rPr>
        <w:t xml:space="preserve">. </w:t>
      </w:r>
      <w:commentRangeEnd w:id="1"/>
      <w:r>
        <w:rPr>
          <w:rStyle w:val="CommentReference"/>
          <w:rFonts w:ascii="Calibri" w:eastAsia="Calibri" w:hAnsi="Calibri" w:cs="Calibri"/>
        </w:rPr>
        <w:commentReference w:id="1"/>
      </w:r>
      <w:r>
        <w:rPr>
          <w:bCs/>
          <w:lang w:val="en"/>
        </w:rPr>
        <w:t xml:space="preserve">Given the physical linkage between these genes, we cannot identify which one(s) might be driving the signal of selection. </w:t>
      </w:r>
      <w:commentRangeStart w:id="2"/>
      <w:r>
        <w:rPr>
          <w:bCs/>
          <w:lang w:val="en"/>
        </w:rPr>
        <w:t xml:space="preserve">However, each of these three genes is associated with different aspects of muscle development. Variants in </w:t>
      </w:r>
      <w:r w:rsidRPr="003448E6">
        <w:rPr>
          <w:bCs/>
          <w:i/>
          <w:iCs/>
          <w:lang w:val="en"/>
        </w:rPr>
        <w:t>CDKAL1</w:t>
      </w:r>
      <w:r w:rsidRPr="002062CB">
        <w:rPr>
          <w:bCs/>
          <w:lang w:val="en"/>
        </w:rPr>
        <w:t xml:space="preserve"> lead to misfolded</w:t>
      </w:r>
      <w:r>
        <w:rPr>
          <w:bCs/>
          <w:lang w:val="en"/>
        </w:rPr>
        <w:t xml:space="preserve"> insulin</w:t>
      </w:r>
      <w:r w:rsidRPr="002062CB">
        <w:rPr>
          <w:bCs/>
          <w:lang w:val="en"/>
        </w:rPr>
        <w:t>, w</w:t>
      </w:r>
      <w:r>
        <w:rPr>
          <w:bCs/>
          <w:lang w:val="en"/>
        </w:rPr>
        <w:t xml:space="preserve">hich stimulates muscle protein synthesis </w:t>
      </w:r>
      <w:r>
        <w:rPr>
          <w:bCs/>
          <w:lang w:val="en"/>
        </w:rPr>
        <w:fldChar w:fldCharType="begin"/>
      </w:r>
      <w:r>
        <w:rPr>
          <w:bCs/>
          <w:lang w:val="en"/>
        </w:rPr>
        <w:instrText xml:space="preserve"> ADDIN ZOTERO_ITEM CSL_CITATION {"citationID":"ydV2gxvE","properties":{"formattedCitation":"(Ghosh et al., 2022)","plainCitation":"(Ghosh et al., 2022)","noteIndex":0},"citationItems":[{"id":542,"uris":["http://zotero.org/users/15902993/items/GGNPWTAD"],"itemData":{"id":542,"type":"article-journal","abstract":"Diabetes Mellitus, being a polygenic disorder, have a set of risk genes involved in the onset of the insulin resistance, obesity and impaired insulin synthesis. Recent genome wide association studies (GWAS) shows the intimacy of CDK5 regulatory subunit Associated protein 1-Like 1 (Cdkal1) with the pathophysiology of the diabetes mellitus and its complications, although the exact molecular relation is still unknown. In this short review, we have summarized all the diverse biological roles of Cdkal1 in relation to the onset of diabetes mellitus. Variations in the Cdkal1 transcript are responsible for the accumulation of misfolded insulin and thus generating oxidative and ER stress in the pancreatic β-cells, leading to their destruction. Recent studies have shown that Cdkal1 has an intrinsic thiomethyl transferase activity, which is essential for proper posttranslational processing of pre-proinsulin to produce mature insulin. Moreover, Cdkal1 has also been claimed as an endogenous inhibitor of cdk5, which prevents the cdk5-induced interruption in insulin synthesis through PDX1 translocation from nucleus to cytosol. Recent clinical studies have identified the risk single nucleotide polymorphisms (SNPs) of Cdkal1 as one of the root causes for the onset of diabetic complications. To the best of our knowledge, it is the first comprehensive review which elaborates most of the potential Cdkal1-dependent molecular mechanisms studied yet. In this review, we present a compiled and concise summary about all the diverse roles of Cdkal1 in the context of type 2 diabetes mellitus and its associated complications. This review will be helpful to target Cdkal1 as a potential option for the management of type 2 diabetes mellitus in future.","container-title":"Journal of Diabetes &amp; Metabolic Disorders","DOI":"10.1007/s40200-021-00953-6","ISSN":"2251-6581","issue":"1","journalAbbreviation":"J Diabetes Metab Disord","language":"en","page":"991-1001","source":"Springer Link","title":"Involvement of Cdkal1 in the etiology of type 2 diabetes mellitus and microvascular diabetic complications: a review","title-short":"Involvement of Cdkal1 in the etiology of type 2 diabetes mellitus and microvascular diabetic complications","volume":"21","author":[{"family":"Ghosh","given":"Chandrachur"},{"family":"Das","given":"Neeladrisingha"},{"family":"Saha","given":"Sarama"},{"family":"Kundu","given":"Tathagata"},{"family":"Sircar","given":"Debabrata"},{"family":"Roy","given":"Partha"}],"issued":{"date-parts":[["2022",6,1]]}}}],"schema":"https://github.com/citation-style-language/schema/raw/master/csl-citation.json"} </w:instrText>
      </w:r>
      <w:r>
        <w:rPr>
          <w:bCs/>
          <w:lang w:val="en"/>
        </w:rPr>
        <w:fldChar w:fldCharType="separate"/>
      </w:r>
      <w:r>
        <w:rPr>
          <w:bCs/>
          <w:noProof/>
          <w:lang w:val="en"/>
        </w:rPr>
        <w:t>(Ghosh et al., 2022)</w:t>
      </w:r>
      <w:r>
        <w:rPr>
          <w:bCs/>
          <w:lang w:val="en"/>
        </w:rPr>
        <w:fldChar w:fldCharType="end"/>
      </w:r>
      <w:r w:rsidRPr="002062CB">
        <w:rPr>
          <w:bCs/>
          <w:lang w:val="en"/>
        </w:rPr>
        <w:t xml:space="preserve">. </w:t>
      </w:r>
      <w:r w:rsidRPr="003448E6">
        <w:rPr>
          <w:bCs/>
          <w:i/>
          <w:iCs/>
          <w:lang w:val="en"/>
        </w:rPr>
        <w:t>COL15A1</w:t>
      </w:r>
      <w:r w:rsidRPr="002062CB">
        <w:rPr>
          <w:bCs/>
          <w:lang w:val="en"/>
        </w:rPr>
        <w:t xml:space="preserve"> is associated with chicken pectoral muscle disorders</w:t>
      </w:r>
      <w:r>
        <w:rPr>
          <w:bCs/>
          <w:lang w:val="en"/>
        </w:rPr>
        <w:t xml:space="preserve"> </w:t>
      </w:r>
      <w:r>
        <w:rPr>
          <w:bCs/>
          <w:lang w:val="en"/>
        </w:rPr>
        <w:fldChar w:fldCharType="begin"/>
      </w:r>
      <w:r>
        <w:rPr>
          <w:bCs/>
          <w:lang w:val="en"/>
        </w:rPr>
        <w:instrText xml:space="preserve"> ADDIN ZOTERO_ITEM CSL_CITATION {"citationID":"5Nhw2dBX","properties":{"formattedCitation":"(Bordini et al., 2022)","plainCitation":"(Bordini et al., 2022)","noteIndex":0},"citationItems":[{"id":538,"uris":["http://zotero.org/users/15902993/items/2RI3WWE6"],"itemData":{"id":538,"type":"article-journal","abstract":"&lt;p&gt;Growth-related abnormalities affecting modern chickens, known as White Striping (WS) and Wooden Breast (WB), have been deeply investigated in the last decade. Nevertheless, their precise etiology remains unclear. The present study aimed at providing new insights into the molecular mechanisms involved in their onset by identifying clusters of co-expressed genes (i.e., modules) and key loci associated with phenotypes highly related to the occurrence of these muscular disorders. The data obtained by a Weighted Gene Co-expression Network Analysis (WGCNA) were investigated to identify hub genes associated with the parameters breast width (W) and total crude protein content (PC) of &lt;italic&gt;Pectoralis major&lt;/italic&gt; muscles (PM) previously harvested from 12 fast-growing broilers (6 normal vs&lt;italic&gt;.&lt;/italic&gt; 6 affected by WS/WB). W and PC can be considered markers of the high breast yield of modern broilers and the impaired composition of abnormal fillets, respectively. Among the identified modules, the turquoise (&lt;italic&gt;r&lt;/italic&gt; = -0.90, &lt;italic&gt;p&lt;/italic&gt; &amp;lt; 0.0001) and yellow2 (&lt;italic&gt;r&lt;/italic&gt; = 0.91, &lt;italic&gt;p&lt;/italic&gt; &amp;lt; 0.0001) were those most significantly related to PC and W, and therefore respectively named “protein content” and “width” modules. Functional analysis of the width module evidenced genes involved in the ubiquitin-mediated proteolysis and inflammatory response. GTPase activator activity, PI3K-Akt signaling pathway, collagen catabolic process, and blood vessel development have been detected among the most significant functional categories of the protein content module. The most interconnected hub genes detected for the width module encode for proteins implicated in the adaptive responses to oxidative stress (i.e., &lt;italic&gt;THRAP3&lt;/italic&gt; and &lt;italic&gt;PRPF40A&lt;/italic&gt;), and a member of the inhibitor of apoptosis family (i.e., &lt;italic&gt;BIRC2&lt;/italic&gt;) involved in contrasting apoptotic events related to the endoplasmic reticulum (ER)-stress. The protein content module showed hub genes coding for different types of collagens (such as &lt;italic&gt;COL6A3&lt;/italic&gt; and &lt;italic&gt;COL5A2&lt;/italic&gt;), along with &lt;italic&gt;MMP2&lt;/italic&gt; and &lt;italic&gt;SPARC&lt;/italic&gt;, which are implicated in Collagen type IV catabolism and biosynthesis. Taken together, the present findings suggested that an ER stress condition may underly the inflammatory responses and apoptotic events taking place within affected PM muscles. Moreover, these results support the hypothesis of a role of the Collagen type IV in the cascade of events leading to the occurrence of WS/WB and identify novel actors probably involved in their onset.&lt;/p&gt;","container-title":"Frontiers in Physiology","DOI":"10.3389/fphys.2022.936768","ISSN":"1664-042X","journalAbbreviation":"Front. Physiol.","language":"English","note":"publisher: Frontiers","source":"Frontiers","title":"Molecular Pathways and Key Genes Associated With Breast Width and Protein Content in White Striping and Wooden Breast Chicken Pectoral Muscle","URL":"https://www.frontiersin.org/journals/physiology/articles/10.3389/fphys.2022.936768/full","volume":"13","author":[{"family":"Bordini","given":"Martina"},{"family":"Soglia","given":"Francesca"},{"family":"Davoli","given":"Roberta"},{"family":"Zappaterra","given":"Martina"},{"family":"Petracci","given":"Massimiliano"},{"family":"Meluzzi","given":"Adele"}],"accessed":{"date-parts":[["2025",3,7]]},"issued":{"date-parts":[["2022",7,8]]}}}],"schema":"https://github.com/citation-style-language/schema/raw/master/csl-citation.json"} </w:instrText>
      </w:r>
      <w:r>
        <w:rPr>
          <w:bCs/>
          <w:lang w:val="en"/>
        </w:rPr>
        <w:fldChar w:fldCharType="separate"/>
      </w:r>
      <w:r>
        <w:rPr>
          <w:bCs/>
          <w:noProof/>
          <w:lang w:val="en"/>
        </w:rPr>
        <w:t>(Bordini et al., 2022)</w:t>
      </w:r>
      <w:r>
        <w:rPr>
          <w:bCs/>
          <w:lang w:val="en"/>
        </w:rPr>
        <w:fldChar w:fldCharType="end"/>
      </w:r>
      <w:r w:rsidRPr="002062CB">
        <w:rPr>
          <w:bCs/>
          <w:lang w:val="en"/>
        </w:rPr>
        <w:t xml:space="preserve">. </w:t>
      </w:r>
      <w:bookmarkStart w:id="3" w:name="_Hlk200392062"/>
      <w:r w:rsidRPr="003448E6">
        <w:rPr>
          <w:bCs/>
          <w:i/>
          <w:iCs/>
          <w:lang w:val="en"/>
        </w:rPr>
        <w:t>TGFBR1</w:t>
      </w:r>
      <w:r w:rsidRPr="002062CB">
        <w:rPr>
          <w:bCs/>
          <w:lang w:val="en"/>
        </w:rPr>
        <w:t xml:space="preserve"> </w:t>
      </w:r>
      <w:bookmarkEnd w:id="3"/>
      <w:r>
        <w:rPr>
          <w:bCs/>
          <w:lang w:val="en"/>
        </w:rPr>
        <w:t xml:space="preserve">affects muscle tissue development </w:t>
      </w:r>
      <w:r>
        <w:rPr>
          <w:bCs/>
          <w:lang w:val="en"/>
        </w:rPr>
        <w:fldChar w:fldCharType="begin"/>
      </w:r>
      <w:r>
        <w:rPr>
          <w:bCs/>
          <w:lang w:val="en"/>
        </w:rPr>
        <w:instrText xml:space="preserve"> ADDIN ZOTERO_ITEM CSL_CITATION {"citationID":"QSLhuVQU","properties":{"formattedCitation":"(Hillege et al., 2022)","plainCitation":"(Hillege et al., 2022)","noteIndex":0},"citationItems":[{"id":1206,"uris":["http://zotero.org/users/15902993/items/EQUX9APW"],"itemData":{"id":1206,"type":"article-journal","abstract":"In skeletal muscle, transforming growth factor-β (TGF-β) family growth factors, TGF-β1 and myostatin, are involved in atrophy and muscle wasting disorders. Simultaneous interference with their signalling pathways may improve muscle function; however, little is known about their individual and combined receptor signalling. Here, we show that inhibition of TGF-β signalling by simultaneous muscle-specific knockout of TGF-β type I receptors Tgfbr1 and Acvr1b in mice, induces substantial hypertrophy, while such effect does not occur by single receptor knockout. Hypertrophy is induced by increased phosphorylation of Akt and p70S6K and reduced E3 ligases expression, while myonuclear number remains unaltered. Combined knockout of both TGF-β type I receptors increases the number of satellite cells, macrophages and improves regeneration post cardiotoxin-induced injury by stimulating myogenic differentiation. Extra cellular matrix gene expression is exclusively elevated in muscle with combined receptor knockout. Tgfbr1 and Acvr1b are synergistically involved in regulation of myofibre size, regeneration, and collagen deposition.","container-title":"eLife","DOI":"10.7554/eLife.77610","ISSN":"2050-084X","journalAbbreviation":"eLife","note":"PMID: 35323108\nPMCID: PMC9005187","page":"e77610","source":"PubMed Central","title":"Lack of Tgfbr1 and Acvr1b synergistically stimulates myofibre hypertrophy and accelerates muscle regeneration","volume":"11","author":[{"family":"Hillege","given":"Michèle MG"},{"family":"Shi","given":"Andi"},{"family":"Galli","given":"Ricardo A"},{"family":"Wu","given":"Gang"},{"family":"Bertolino","given":"Philippe"},{"family":"Hoogaars","given":"Willem MH"},{"family":"Jaspers","given":"Richard T"}],"issued":{"date-parts":[["2022"]]}}}],"schema":"https://github.com/citation-style-language/schema/raw/master/csl-citation.json"} </w:instrText>
      </w:r>
      <w:r>
        <w:rPr>
          <w:bCs/>
          <w:lang w:val="en"/>
        </w:rPr>
        <w:fldChar w:fldCharType="separate"/>
      </w:r>
      <w:r>
        <w:rPr>
          <w:bCs/>
          <w:noProof/>
          <w:lang w:val="en"/>
        </w:rPr>
        <w:t>(Hillege et al., 2022)</w:t>
      </w:r>
      <w:r>
        <w:rPr>
          <w:bCs/>
          <w:lang w:val="en"/>
        </w:rPr>
        <w:fldChar w:fldCharType="end"/>
      </w:r>
      <w:r>
        <w:rPr>
          <w:bCs/>
          <w:lang w:val="en"/>
        </w:rPr>
        <w:t xml:space="preserve">. </w:t>
      </w:r>
      <w:commentRangeEnd w:id="2"/>
      <w:r>
        <w:rPr>
          <w:rStyle w:val="CommentReference"/>
          <w:rFonts w:ascii="Calibri" w:eastAsia="Calibri" w:hAnsi="Calibri" w:cs="Calibri"/>
        </w:rPr>
        <w:commentReference w:id="2"/>
      </w:r>
      <w:r>
        <w:rPr>
          <w:bCs/>
          <w:lang w:val="en"/>
        </w:rPr>
        <w:t>While no biological processes emerged in the GO term analyses of candidate genes identified in both taxa, we show evidence of parallel evolution between these species, particularly in genes involved in neurological development and, to a lesser extent, muscle development</w:t>
      </w:r>
    </w:p>
    <w:p w14:paraId="64FFEC26" w14:textId="77777777" w:rsidR="008632B1" w:rsidRDefault="008632B1" w:rsidP="008632B1">
      <w:pPr>
        <w:spacing w:line="480" w:lineRule="auto"/>
        <w:ind w:firstLine="720"/>
        <w:rPr>
          <w:bCs/>
          <w:lang w:val="en"/>
        </w:rPr>
      </w:pPr>
      <w:commentRangeStart w:id="4"/>
      <w:r>
        <w:rPr>
          <w:bCs/>
          <w:lang w:val="en"/>
        </w:rPr>
        <w:lastRenderedPageBreak/>
        <w:t xml:space="preserve">Evidence </w:t>
      </w:r>
      <w:del w:id="5" w:author="Kevin McGraw" w:date="2025-08-10T12:23:00Z" w16du:dateUtc="2025-08-10T16:23:00Z">
        <w:r w:rsidDel="00F508DC">
          <w:rPr>
            <w:bCs/>
            <w:lang w:val="en"/>
          </w:rPr>
          <w:delText xml:space="preserve">from Pyrrhuloxia </w:delText>
        </w:r>
      </w:del>
      <w:r>
        <w:rPr>
          <w:bCs/>
          <w:lang w:val="en"/>
        </w:rPr>
        <w:t xml:space="preserve">for selection on muscle tissue development in Pyrrhuloxia is more tenuous than in Northern Cardinals, and this difference may play an important role in limiting the persistence of Pyrrhuloxia in the urban landscape. </w:t>
      </w:r>
      <w:commentRangeEnd w:id="4"/>
      <w:r>
        <w:rPr>
          <w:rStyle w:val="CommentReference"/>
          <w:rFonts w:ascii="Calibri" w:eastAsia="Calibri" w:hAnsi="Calibri" w:cs="Calibri"/>
        </w:rPr>
        <w:commentReference w:id="4"/>
      </w:r>
      <w:r>
        <w:rPr>
          <w:bCs/>
          <w:lang w:val="en"/>
        </w:rPr>
        <w:t xml:space="preserve">Pyrrhuloxia showed evidence of selection on the insulin-like growth factor (IGF) receptor signaling pathway. IGF receptors are associated with muscle development in response to acute exercise or in preparation for migration </w:t>
      </w:r>
      <w:r>
        <w:rPr>
          <w:bCs/>
          <w:lang w:val="en"/>
        </w:rPr>
        <w:fldChar w:fldCharType="begin"/>
      </w:r>
      <w:r>
        <w:rPr>
          <w:bCs/>
          <w:lang w:val="en"/>
        </w:rPr>
        <w:instrText xml:space="preserve"> ADDIN ZOTERO_ITEM CSL_CITATION {"citationID":"WnNEgt6E","properties":{"formattedCitation":"(Price et al., 2011)","plainCitation":"(Price et al., 2011)","noteIndex":0},"citationItems":[{"id":557,"uris":["http://zotero.org/users/15902993/items/E62L6IC5"],"itemData":{"id":557,"type":"article-journal","abstract":"Seasonal adjustments to muscle size in migratory birds may result from preparatory physiological changes or responses to changed workloads. The mechanisms controlling these changes in size are poorly understood. We investigated some potential mediators of flight muscle size (myostatin and insulin-like growth factor, IGF1) in pectoralis muscles of wild wintering or migrating white-throated sparrows (Zonotrichia albicollis), captive white-throated sparrows that were photoperiod manipulated to be in a `wintering' or `migratory' (Zugunruhe) state, and captive European starlings (Sturnus vulgaris) that were either exercised for 2 weeks in a wind tunnel or untrained. Flight muscle size increased in photo-stimulated `migrants' and in exercised starlings. Acute exercise but not long-term training caused increased expression of IGF1, but neither caused a change in expression of myostatin or its metalloprotease activator TLL1. Photo-stimulated `migrant' sparrows demonstrated increased expression of both myostatin and IGF1, but wild sparrows exhibited no significant seasonal changes in expression of either myostatin or IGF1. Additionally, in both study species we describe several splice variants of myostatin that are shared with distantly related bird species. We demonstrate that their expression patterns are not different from those of the typical myostatin, suggesting that they have no functional importance and may be mistakes of the splicing machinery. We conclude that IGF1 is likely to be an important mediator of muscle phenotypic flexibility during acute exercise and during endogenous, seasonal preparation for migration. The role of myostatin is less clear, but its paradoxical increase in photo-stimulated `migrants' may indicate a role in seasonal adjustments of protein turnover.","container-title":"Journal of Experimental Biology","DOI":"10.1242/jeb.057620","ISSN":"0022-0949","issue":"17","journalAbbreviation":"Journal of Experimental Biology","page":"2823-2831","source":"Silverchair","title":"Migration- and exercise-induced changes to flight muscle size in migratory birds and association with IGF1 and myostatin mRNA expression","volume":"214","author":[{"family":"Price","given":"Edwin R."},{"family":"Bauchinger","given":"Ulf"},{"family":"Zajac","given":"Daria M."},{"family":"Cerasale","given":"David J."},{"family":"McFarlan","given":"Jay T."},{"family":"Gerson","given":"Alexander R."},{"family":"McWilliams","given":"Scott R."},{"family":"Guglielmo","given":"Christopher G."}],"issued":{"date-parts":[["2011",9,1]]}}}],"schema":"https://github.com/citation-style-language/schema/raw/master/csl-citation.json"} </w:instrText>
      </w:r>
      <w:r>
        <w:rPr>
          <w:bCs/>
          <w:lang w:val="en"/>
        </w:rPr>
        <w:fldChar w:fldCharType="separate"/>
      </w:r>
      <w:r>
        <w:rPr>
          <w:bCs/>
          <w:noProof/>
          <w:lang w:val="en"/>
        </w:rPr>
        <w:t>(Price et al., 2011)</w:t>
      </w:r>
      <w:r>
        <w:rPr>
          <w:bCs/>
          <w:lang w:val="en"/>
        </w:rPr>
        <w:fldChar w:fldCharType="end"/>
      </w:r>
      <w:r>
        <w:rPr>
          <w:bCs/>
          <w:lang w:val="en"/>
        </w:rPr>
        <w:t xml:space="preserve">. However, IGFs also impact various other physiological processes including rapid nestling growth </w:t>
      </w:r>
      <w:r>
        <w:rPr>
          <w:bCs/>
          <w:lang w:val="en"/>
        </w:rPr>
        <w:fldChar w:fldCharType="begin"/>
      </w:r>
      <w:r>
        <w:rPr>
          <w:bCs/>
          <w:lang w:val="en"/>
        </w:rPr>
        <w:instrText xml:space="preserve"> ADDIN ZOTERO_ITEM CSL_CITATION {"citationID":"TFqm766z","properties":{"formattedCitation":"(Lodjak et al., 2017)","plainCitation":"(Lodjak et al., 2017)","noteIndex":0},"citationItems":[{"id":999,"uris":["http://zotero.org/users/15902993/items/52KI557W"],"itemData":{"id":999,"type":"article-journal","abstract":"Life history of animals is strongly linked with the variability in postnatal growth rates, because the ability to achieve necessary body mass early in life is directly connected with the ability to survive and reproduce later in life. Surprisingly, little is known about the physiological mechanisms connecting food availability with the variability of growth in wild animals. We used a hormonal injection treatment in free-living nestlings of the pied flycatcher (Ficedula hypoleuca). In doing this, we aimed to see how their plasma insulin-like growth factor 1 (IGF-1) levels and its mediation of growth rate vary in response to administration of exogenous IGF-1 during the early period of postnatal development. We showed that the levels of IGF-1 as well as growth rate and body size, in terms of body mass and tarsus length, were significantly higher in IGF-1-injected nestlings, compared with those in the control group. These differences became especially pronounced from day 7 post-hatch onwards during the 13-day nestling period. Additionally, the proportional investment into growth was more profoundly downregulated in IGF-1-injected nestlings at the end of the nestling period, which achieved fledging size earlier, compared with control nestlings. Our results are the first to highlight IGF-1 as the causal link between growth conditions and variability of growth rate and body size in wild vertebrates. Interestingly, the change in IGF-1 levels also showed a plausible, distinct adaptive age- and physical maturity-dependent pattern in nestlings to match the benefits gained by them when investing in growth, with the cost endured during the early days of postnatal development to maximize their fitness. Therefore, this mechanism might be among those mediating the maintenance of genetic variability in growth rates in populations, presumably regardless of the presence of strong directional selection acting upon them. A Lay Summary is available for this article.","container-title":"Functional Ecology","DOI":"10.1111/1365-2435.12679","ISSN":"1365-2435","issue":"1","language":"en","license":"© 2016 The Authors. Functional Ecology © 2016 British Ecological Society","note":"_eprint: https://onlinelibrary.wiley.com/doi/pdf/10.1111/1365-2435.12679","page":"184-191","source":"Wiley Online Library","title":"Causal link between insulin-like growth factor 1 and growth in nestlings of a wild passerine bird","volume":"31","author":[{"family":"Lodjak","given":"Jaanis"},{"family":"Mägi","given":"Marko"},{"family":"Sild","given":"Elin"},{"family":"Mänd","given":"Raivo"}],"issued":{"date-parts":[["2017"]]}}}],"schema":"https://github.com/citation-style-language/schema/raw/master/csl-citation.json"} </w:instrText>
      </w:r>
      <w:r>
        <w:rPr>
          <w:bCs/>
          <w:lang w:val="en"/>
        </w:rPr>
        <w:fldChar w:fldCharType="separate"/>
      </w:r>
      <w:r>
        <w:rPr>
          <w:bCs/>
          <w:noProof/>
          <w:lang w:val="en"/>
        </w:rPr>
        <w:t>(Lodjak et al., 2017)</w:t>
      </w:r>
      <w:r>
        <w:rPr>
          <w:bCs/>
          <w:lang w:val="en"/>
        </w:rPr>
        <w:fldChar w:fldCharType="end"/>
      </w:r>
      <w:r>
        <w:rPr>
          <w:bCs/>
          <w:lang w:val="en"/>
        </w:rPr>
        <w:t xml:space="preserve">, more rapid molt </w:t>
      </w:r>
      <w:r>
        <w:rPr>
          <w:bCs/>
          <w:lang w:val="en"/>
        </w:rPr>
        <w:fldChar w:fldCharType="begin"/>
      </w:r>
      <w:r>
        <w:rPr>
          <w:bCs/>
          <w:lang w:val="en"/>
        </w:rPr>
        <w:instrText xml:space="preserve"> ADDIN ZOTERO_ITEM CSL_CITATION {"citationID":"JfaRiIDx","properties":{"formattedCitation":"(Lendvai et al., 2021)","plainCitation":"(Lendvai et al., 2021)","noteIndex":0},"citationItems":[{"id":554,"uris":["http://zotero.org/users/15902993/items/RZYHAB5X"],"itemData":{"id":554,"type":"article-journal","abstract":"Moulting is a crucial, yet often overlooked life-history stage in many animals, when they renew their integumental structures. This life-history stage is an energetically demanding somatic growth event that has particular importance in birds because feathers play a crucial role in flight, insulation and communication. Somatic growth processes are regulated by the evolutionarily conserved peptide hormone insulin-like growth factor 1 (IGF-1). However, the role of IGF-1 in feather growth remains unknown. In this study, we captured 41 juvenile free-living bearded reedlings (Panurus biarmicus) that had started their first complete moult and brought them into captivity. Then, we manipulated their circulating IGF-1 levels using poly-(lactic-co-glycolid acid) microparticles (microspheres) that provide a sustained release of IGF-1. The treatment increased IGF-1 levels but did not affect the feather growth rate. However, 2 weeks after the treatment, birds in the increased IGF-1 group were moulting more feathers simultaneously than the controls and were at a more advanced stage of moult. Birds with experimentally increased IGF-1 levels had better quality feathers (measured by a lower number of fault bars) than the controls. These results suggest that an increase in IGF-1 does not speed up feather growth, but may alter moult intensity by initiating the renewal of several feathers simultaneously. This may shorten the overall moulting time but may imply costs in terms of IGF-1-induced oxidative stress.","container-title":"Journal of Experimental Biology","DOI":"10.1242/jeb.242481","ISSN":"0022-0949","issue":"14","journalAbbreviation":"Journal of Experimental Biology","page":"jeb242481","source":"Silverchair","title":"Effects of experimental increase in insulin-like growth factor 1 on feather growth rate, moult intensity and feather quality in a passerine bird","volume":"224","author":[{"family":"Lendvai","given":"Ádám Z."},{"family":"Tóth","given":"Zsófia"},{"family":"Mahr","given":"Katharina"},{"family":"Osváth","given":"Gergely"},{"family":"Vogel-Kindgen","given":"Sarah"},{"family":"Gander","given":"Bruno A."}],"issued":{"date-parts":[["2021",7,20]]}}}],"schema":"https://github.com/citation-style-language/schema/raw/master/csl-citation.json"} </w:instrText>
      </w:r>
      <w:r>
        <w:rPr>
          <w:bCs/>
          <w:lang w:val="en"/>
        </w:rPr>
        <w:fldChar w:fldCharType="separate"/>
      </w:r>
      <w:r>
        <w:rPr>
          <w:bCs/>
          <w:noProof/>
          <w:lang w:val="en"/>
        </w:rPr>
        <w:t>(Lendvai et al., 2021)</w:t>
      </w:r>
      <w:r>
        <w:rPr>
          <w:bCs/>
          <w:lang w:val="en"/>
        </w:rPr>
        <w:fldChar w:fldCharType="end"/>
      </w:r>
      <w:r>
        <w:rPr>
          <w:bCs/>
          <w:lang w:val="en"/>
        </w:rPr>
        <w:t xml:space="preserve">, ovarian function </w:t>
      </w:r>
      <w:r>
        <w:rPr>
          <w:bCs/>
          <w:lang w:val="en"/>
        </w:rPr>
        <w:fldChar w:fldCharType="begin"/>
      </w:r>
      <w:r>
        <w:rPr>
          <w:bCs/>
          <w:lang w:val="en"/>
        </w:rPr>
        <w:instrText xml:space="preserve"> ADDIN ZOTERO_ITEM CSL_CITATION {"citationID":"dX82GbdH","properties":{"formattedCitation":"(Onagbesan et al., 1999)","plainCitation":"(Onagbesan et al., 1999)","noteIndex":0},"citationItems":[{"id":560,"uris":["http://zotero.org/users/15902993/items/FAMSKXTT"],"itemData":{"id":560,"type":"article-journal","abstract":"In the past three decades, overwhelming evidence has accumulated to show that insulin-like growth factor (IGF)-I and -II, their receptors and binding proteins (IGFBP) (the IGF system), have major roles to play in the regulation of ovarian function in mammals. Although studies in birds did not start until 5–6 years ago, the limited information thus far available suggests that the IGFs act as autocrine/paracrine regulators of follicular growth and differentiation, just as observed in mammals. The genes for IGF-I and -II, type-I IGF receptor, IGFBP-2, and IGFBP-5 are expressed in both granulosa and theca cells of the chicken ovary. The mechanisms by which the IGF system controls ovarian function in the avian species are complex and involve interactions with the gonadotrophins (LH and FSH), growth hormone, and even other growth factors. Effects are different between strains and nutritional status.","container-title":"Domestic Animal Endocrinology","DOI":"10.1016/S0739-7240(99)00046-6","ISSN":"0739-7240","issue":"2","journalAbbreviation":"Domestic Animal Endocrinology","page":"299-313","source":"ScienceDirect","title":"Insulin-like growth factors in the regulation of avian ovarian functions","volume":"17","author":[{"family":"Onagbesan","given":"O. M."},{"family":"Vleugels","given":"B."},{"family":"Buys","given":"N."},{"family":"Bruggeman","given":"V."},{"family":"Safi","given":"M."},{"family":"Decuypere","given":"E."}],"issued":{"date-parts":[["1999",10,1]]}}}],"schema":"https://github.com/citation-style-language/schema/raw/master/csl-citation.json"} </w:instrText>
      </w:r>
      <w:r>
        <w:rPr>
          <w:bCs/>
          <w:lang w:val="en"/>
        </w:rPr>
        <w:fldChar w:fldCharType="separate"/>
      </w:r>
      <w:r>
        <w:rPr>
          <w:bCs/>
          <w:noProof/>
          <w:lang w:val="en"/>
        </w:rPr>
        <w:t>(Onagbesan et al., 1999)</w:t>
      </w:r>
      <w:r>
        <w:rPr>
          <w:bCs/>
          <w:lang w:val="en"/>
        </w:rPr>
        <w:fldChar w:fldCharType="end"/>
      </w:r>
      <w:r>
        <w:rPr>
          <w:bCs/>
          <w:lang w:val="en"/>
        </w:rPr>
        <w:t xml:space="preserve">, increased oxidative stress </w:t>
      </w:r>
      <w:r>
        <w:rPr>
          <w:bCs/>
          <w:lang w:val="en"/>
        </w:rPr>
        <w:fldChar w:fldCharType="begin"/>
      </w:r>
      <w:r>
        <w:rPr>
          <w:bCs/>
          <w:lang w:val="en"/>
        </w:rPr>
        <w:instrText xml:space="preserve"> ADDIN ZOTERO_ITEM CSL_CITATION {"citationID":"8uQiGRBz","properties":{"formattedCitation":"(Lendvai et al., 2024)","plainCitation":"(Lendvai et al., 2024)","noteIndex":0},"citationItems":[{"id":1002,"uris":["http://zotero.org/users/15902993/items/RE87EAWK"],"itemData":{"id":1002,"type":"article-journal","abstract":"The insulin-like growth factor 1 (IGF-1) is a pleiotropic hormone that regulates essential life-history traits and is known for its major contribution to determining individual ageing processes. High levels of IGF-1 have been linked to increased mortality and are hypothesised to cause oxidative stress. This effect has been observed in laboratory animals, but whether it pertains to wild vertebrates has not been tested. This is surprising because studying the mechanisms that shape individual differences in lifespan is important to understanding mortality patterns in populations of free-living animals. We tested this hypothesis under semi-natural conditions by simulating elevated IGF-1 levels in captive bearded reedlings, a songbird species with an exceptionally fast pace of life. We subcutaneously injected slow-release biodegradable microspheres loaded with IGF-1 and achieved a systemic 3.7-fold increase of the hormone within the natural range for at least 24 h. Oxidative damage to lipids showed marked sexual differences: it significantly increased the day after the manipulation in treated males and returned to baseline levels four days post-treatment, while no treatment effect was apparent in females. Although there was no overall difference in survival between the treatment groups, high initial (pre-treatment) IGF-1 and low post-treatment plasma malondialdehyde levels were associated with enhanced survival prospects in males. These results suggest that males may be more susceptible to IGF-1-induced oxidative stress than females and quickly restoring oxidative balance may be related to fitness. IGF-1 levels evolve under opposing selection forces, and natural variation in this hormone’s level may reflect the outcome of individual optimization.","container-title":"Oecologia","DOI":"10.1007/s00442-024-05587-y","ISSN":"1432-1939","issue":"3","journalAbbreviation":"Oecologia","language":"en","page":"561-570","source":"Springer Link","title":"IGF-1 induces sex-specific oxidative damage and mortality in a songbird","volume":"205","author":[{"family":"Lendvai","given":"Ádám Z."},{"family":"Tóth","given":"Zsófia"},{"family":"Mahr","given":"Katharina"},{"family":"Pénzes","given":"Janka"},{"family":"Vogel-Kindgen","given":"Sarah"},{"family":"Gander","given":"Bruno A."},{"family":"Vágási","given":"Csongor I."}],"issued":{"date-parts":[["2024",8,1]]}}}],"schema":"https://github.com/citation-style-language/schema/raw/master/csl-citation.json"} </w:instrText>
      </w:r>
      <w:r>
        <w:rPr>
          <w:bCs/>
          <w:lang w:val="en"/>
        </w:rPr>
        <w:fldChar w:fldCharType="separate"/>
      </w:r>
      <w:r>
        <w:rPr>
          <w:bCs/>
          <w:noProof/>
          <w:lang w:val="en"/>
        </w:rPr>
        <w:t>(Lendvai et al., 2024)</w:t>
      </w:r>
      <w:r>
        <w:rPr>
          <w:bCs/>
          <w:lang w:val="en"/>
        </w:rPr>
        <w:fldChar w:fldCharType="end"/>
      </w:r>
      <w:r>
        <w:rPr>
          <w:bCs/>
          <w:lang w:val="en"/>
        </w:rPr>
        <w:t xml:space="preserve">, and diabetes </w:t>
      </w:r>
      <w:r>
        <w:rPr>
          <w:bCs/>
          <w:lang w:val="en"/>
        </w:rPr>
        <w:fldChar w:fldCharType="begin"/>
      </w:r>
      <w:r>
        <w:rPr>
          <w:bCs/>
          <w:lang w:val="en"/>
        </w:rPr>
        <w:instrText xml:space="preserve"> ADDIN ZOTERO_ITEM CSL_CITATION {"citationID":"SsM2yqxR","properties":{"formattedCitation":"(Fall &amp; Ingelsson, 2014)","plainCitation":"(Fall &amp; Ingelsson, 2014)","noteIndex":0},"citationItems":[{"id":540,"uris":["http://zotero.org/users/15902993/items/UVRRR6JP"],"itemData":{"id":540,"type":"article-journal","abstract":"Until just a few years ago, the genetic determinants of obesity and metabolic syndrome were largely unknown, with the exception of a few forms of monogenic extreme obesity. Since genome-wide association studies (GWAS) became available, large advances have been made. The first single nucleotide polymorphism robustly associated with increased body mass index (BMI) was in 2007 mapped to a gene with for the time unknown function. This gene, now known as fat mass and obesity associated (FTO) has been repeatedly replicated in several ethnicities and is affecting obesity by regulating appetite. Since the first report from a GWAS of obesity, an increasing number of markers have been shown to be associated with BMI, other measures of obesity or fat distribution and metabolic syndrome. This systematic review of obesity GWAS will summarize genome-wide significant findings for obesity and metabolic syndrome and briefly give a few suggestions of what is to be expected in the next few years.","container-title":"Molecular and Cellular Endocrinology","DOI":"10.1016/j.mce.2012.08.018","ISSN":"0303-7207","issue":"1","journalAbbreviation":"Molecular and Cellular Endocrinology","page":"740-757","source":"ScienceDirect","title":"Genome-wide association studies of obesity and metabolic syndrome","volume":"382","author":[{"family":"Fall","given":"Tove"},{"family":"Ingelsson","given":"Erik"}],"issued":{"date-parts":[["2014",1,25]]}}}],"schema":"https://github.com/citation-style-language/schema/raw/master/csl-citation.json"} </w:instrText>
      </w:r>
      <w:r>
        <w:rPr>
          <w:bCs/>
          <w:lang w:val="en"/>
        </w:rPr>
        <w:fldChar w:fldCharType="separate"/>
      </w:r>
      <w:r>
        <w:rPr>
          <w:bCs/>
          <w:noProof/>
          <w:lang w:val="en"/>
        </w:rPr>
        <w:t>(Fall &amp; Ingelsson, 2014)</w:t>
      </w:r>
      <w:r>
        <w:rPr>
          <w:bCs/>
          <w:lang w:val="en"/>
        </w:rPr>
        <w:fldChar w:fldCharType="end"/>
      </w:r>
      <w:r>
        <w:rPr>
          <w:bCs/>
          <w:lang w:val="en"/>
        </w:rPr>
        <w:t xml:space="preserve">. Selection from the urban environment could act on </w:t>
      </w:r>
      <w:commentRangeStart w:id="6"/>
      <w:r>
        <w:rPr>
          <w:bCs/>
          <w:lang w:val="en"/>
        </w:rPr>
        <w:t>any of these functions</w:t>
      </w:r>
      <w:commentRangeEnd w:id="6"/>
      <w:r>
        <w:rPr>
          <w:rStyle w:val="CommentReference"/>
          <w:rFonts w:ascii="Calibri" w:eastAsia="Calibri" w:hAnsi="Calibri" w:cs="Calibri"/>
        </w:rPr>
        <w:commentReference w:id="6"/>
      </w:r>
      <w:r>
        <w:rPr>
          <w:bCs/>
          <w:lang w:val="en"/>
        </w:rPr>
        <w:t xml:space="preserve">. </w:t>
      </w:r>
      <w:commentRangeStart w:id="7"/>
      <w:r>
        <w:rPr>
          <w:bCs/>
          <w:lang w:val="en"/>
        </w:rPr>
        <w:t>For instance, increased carbohydrates in the diets of urban birds could lead to selection favoring birds with alternative insulin expression profiles, as has been proposed in coyotes (</w:t>
      </w:r>
      <w:r>
        <w:rPr>
          <w:bCs/>
          <w:i/>
          <w:iCs/>
          <w:lang w:val="en"/>
        </w:rPr>
        <w:t>Canis latrans</w:t>
      </w:r>
      <w:r>
        <w:rPr>
          <w:bCs/>
          <w:lang w:val="en"/>
        </w:rPr>
        <w:t xml:space="preserve">) </w:t>
      </w:r>
      <w:commentRangeEnd w:id="7"/>
      <w:r>
        <w:rPr>
          <w:rStyle w:val="CommentReference"/>
          <w:rFonts w:ascii="Calibri" w:eastAsia="Calibri" w:hAnsi="Calibri" w:cs="Calibri"/>
        </w:rPr>
        <w:commentReference w:id="7"/>
      </w:r>
      <w:r>
        <w:rPr>
          <w:bCs/>
          <w:lang w:val="en"/>
        </w:rPr>
        <w:fldChar w:fldCharType="begin"/>
      </w:r>
      <w:r>
        <w:rPr>
          <w:bCs/>
          <w:lang w:val="en"/>
        </w:rPr>
        <w:instrText xml:space="preserve"> ADDIN ZOTERO_ITEM CSL_CITATION {"citationID":"BzNAo70b","properties":{"formattedCitation":"(Kreling et al., 2025; Plassais et al., 2022)","plainCitation":"(Kreling et al., 2025; Plassais et al., 2022)","noteIndex":0},"citationItems":[{"id":1290,"uris":["http://zotero.org/users/15902993/items/3PHUS7LY"],"itemData":{"id":1290,"type":"article-journal","abstract":"In the context of evolutionary time, cities are an extremely recent development. Although our understanding of how urbanization alters ecosystems is well developed, empirical work examining the consequences of urbanization on adaptive evolution remains limited. To facilitate future work, we offer candidate genes for one of the most prominent urban carnivores across North America. The coyote (Canis latrans) is a highly adaptable carnivore distributed throughout urban and nonurban regions in North America. As such, the coyote can serve as a blueprint for understanding the various pathways by which urbanization can influence the genomes of wildlife via comparisons along urban–rural gradients, as well as between metropolitan areas. Given the close evolutionary relationship between coyotes and domestic dogs, we leverage the well-annotated dog genome and highly conserved mammalian genes from model species to outline how urbanization may alter coyote genotypes and shape coyote phenotypes. We identify variables that may alter selection pressure for urban coyotes and offer suggestions of candidate genes to explore. Specifically, we focus on pathways related to diet, health, behavior, cognition, and reproduction. In a rapidly urbanizing world, understanding how species cope and adapt to anthropogenic change can facilitate the persistence of, and coexistence with, these species.","container-title":"Genome Biology and Evolution","DOI":"10.1093/gbe/evae279","ISSN":"1759-6653","issue":"1","journalAbbreviation":"Genome Biology and Evolution","page":"evae279","source":"Silverchair","title":"Adaptation in the Alleyways: Candidate Genes Under Potential Selection in Urban Coyotes","title-short":"Adaptation in the Alleyways","volume":"17","author":[{"family":"Kreling","given":"Samantha E S"},{"family":"Vance","given":"Summer E"},{"family":"Carlen","given":"Elizabeth J"}],"issued":{"date-parts":[["2025",1,1]]}}},{"id":1293,"uris":["http://zotero.org/users/15902993/items/9QRS5ZU4"],"itemData":{"id":1293,"type":"article-journal","container-title":"Current Biology","DOI":"10.1016/j.cub.2021.12.036","ISSN":"0960-9822","issue":"4","journalAbbreviation":"Current Biology","language":"English","note":"publisher: Elsevier\nPMID: 35090588","page":"889-897.e9","source":"www-cell-com.ezproxy1.library.arizona.edu","title":"Natural and human-driven selection of a single non-coding body size variant in ancient and modern canids","volume":"32","author":[{"family":"Plassais","given":"Jocelyn"},{"family":"vonHoldt","given":"Bridgett M."},{"family":"Parker","given":"Heidi G."},{"family":"Carmagnini","given":"Alberto"},{"family":"Dubos","given":"Nicolas"},{"family":"Papa","given":"Ilenia"},{"family":"Bevant","given":"Kevin"},{"family":"Derrien","given":"Thomas"},{"family":"Hennelly","given":"Lauren M."},{"family":"Whitaker","given":"D. Thad"},{"family":"Harris","given":"Alex C."},{"family":"Hogan","given":"Andrew N."},{"family":"Huson","given":"Heather J."},{"family":"Zaibert","given":"Victor F."},{"family":"Linderholm","given":"Anna"},{"family":"Haile","given":"James"},{"family":"Fest","given":"Thierry"},{"family":"Habib","given":"Bilal"},{"family":"Sacks","given":"Benjamin N."},{"family":"Benecke","given":"Norbert"},{"family":"Outram","given":"Alan K."},{"family":"Sablin","given":"Mikhail V."},{"family":"Germonpré","given":"Mietje"},{"family":"Larson","given":"Greger"},{"family":"Frantz","given":"Laurent"},{"family":"Ostrander","given":"Elaine A."}],"issued":{"date-parts":[["2022",2,28]]}}}],"schema":"https://github.com/citation-style-language/schema/raw/master/csl-citation.json"} </w:instrText>
      </w:r>
      <w:r>
        <w:rPr>
          <w:bCs/>
          <w:lang w:val="en"/>
        </w:rPr>
        <w:fldChar w:fldCharType="separate"/>
      </w:r>
      <w:r>
        <w:rPr>
          <w:bCs/>
          <w:noProof/>
          <w:lang w:val="en"/>
        </w:rPr>
        <w:t>(Kreling et al., 2025; Plassais et al., 2022)</w:t>
      </w:r>
      <w:r>
        <w:rPr>
          <w:bCs/>
          <w:lang w:val="en"/>
        </w:rPr>
        <w:fldChar w:fldCharType="end"/>
      </w:r>
      <w:r>
        <w:rPr>
          <w:bCs/>
          <w:lang w:val="en"/>
        </w:rPr>
        <w:t>. No other evidence of selection on muscle development genes emerged in Pyrrhuloxia.</w:t>
      </w:r>
    </w:p>
    <w:p w14:paraId="065956E5" w14:textId="77777777" w:rsidR="008632B1" w:rsidRDefault="008632B1" w:rsidP="008632B1">
      <w:pPr>
        <w:spacing w:line="480" w:lineRule="auto"/>
        <w:ind w:firstLine="720"/>
        <w:rPr>
          <w:bCs/>
          <w:lang w:val="en"/>
        </w:rPr>
      </w:pPr>
    </w:p>
    <w:p w14:paraId="45F3AD3C" w14:textId="77777777" w:rsidR="008632B1" w:rsidRDefault="008632B1" w:rsidP="002A5E7F">
      <w:pPr>
        <w:spacing w:line="480" w:lineRule="auto"/>
        <w:rPr>
          <w:b/>
          <w:bCs/>
          <w:u w:val="single"/>
          <w:lang w:val="en"/>
        </w:rPr>
      </w:pPr>
    </w:p>
    <w:p w14:paraId="416268BF" w14:textId="4B167C60" w:rsidR="002A5E7F" w:rsidRDefault="002A5E7F" w:rsidP="002A5E7F">
      <w:pPr>
        <w:spacing w:line="480" w:lineRule="auto"/>
        <w:rPr>
          <w:b/>
          <w:bCs/>
          <w:u w:val="single"/>
          <w:lang w:val="en"/>
        </w:rPr>
      </w:pPr>
      <w:r>
        <w:rPr>
          <w:b/>
          <w:bCs/>
          <w:u w:val="single"/>
          <w:lang w:val="en"/>
        </w:rPr>
        <w:t>Urban drivers of selection on muscle development</w:t>
      </w:r>
    </w:p>
    <w:p w14:paraId="7825A504" w14:textId="77777777" w:rsidR="002A5E7F" w:rsidRDefault="002A5E7F" w:rsidP="002A5E7F">
      <w:pPr>
        <w:spacing w:line="480" w:lineRule="auto"/>
        <w:rPr>
          <w:bCs/>
          <w:lang w:val="en"/>
        </w:rPr>
      </w:pPr>
      <w:r>
        <w:rPr>
          <w:bCs/>
          <w:lang w:val="en"/>
        </w:rPr>
        <w:tab/>
      </w:r>
      <w:commentRangeStart w:id="8"/>
      <w:r>
        <w:rPr>
          <w:bCs/>
          <w:lang w:val="en"/>
        </w:rPr>
        <w:t xml:space="preserve">The gene </w:t>
      </w:r>
      <w:r>
        <w:rPr>
          <w:bCs/>
          <w:i/>
          <w:iCs/>
          <w:lang w:val="en"/>
        </w:rPr>
        <w:t>DMD</w:t>
      </w:r>
      <w:r>
        <w:rPr>
          <w:bCs/>
          <w:lang w:val="en"/>
        </w:rPr>
        <w:t xml:space="preserve"> was identified as an urban-selected candidate gene in three of the four taxa and was associated with several significantly overrepresented GO terms related to muscle tissue development</w:t>
      </w:r>
      <w:commentRangeEnd w:id="8"/>
      <w:r>
        <w:rPr>
          <w:rStyle w:val="CommentReference"/>
          <w:rFonts w:ascii="Calibri" w:eastAsia="Calibri" w:hAnsi="Calibri" w:cs="Calibri"/>
        </w:rPr>
        <w:commentReference w:id="8"/>
      </w:r>
      <w:r>
        <w:rPr>
          <w:bCs/>
          <w:lang w:val="en"/>
        </w:rPr>
        <w:t xml:space="preserve">. </w:t>
      </w:r>
      <w:r w:rsidRPr="00397622">
        <w:rPr>
          <w:bCs/>
          <w:i/>
          <w:iCs/>
          <w:lang w:val="en"/>
        </w:rPr>
        <w:t>DMD</w:t>
      </w:r>
      <w:r>
        <w:rPr>
          <w:bCs/>
          <w:lang w:val="en"/>
        </w:rPr>
        <w:t xml:space="preserve"> produces part of the </w:t>
      </w:r>
      <w:r w:rsidRPr="008B5654">
        <w:rPr>
          <w:bCs/>
          <w:lang w:val="en"/>
        </w:rPr>
        <w:t>dystrophin-associated glycoprotein complex</w:t>
      </w:r>
      <w:r>
        <w:rPr>
          <w:bCs/>
          <w:lang w:val="en"/>
        </w:rPr>
        <w:t xml:space="preserve"> (DGC), which is a fundamental structural protein in skeletal and cardiac muscle cells and regulates insulin receptor activity in these cells with major effects on muscle development </w:t>
      </w:r>
      <w:r>
        <w:rPr>
          <w:bCs/>
          <w:lang w:val="en"/>
        </w:rPr>
        <w:fldChar w:fldCharType="begin"/>
      </w:r>
      <w:r>
        <w:rPr>
          <w:bCs/>
          <w:lang w:val="en"/>
        </w:rPr>
        <w:instrText xml:space="preserve"> ADDIN ZOTERO_ITEM CSL_CITATION {"citationID":"b3iKkjpG","properties":{"formattedCitation":"(Eid Mutlak et al., 2020)","plainCitation":"(Eid Mutlak et al., 2020)","noteIndex":0},"citationItems":[{"id":552,"uris":["http://zotero.org/users/15902993/items/RW5HHU7Z"],"itemData":{"id":552,"type":"article-journal","abstract":"Signaling through the insulin receptor governs central physiological functions related to cell growth and metabolism. Here we show by tandem native protein complex purification approach and super-resolution STED microscopy that insulin receptor activity requires association with the fundamental structural module in muscle, the dystrophin glycoprotein complex (DGC), and the desmosomal component plakoglobin (γ-catenin). The integrity of this high-molecular-mass assembly renders skeletal muscle susceptibility to insulin, because DGC-insulin receptor dissociation by plakoglobin downregulation reduces insulin signaling and causes atrophy. Furthermore, low insulin receptor activity in muscles from transgenic or fasted mice decreases plakoglobin-DGC-insulin receptor content on the plasma membrane, but not when plakoglobin is overexpressed. By masking β-dystroglycan LIR domains, plakoglobin prevents autophagic clearance of plakoglobin-DGC-insulin receptor co-assemblies and maintains their function. Our findings establish DGC as a signaling hub, and provide a possible mechanism for the insulin resistance in Duchenne Muscular Dystrophy, and for the cardiomyopathies seen with plakoglobin mutations.","container-title":"Nature Communications","DOI":"10.1038/s41467-020-14895-9","ISSN":"2041-1723","issue":"1","journalAbbreviation":"Nat Commun","language":"en","license":"2020 The Author(s)","note":"publisher: Nature Publishing Group","page":"1381","source":"www.nature.com","title":"A signaling hub of insulin receptor, dystrophin glycoprotein complex and plakoglobin regulates muscle size","volume":"11","author":[{"family":"Eid Mutlak","given":"Yara"},{"family":"Aweida","given":"Dina"},{"family":"Volodin","given":"Alexandra"},{"family":"Ayalon","given":"Bar"},{"family":"Dahan","given":"Nitsan"},{"family":"Parnis","given":"Anna"},{"family":"Cohen","given":"Shenhav"}],"issued":{"date-parts":[["2020",3,13]]}}}],"schema":"https://github.com/citation-style-language/schema/raw/master/csl-citation.json"} </w:instrText>
      </w:r>
      <w:r>
        <w:rPr>
          <w:bCs/>
          <w:lang w:val="en"/>
        </w:rPr>
        <w:fldChar w:fldCharType="separate"/>
      </w:r>
      <w:r>
        <w:rPr>
          <w:bCs/>
          <w:noProof/>
          <w:lang w:val="en"/>
        </w:rPr>
        <w:t>(Eid Mutlak et al., 2020)</w:t>
      </w:r>
      <w:r>
        <w:rPr>
          <w:bCs/>
          <w:lang w:val="en"/>
        </w:rPr>
        <w:fldChar w:fldCharType="end"/>
      </w:r>
      <w:r>
        <w:rPr>
          <w:bCs/>
          <w:lang w:val="en"/>
        </w:rPr>
        <w:t xml:space="preserve">. Another candidate gene identified in Northern Cardinals, </w:t>
      </w:r>
      <w:r w:rsidRPr="00397622">
        <w:rPr>
          <w:bCs/>
          <w:i/>
          <w:iCs/>
          <w:lang w:val="en"/>
        </w:rPr>
        <w:t>SGCZ</w:t>
      </w:r>
      <w:r>
        <w:rPr>
          <w:bCs/>
          <w:lang w:val="en"/>
        </w:rPr>
        <w:t xml:space="preserve"> </w:t>
      </w:r>
      <w:commentRangeStart w:id="9"/>
      <w:r>
        <w:rPr>
          <w:bCs/>
          <w:lang w:val="en"/>
        </w:rPr>
        <w:t>(</w:t>
      </w:r>
      <w:proofErr w:type="spellStart"/>
      <w:r w:rsidRPr="008B5654">
        <w:rPr>
          <w:bCs/>
          <w:lang w:val="en"/>
        </w:rPr>
        <w:t>Sarcoglycan</w:t>
      </w:r>
      <w:proofErr w:type="spellEnd"/>
      <w:r w:rsidRPr="008B5654">
        <w:rPr>
          <w:bCs/>
          <w:lang w:val="en"/>
        </w:rPr>
        <w:t xml:space="preserve"> Zeta</w:t>
      </w:r>
      <w:r>
        <w:rPr>
          <w:bCs/>
          <w:lang w:val="en"/>
        </w:rPr>
        <w:t xml:space="preserve">), </w:t>
      </w:r>
      <w:commentRangeEnd w:id="9"/>
      <w:r>
        <w:rPr>
          <w:rStyle w:val="CommentReference"/>
          <w:rFonts w:ascii="Calibri" w:eastAsia="Calibri" w:hAnsi="Calibri" w:cs="Calibri"/>
        </w:rPr>
        <w:commentReference w:id="9"/>
      </w:r>
      <w:r>
        <w:rPr>
          <w:bCs/>
          <w:lang w:val="en"/>
        </w:rPr>
        <w:t xml:space="preserve">also produces part of this protein. </w:t>
      </w:r>
      <w:commentRangeStart w:id="10"/>
      <w:r>
        <w:rPr>
          <w:bCs/>
          <w:lang w:val="en"/>
        </w:rPr>
        <w:t xml:space="preserve">Two additional genes that are essential </w:t>
      </w:r>
      <w:r>
        <w:rPr>
          <w:bCs/>
          <w:lang w:val="en"/>
        </w:rPr>
        <w:lastRenderedPageBreak/>
        <w:t xml:space="preserve">factors in muscle tissue development, </w:t>
      </w:r>
      <w:r w:rsidRPr="008B5654">
        <w:rPr>
          <w:bCs/>
          <w:lang w:val="en"/>
        </w:rPr>
        <w:t>MYF5</w:t>
      </w:r>
      <w:r>
        <w:rPr>
          <w:bCs/>
          <w:lang w:val="en"/>
        </w:rPr>
        <w:t xml:space="preserve"> and </w:t>
      </w:r>
      <w:r w:rsidRPr="008B5654">
        <w:rPr>
          <w:bCs/>
          <w:lang w:val="en"/>
        </w:rPr>
        <w:t>MYF6</w:t>
      </w:r>
      <w:r>
        <w:rPr>
          <w:bCs/>
          <w:lang w:val="en"/>
        </w:rPr>
        <w:t xml:space="preserve"> (Myogenic Factor 5 and 6), were also candidate genes in Northern Cardinals, and 33 candidate genes in Northern Cardinals were identified in various aspects of tissue integrity: cell-adhesion, junction, morphogenesis, and signaling (Table S2). </w:t>
      </w:r>
      <w:commentRangeEnd w:id="10"/>
      <w:r>
        <w:rPr>
          <w:rStyle w:val="CommentReference"/>
          <w:rFonts w:ascii="Calibri" w:eastAsia="Calibri" w:hAnsi="Calibri" w:cs="Calibri"/>
        </w:rPr>
        <w:commentReference w:id="10"/>
      </w:r>
      <w:r>
        <w:rPr>
          <w:bCs/>
          <w:lang w:val="en"/>
        </w:rPr>
        <w:t>The novel energetic challenges of the urban environment have driven morphological shifts in various species</w:t>
      </w:r>
      <w:ins w:id="11" w:author="Scott Anthony Taylor" w:date="2025-08-06T08:33:00Z">
        <w:r>
          <w:rPr>
            <w:bCs/>
            <w:lang w:val="en"/>
          </w:rPr>
          <w:t xml:space="preserve"> (REFs)</w:t>
        </w:r>
      </w:ins>
      <w:r>
        <w:rPr>
          <w:bCs/>
          <w:lang w:val="en"/>
        </w:rPr>
        <w:t>, and we provide evidence that urbanization leads to selection on genes for muscle tissue development across species.</w:t>
      </w:r>
    </w:p>
    <w:p w14:paraId="38DC57EB" w14:textId="77777777" w:rsidR="002A5E7F" w:rsidRDefault="002A5E7F" w:rsidP="002A5E7F">
      <w:pPr>
        <w:spacing w:line="480" w:lineRule="auto"/>
        <w:rPr>
          <w:b/>
          <w:bCs/>
          <w:u w:val="single"/>
          <w:lang w:val="en"/>
        </w:rPr>
      </w:pPr>
    </w:p>
    <w:p w14:paraId="33243EF3" w14:textId="7364055E" w:rsidR="002A5E7F" w:rsidRDefault="002A5E7F" w:rsidP="002A5E7F">
      <w:pPr>
        <w:spacing w:line="480" w:lineRule="auto"/>
        <w:rPr>
          <w:b/>
          <w:bCs/>
          <w:u w:val="single"/>
          <w:lang w:val="en"/>
        </w:rPr>
      </w:pPr>
      <w:r>
        <w:rPr>
          <w:b/>
          <w:bCs/>
          <w:u w:val="single"/>
          <w:lang w:val="en"/>
        </w:rPr>
        <w:t>Urban drivers of selection on neurological development</w:t>
      </w:r>
    </w:p>
    <w:p w14:paraId="22DB1040" w14:textId="77777777" w:rsidR="002A5E7F" w:rsidRDefault="002A5E7F" w:rsidP="002A5E7F">
      <w:pPr>
        <w:spacing w:line="480" w:lineRule="auto"/>
        <w:rPr>
          <w:bCs/>
          <w:lang w:val="en"/>
        </w:rPr>
      </w:pPr>
      <w:r>
        <w:rPr>
          <w:bCs/>
          <w:lang w:val="en"/>
        </w:rPr>
        <w:tab/>
      </w:r>
      <w:commentRangeStart w:id="12"/>
      <w:commentRangeStart w:id="13"/>
      <w:commentRangeStart w:id="14"/>
      <w:r>
        <w:rPr>
          <w:bCs/>
          <w:lang w:val="en"/>
        </w:rPr>
        <w:t>We uncovered multiple lines of evidence demonstrating urban selection for two candidate genes tied to noise pollution</w:t>
      </w:r>
      <w:commentRangeEnd w:id="12"/>
      <w:r>
        <w:rPr>
          <w:rStyle w:val="CommentReference"/>
          <w:rFonts w:ascii="Calibri" w:eastAsia="Calibri" w:hAnsi="Calibri" w:cs="Calibri"/>
        </w:rPr>
        <w:commentReference w:id="12"/>
      </w:r>
      <w:commentRangeEnd w:id="13"/>
      <w:r>
        <w:rPr>
          <w:rStyle w:val="CommentReference"/>
          <w:rFonts w:ascii="Calibri" w:eastAsia="Calibri" w:hAnsi="Calibri" w:cs="Calibri"/>
        </w:rPr>
        <w:commentReference w:id="13"/>
      </w:r>
      <w:commentRangeEnd w:id="14"/>
      <w:r>
        <w:rPr>
          <w:rStyle w:val="CommentReference"/>
          <w:rFonts w:ascii="Calibri" w:eastAsia="Calibri" w:hAnsi="Calibri" w:cs="Calibri"/>
        </w:rPr>
        <w:commentReference w:id="14"/>
      </w:r>
      <w:r>
        <w:rPr>
          <w:bCs/>
          <w:lang w:val="en"/>
        </w:rPr>
        <w:t xml:space="preserve">. In Pyrrhuloxia, the gene </w:t>
      </w:r>
      <w:bookmarkStart w:id="15" w:name="_Hlk204077015"/>
      <w:r>
        <w:rPr>
          <w:bCs/>
          <w:i/>
          <w:iCs/>
          <w:lang w:val="en"/>
        </w:rPr>
        <w:t>GAP43</w:t>
      </w:r>
      <w:r>
        <w:rPr>
          <w:bCs/>
          <w:lang w:val="en"/>
        </w:rPr>
        <w:t xml:space="preserve"> </w:t>
      </w:r>
      <w:bookmarkEnd w:id="15"/>
      <w:r>
        <w:rPr>
          <w:bCs/>
          <w:lang w:val="en"/>
        </w:rPr>
        <w:t>was identified as a candidate gene by both F</w:t>
      </w:r>
      <w:r w:rsidRPr="00397622">
        <w:rPr>
          <w:bCs/>
          <w:vertAlign w:val="subscript"/>
          <w:lang w:val="en"/>
        </w:rPr>
        <w:t>ST</w:t>
      </w:r>
      <w:r>
        <w:rPr>
          <w:bCs/>
          <w:lang w:val="en"/>
        </w:rPr>
        <w:t xml:space="preserve"> and </w:t>
      </w:r>
      <w:proofErr w:type="spellStart"/>
      <w:r>
        <w:rPr>
          <w:bCs/>
          <w:lang w:val="en"/>
        </w:rPr>
        <w:t>RAiSD</w:t>
      </w:r>
      <w:proofErr w:type="spellEnd"/>
      <w:r>
        <w:rPr>
          <w:bCs/>
          <w:lang w:val="en"/>
        </w:rPr>
        <w:t xml:space="preserve"> analyses and drove a significant overrepresentation of tissue regeneration GO terms in analyses of both datasets. This gene is associated with neural plasticity and behaviorally plastic responses to changing environments </w:t>
      </w:r>
      <w:r>
        <w:rPr>
          <w:bCs/>
          <w:lang w:val="en"/>
        </w:rPr>
        <w:fldChar w:fldCharType="begin"/>
      </w:r>
      <w:r>
        <w:rPr>
          <w:bCs/>
          <w:lang w:val="en"/>
        </w:rPr>
        <w:instrText xml:space="preserve"> ADDIN ZOTERO_ITEM CSL_CITATION {"citationID":"PJfyWcJe","properties":{"formattedCitation":"(Holahan, 2015)","plainCitation":"(Holahan, 2015)","noteIndex":0},"citationItems":[{"id":1296,"uris":["http://zotero.org/users/15902993/items/H2X6XH8Z"],"itemData":{"id":1296,"type":"article-journal","abstract":"The growth-associated protein, GAP-43 (also known as F1, neuromodulin, B-50), participates in the developmental regulation of axonal growth and neural network formation via protein kinase C-mediated regulation of cytoskeletal elements. Transgenic overexpression of GAP-43 can result in the formation of new synapses, neurite outgrowth, and synaptogenesis after injury. In a number of adult mammalian species, GAP-43 has been implicated in the regulation of synaptic transmission and plasticity, such as long-term potentiation, drug sensitization, and changes in memory processes. This review examines the molecular and biochemical attributes of GAP-43, its distribution in the central nervous system, subcellular localization, role in neurite outgrowth and development, and functions related to plasticity, such as those occurring during long-term potentiation, memory formation, and drug sensitization.","container-title":"Research and Reports in Biochemistry","DOI":"10.2147/RRBC.S73846","ISSN":"null","note":"publisher: Dove Medical Press\n_eprint: https://www.tandfonline.com/doi/pdf/10.2147/RRBC.S73846","page":"137-146","source":"Taylor and Francis+NEJM","title":"GAP-43 in synaptic plasticity: molecular perspectives","title-short":"GAP-43 in synaptic plasticity","volume":"5","author":[{"family":"Holahan","given":"Matthew R"}],"issued":{"date-parts":[["2015",6,18]]}}}],"schema":"https://github.com/citation-style-language/schema/raw/master/csl-citation.json"} </w:instrText>
      </w:r>
      <w:r>
        <w:rPr>
          <w:bCs/>
          <w:lang w:val="en"/>
        </w:rPr>
        <w:fldChar w:fldCharType="separate"/>
      </w:r>
      <w:r>
        <w:rPr>
          <w:bCs/>
          <w:noProof/>
          <w:lang w:val="en"/>
        </w:rPr>
        <w:t>(Holahan, 2015)</w:t>
      </w:r>
      <w:r>
        <w:rPr>
          <w:bCs/>
          <w:lang w:val="en"/>
        </w:rPr>
        <w:fldChar w:fldCharType="end"/>
      </w:r>
      <w:r>
        <w:rPr>
          <w:bCs/>
          <w:lang w:val="en"/>
        </w:rPr>
        <w:t xml:space="preserve">. Notably, </w:t>
      </w:r>
      <w:r>
        <w:rPr>
          <w:bCs/>
          <w:i/>
          <w:iCs/>
          <w:lang w:val="en"/>
        </w:rPr>
        <w:t>GAP43</w:t>
      </w:r>
      <w:r>
        <w:rPr>
          <w:bCs/>
          <w:lang w:val="en"/>
        </w:rPr>
        <w:t xml:space="preserve"> was upregulated in heart tissues in response to noise pollution in lab experiments of rats (</w:t>
      </w:r>
      <w:r>
        <w:rPr>
          <w:bCs/>
          <w:i/>
          <w:iCs/>
          <w:lang w:val="en"/>
        </w:rPr>
        <w:t xml:space="preserve">Rattus norvegicus </w:t>
      </w:r>
      <w:proofErr w:type="spellStart"/>
      <w:r>
        <w:rPr>
          <w:bCs/>
          <w:i/>
          <w:iCs/>
          <w:lang w:val="en"/>
        </w:rPr>
        <w:t>domesticus</w:t>
      </w:r>
      <w:proofErr w:type="spellEnd"/>
      <w:r>
        <w:rPr>
          <w:bCs/>
          <w:lang w:val="en"/>
        </w:rPr>
        <w:t xml:space="preserve">), with potential increased risk of heart disease resulting from noise-induced stress </w:t>
      </w:r>
      <w:r>
        <w:rPr>
          <w:bCs/>
          <w:lang w:val="en"/>
        </w:rPr>
        <w:fldChar w:fldCharType="begin"/>
      </w:r>
      <w:r>
        <w:rPr>
          <w:bCs/>
          <w:lang w:val="en"/>
        </w:rPr>
        <w:instrText xml:space="preserve"> ADDIN ZOTERO_ITEM CSL_CITATION {"citationID":"5ZMoTzRF","properties":{"formattedCitation":"(Wei et al., 2022)","plainCitation":"(Wei et al., 2022)","noteIndex":0},"citationItems":[{"id":1167,"uris":["http://zotero.org/users/15902993/items/EVQGCCU4"],"itemData":{"id":1167,"type":"article-journal","abstract":"In recent years, high-decibel noise has emerged as a causative risk factor for ischemic heart disease. Massive noise overdose is associated with increased endocrine, neural, and immune stress responses. The NLRP3 (nucleotide-binding oligomerization domain, leucine-rich repeat, and pyrin domain containing 3) inflammasome, the most characterized supramolecular complex and a potent mediator of inflammatory signaling, has been reported to be a marker of increased ischemic heart disease vulnerability. Our study evaluated the association of noise exposure with postinfarction cardiac remodeling and its effect on NLRP3 inflammasome activation. Rats were exposed to a noisy environment (14 days, 24 h/per day, 70 ± 5 dB), and speck formation by the NLRP3 inflammasome scaffold protein ASC (apoptosis-associated speck-like protein) was assessed by confocal immunofluorescence. Echocardiography, pathological analysis, and in vivo electrophysiology were performed. Our results revealed the improved postinfarction cardiac function, mitigated fibrosis, and decreased arrhythmia vulnerability and sympathetic sprouting in low-environment noise groups. Moreover, western blotting of NLRP3, caspase-1, ASC, IL-1β, and IL-18 and confocal microscopy of ASC speck showed that the priming and activation of NLRP3 inflammasome were higher in the NE group than in the NI group. In conclusion, our findings reveal a previously unidentified association between NLRP3 inflammasome activation and noise exposure, underscoring the significance of effective noise prevention in improving postinfarction prognosis.","container-title":"Bioengineered","DOI":"10.1080/21655979.2022.2073126","ISSN":"2165-5979","issue":"5","note":"publisher: Taylor &amp; Francis\n_eprint: https://doi.org/10.1080/21655979.2022.2073126\nPMID: 35575239","page":"12127-12140","source":"Taylor and Francis+NEJM","title":"Noise exposure and its relationship with postinfarction cardiac remodeling: implications for NLRP3 inflammasome activation","title-short":"Noise exposure and its relationship with postinfarction cardiac remodeling","volume":"13","author":[{"family":"Wei","given":"Yanzhao"},{"family":"","given":"Li ,Wei"},{"family":"","given":"Yang ,Shuang"},{"family":"","given":"Zhong ,Peng"},{"family":"","given":"Bi ,Yingying"},{"family":"Tang","given":"Yanhong","non-dropping-particle":"and"}],"issued":{"date-parts":[["2022",5,2]]}}}],"schema":"https://github.com/citation-style-language/schema/raw/master/csl-citation.json"} </w:instrText>
      </w:r>
      <w:r>
        <w:rPr>
          <w:bCs/>
          <w:lang w:val="en"/>
        </w:rPr>
        <w:fldChar w:fldCharType="separate"/>
      </w:r>
      <w:r>
        <w:rPr>
          <w:bCs/>
          <w:noProof/>
          <w:lang w:val="en"/>
        </w:rPr>
        <w:t>(Wei et al., 2022)</w:t>
      </w:r>
      <w:r>
        <w:rPr>
          <w:bCs/>
          <w:lang w:val="en"/>
        </w:rPr>
        <w:fldChar w:fldCharType="end"/>
      </w:r>
      <w:r>
        <w:rPr>
          <w:bCs/>
          <w:lang w:val="en"/>
        </w:rPr>
        <w:t xml:space="preserve">. Additionally, </w:t>
      </w:r>
      <w:r w:rsidRPr="00397622">
        <w:rPr>
          <w:bCs/>
          <w:i/>
          <w:iCs/>
          <w:lang w:val="en"/>
        </w:rPr>
        <w:t>PCDH15</w:t>
      </w:r>
      <w:r>
        <w:rPr>
          <w:bCs/>
          <w:lang w:val="en"/>
        </w:rPr>
        <w:t xml:space="preserve"> was identified as a candidate gene in three of the four species (all but Great Tits), and is essential for the development of mechanosensory hair cells involved in hearing </w:t>
      </w:r>
      <w:r>
        <w:rPr>
          <w:bCs/>
          <w:lang w:val="en"/>
        </w:rPr>
        <w:fldChar w:fldCharType="begin"/>
      </w:r>
      <w:r>
        <w:rPr>
          <w:bCs/>
          <w:lang w:val="en"/>
        </w:rPr>
        <w:instrText xml:space="preserve"> ADDIN ZOTERO_ITEM CSL_CITATION {"citationID":"SR4bSFc1","properties":{"formattedCitation":"(Fritzsch, 2021)","plainCitation":"(Fritzsch, 2021)","noteIndex":0},"citationItems":[{"id":1165,"uris":["http://zotero.org/users/15902993/items/SC2Y3NYB"],"itemData":{"id":1165,"type":"article-journal","abstract":"Four sensory systems (vestibular, lateral line, electroreception, auditory) are unique and project exclusively to the brainstem of vertebrates. All sensory neurons depend on a common set of genes (Eya1, Sox2, Neurog1, Neurod1) that project to a dorsal nucleus and an intermediate nucleus, which differentiate into the vestibular ear, lateral line and electroreception in vertebrates. In tetrapods, a loss of two sensory systems (lateral line, electroreception) leads to the development of a unique ear and auditory system in amniotes. Lmx1a/b, Gdf7, Wnt1/3a, BMP4/7 and Atoh1 define the lateral line, electroreception and auditory nuclei. In contrast, vestibular nuclei depend on Neurog1/2, Ascl1, Ptf1a and Olig3, among others, to develop an independent origin of the vestibular nuclei. A common origin of hair cells depends on Eya1, Sox2 and Atoh1, which generate the mechanosensory cells. Several proteins define the polarity of hair cells in the ear and lateral line. A unique connection of stereocilia requires CDH23 and PCDH15 for connections and TMC1/2 proteins to perceive mechanosensory input. Electroreception has no polarity, and a different system is used to drive electroreceptors. All hair cells function by excitation via ribbons to activate neurons that innervate the distinct target areas. An integrated perspective is presented to understand the gain and loss of different sensory systems.","container-title":"Diversity","DOI":"10.3390/d13080364","ISSN":"1424-2818","issue":"8","language":"en","license":"http://creativecommons.org/licenses/by/3.0/","note":"number: 8\npublisher: Multidisciplinary Digital Publishing Institute","page":"364","source":"www.mdpi.com","title":"An Integrated Perspective of Evolution and Development: From Genes to Function to Ear, Lateral Line and Electroreception","title-short":"An Integrated Perspective of Evolution and Development","volume":"13","author":[{"family":"Fritzsch","given":"Bernd"}],"issued":{"date-parts":[["2021",8]]}}}],"schema":"https://github.com/citation-style-language/schema/raw/master/csl-citation.json"} </w:instrText>
      </w:r>
      <w:r>
        <w:rPr>
          <w:bCs/>
          <w:lang w:val="en"/>
        </w:rPr>
        <w:fldChar w:fldCharType="separate"/>
      </w:r>
      <w:r>
        <w:rPr>
          <w:bCs/>
          <w:noProof/>
          <w:lang w:val="en"/>
        </w:rPr>
        <w:t>(Fritzsch, 2021)</w:t>
      </w:r>
      <w:r>
        <w:rPr>
          <w:bCs/>
          <w:lang w:val="en"/>
        </w:rPr>
        <w:fldChar w:fldCharType="end"/>
      </w:r>
      <w:r>
        <w:rPr>
          <w:bCs/>
          <w:lang w:val="en"/>
        </w:rPr>
        <w:t xml:space="preserve">. Similarly, we found evidence of selection on genes in Northern Cardinals related to negative regulation of response to external stimulus. Of note among these genes, </w:t>
      </w:r>
      <w:r w:rsidRPr="00397622">
        <w:rPr>
          <w:bCs/>
          <w:i/>
          <w:iCs/>
          <w:lang w:val="en"/>
        </w:rPr>
        <w:t>SUSD4</w:t>
      </w:r>
      <w:r>
        <w:rPr>
          <w:bCs/>
          <w:lang w:val="en"/>
        </w:rPr>
        <w:t xml:space="preserve"> has been shown to impact behavior, with </w:t>
      </w:r>
      <w:r w:rsidRPr="00397622">
        <w:rPr>
          <w:bCs/>
          <w:i/>
          <w:iCs/>
          <w:lang w:val="en"/>
        </w:rPr>
        <w:t>SUSD4</w:t>
      </w:r>
      <w:r>
        <w:rPr>
          <w:bCs/>
          <w:lang w:val="en"/>
        </w:rPr>
        <w:t xml:space="preserve"> knockout mice exhibiting anxiety behaviors </w:t>
      </w:r>
      <w:r>
        <w:rPr>
          <w:bCs/>
          <w:lang w:val="en"/>
        </w:rPr>
        <w:fldChar w:fldCharType="begin"/>
      </w:r>
      <w:r>
        <w:rPr>
          <w:bCs/>
          <w:lang w:val="en"/>
        </w:rPr>
        <w:instrText xml:space="preserve"> ADDIN ZOTERO_ITEM CSL_CITATION {"citationID":"IXzxwQBa","properties":{"formattedCitation":"(Zhu et al., 2020)","plainCitation":"(Zhu et al., 2020)","noteIndex":0},"citationItems":[{"id":566,"uris":["http://zotero.org/users/15902993/items/8KYZ2MAM"],"itemData":{"id":566,"type":"article-journal","container-title":"iScience","DOI":"10.1016/j.isci.2020.100957","ISSN":"2589-0042","issue":"3","journalAbbreviation":"iScience","language":"English","note":"publisher: Elsevier\nPMID: 32179479","source":"www.cell.com","title":"The Complement Regulator Susd4 Influences Nervous-System Function and Neuronal Morphology in Mice","URL":"https://www.cell.com/iscience/abstract/S2589-0042(20)30141-3","volume":"23","author":[{"family":"Zhu","given":"Hongling"},{"family":"Meissner","given":"Laura E."},{"family":"Byrnes","given":"Colleen"},{"family":"Tuymetova","given":"Galina"},{"family":"Tifft","given":"Cynthia J."},{"family":"Proia","given":"Richard L."}],"accessed":{"date-parts":[["2025",3,7]]},"issued":{"date-parts":[["2020",3,27]]}}}],"schema":"https://github.com/citation-style-language/schema/raw/master/csl-citation.json"} </w:instrText>
      </w:r>
      <w:r>
        <w:rPr>
          <w:bCs/>
          <w:lang w:val="en"/>
        </w:rPr>
        <w:fldChar w:fldCharType="separate"/>
      </w:r>
      <w:r>
        <w:rPr>
          <w:bCs/>
          <w:noProof/>
          <w:lang w:val="en"/>
        </w:rPr>
        <w:t>(Zhu et al., 2020)</w:t>
      </w:r>
      <w:r>
        <w:rPr>
          <w:bCs/>
          <w:lang w:val="en"/>
        </w:rPr>
        <w:fldChar w:fldCharType="end"/>
      </w:r>
      <w:r>
        <w:rPr>
          <w:bCs/>
          <w:lang w:val="en"/>
        </w:rPr>
        <w:t xml:space="preserve">. Noise pollution and exposure to novel features of the urban landscape like cars, construction, humans, and feral cats could be related to this pattern of consistent selection. </w:t>
      </w:r>
    </w:p>
    <w:p w14:paraId="3E16A57E" w14:textId="77777777" w:rsidR="002A5E7F" w:rsidRDefault="002A5E7F" w:rsidP="002A5E7F">
      <w:pPr>
        <w:spacing w:line="480" w:lineRule="auto"/>
        <w:rPr>
          <w:b/>
          <w:bCs/>
          <w:u w:val="single"/>
          <w:lang w:val="en"/>
        </w:rPr>
      </w:pPr>
    </w:p>
    <w:p w14:paraId="6BE58DED" w14:textId="7327C4C2" w:rsidR="00932143" w:rsidRDefault="00932143" w:rsidP="002A5E7F">
      <w:pPr>
        <w:spacing w:line="480" w:lineRule="auto"/>
        <w:rPr>
          <w:b/>
          <w:bCs/>
          <w:u w:val="single"/>
          <w:lang w:val="en"/>
        </w:rPr>
      </w:pPr>
      <w:r>
        <w:rPr>
          <w:b/>
          <w:bCs/>
          <w:u w:val="single"/>
          <w:lang w:val="en"/>
        </w:rPr>
        <w:t>Species specific effects</w:t>
      </w:r>
    </w:p>
    <w:p w14:paraId="350EA0E3" w14:textId="77777777" w:rsidR="00932143" w:rsidRDefault="00932143" w:rsidP="00932143">
      <w:pPr>
        <w:spacing w:line="480" w:lineRule="auto"/>
        <w:ind w:firstLine="720"/>
        <w:rPr>
          <w:bCs/>
          <w:lang w:val="en"/>
        </w:rPr>
      </w:pPr>
      <w:r>
        <w:rPr>
          <w:bCs/>
          <w:lang w:val="en"/>
        </w:rPr>
        <w:t xml:space="preserve">Two genes associated with significant GO categories related to blood physiology in Northern Cardinals, </w:t>
      </w:r>
      <w:r w:rsidRPr="00397622">
        <w:rPr>
          <w:bCs/>
          <w:i/>
          <w:iCs/>
          <w:lang w:val="en"/>
        </w:rPr>
        <w:t>FGA</w:t>
      </w:r>
      <w:r>
        <w:rPr>
          <w:bCs/>
          <w:lang w:val="en"/>
        </w:rPr>
        <w:t xml:space="preserve"> (fibrinogen alpha chain) and </w:t>
      </w:r>
      <w:r w:rsidRPr="00397622">
        <w:rPr>
          <w:bCs/>
          <w:i/>
          <w:iCs/>
          <w:lang w:val="en"/>
        </w:rPr>
        <w:t>FGB</w:t>
      </w:r>
      <w:r>
        <w:rPr>
          <w:bCs/>
          <w:lang w:val="en"/>
        </w:rPr>
        <w:t xml:space="preserve"> (fibrinogen beta chain), have roles in both clotting and immune system responses (Table S3). Improved clotting could also be beneficial to organisms in an urban landscape where risks of intra- and inter-specific conflicts are elevated. </w:t>
      </w:r>
      <w:r w:rsidRPr="00397622">
        <w:rPr>
          <w:bCs/>
          <w:i/>
          <w:iCs/>
          <w:lang w:val="en"/>
        </w:rPr>
        <w:t>FGA</w:t>
      </w:r>
      <w:r>
        <w:rPr>
          <w:bCs/>
          <w:lang w:val="en"/>
        </w:rPr>
        <w:t xml:space="preserve"> and </w:t>
      </w:r>
      <w:r>
        <w:rPr>
          <w:bCs/>
          <w:i/>
          <w:iCs/>
          <w:lang w:val="en"/>
        </w:rPr>
        <w:t xml:space="preserve">FGB </w:t>
      </w:r>
      <w:r>
        <w:rPr>
          <w:bCs/>
          <w:lang w:val="en"/>
        </w:rPr>
        <w:t xml:space="preserve">are associated with immunosuppressive activities </w:t>
      </w:r>
      <w:r>
        <w:rPr>
          <w:bCs/>
          <w:lang w:val="en"/>
        </w:rPr>
        <w:fldChar w:fldCharType="begin"/>
      </w:r>
      <w:r>
        <w:rPr>
          <w:bCs/>
          <w:lang w:val="en"/>
        </w:rPr>
        <w:instrText xml:space="preserve"> ADDIN ZOTERO_ITEM CSL_CITATION {"citationID":"k5HOFZhh","properties":{"formattedCitation":"(Dong et al., 2017; Zhou et al., 2013)","plainCitation":"(Dong et al., 2017; Zhou et al., 2013)","noteIndex":0},"citationItems":[{"id":997,"uris":["http://zotero.org/users/15902993/items/K92WJH4T"],"itemData":{"id":997,"type":"article-journal","abstract":"Marek’s disease (MD), caused by Marek’s disease virus (MDV), remains an economically significant threat to the poultry industry worldwide. Genetic resistance to MD is a promising alternative strategy to augment current control measures (vaccination and management). However, only a few functional genes reportedly conferring MD resistance have been identified. Here, we performed a comparative transcriptomics analysis of two highly inbred yet genetically divergent lines of chickens (line 63 and 72) that are resistant and susceptible to MD, respectively, in response to a very virulent plus strain of MDV (vv+MDV) challenge at cytolytic phase. A total of 203 DEGs in response to MDV challenge were identified in the two lines. Of these, 96 DEGs were in common for both lines, in addition to 36 and 71 DEGs that were specific for line 63 and 72, respectively. Functional enrichment analysis results showed the DEGs were significantly enriched in GO terms and pathways associated with immune response. Especially, the four DEGs, FGA, ALB, FN1, and F13A1 that reportedly facilitate virus invasion or immunosuppression, were found to be significantly up-regulated in the susceptible line 72 but down-regulated in the resistant line 63 birds. These results provide new resources for future studies to further elucidate the genetic mechanism conferring MD resistance.","container-title":"PLOS ONE","DOI":"10.1371/journal.pone.0178923","ISSN":"1932-6203","issue":"6","journalAbbreviation":"PLOS ONE","language":"en","note":"publisher: Public Library of Science","page":"e0178923","source":"PLoS Journals","title":"Comparative transcriptomics of genetically divergent lines of chickens in response to Marek’s disease virus challenge at cytolytic phase","volume":"12","author":[{"family":"Dong","given":"Kunzhe"},{"family":"Chang","given":"Shuang"},{"family":"Xie","given":"Qingmei"},{"family":"Black-Pyrkosz","given":"Alexis"},{"family":"Zhang","given":"Huanmin"}],"issued":{"date-parts":[["2017",6,7]]}}},{"id":550,"uris":["http://zotero.org/users/15902993/items/XCAVSYD4"],"itemData":{"id":550,"type":"article-journal","abstract":"Riemerella anatipestifer is one of the most economically important pathogens of farm ducks worldwide. The molecular mechanisms that underlie its pathogenesis, particularly the host response to R. anatipestifer infection, are poorly understood. The differentially expressed gene profile of duck livers at 24 h following R. anatipestifer infection was therefore investigated using suppression subtractive hybridizaton analysis. A total of 45 differentially expressed genes were identified, which primarily included genes for proteins involved in acute-phase response, inflammatory response, immune response, wound healing and iron homeostasis. For the expression level of 20 genes from those 45 analysed by quantitative reverse transcriptase-polymerase chain reaction at 8, 24 and 48 h post infection, significant differences were observed among the three time points of measurements. The result from this study revealed a gene expression profile of duck liver during R. anatipestifer infection, and those genes with a role in the immune response and wound healing deserving further investigation to elucidate their respective roles during infection.","container-title":"Avian Pathology","DOI":"10.1080/03079457.2013.770127","ISSN":"0307-9457","issue":"2","note":"publisher: Taylor &amp; Francis\n_eprint: https://doi.org/10.1080/03079457.2013.770127\nPMID: 23581439","page":"129-136","source":"Taylor and Francis+NEJM","title":"Gene expression responses to Riemerella anatipestifer infection in the liver of ducks","volume":"42","author":[{"family":"Zhou","given":"Zutao"},{"family":"Li","given":"Xiaowen"},{"family":"Xiao","given":"Yuncai"},{"family":"Wang","given":"Xiliang"},{"family":"Tian","given":"Wenxia"},{"family":"Peng","given":"Xiaoya"},{"family":"Bi","given":"Dingren"},{"family":"Sun","given":"Ming"},{"family":"Li","given":"Zili"}],"issued":{"date-parts":[["2013",4,1]]}}}],"schema":"https://github.com/citation-style-language/schema/raw/master/csl-citation.json"} </w:instrText>
      </w:r>
      <w:r>
        <w:rPr>
          <w:bCs/>
          <w:lang w:val="en"/>
        </w:rPr>
        <w:fldChar w:fldCharType="separate"/>
      </w:r>
      <w:r>
        <w:rPr>
          <w:bCs/>
          <w:noProof/>
          <w:lang w:val="en"/>
        </w:rPr>
        <w:t>(Dong et al., 2017; Zhou et al., 2013)</w:t>
      </w:r>
      <w:r>
        <w:rPr>
          <w:bCs/>
          <w:lang w:val="en"/>
        </w:rPr>
        <w:fldChar w:fldCharType="end"/>
      </w:r>
      <w:r>
        <w:rPr>
          <w:bCs/>
          <w:lang w:val="en"/>
        </w:rPr>
        <w:t xml:space="preserve">. Urbanization is associated with greater risk of disease transmission </w:t>
      </w:r>
      <w:r>
        <w:rPr>
          <w:bCs/>
          <w:lang w:val="en"/>
        </w:rPr>
        <w:fldChar w:fldCharType="begin"/>
      </w:r>
      <w:r>
        <w:rPr>
          <w:bCs/>
          <w:lang w:val="en"/>
        </w:rPr>
        <w:instrText xml:space="preserve"> ADDIN ZOTERO_ITEM CSL_CITATION {"citationID":"m4eUsPMQ","properties":{"formattedCitation":"(Figuerola et al., 2024; Wilcoxen et al., 2015)","plainCitation":"(Figuerola et al., 2024; Wilcoxen et al., 2015)","noteIndex":0},"citationItems":[{"id":1200,"uris":["http://zotero.org/users/15902993/items/RY8LJJVF"],"itemData":{"id":1200,"type":"article-journal","abstract":"Urbanization is increasing worldwide, producing severe environmental impacts. Biodiversity is affected by the expansion of cities, with many species being unable to cope with the different human-induced stressors present in these landscapes. However, this knowledge is mainly based on research from taxa such as plants or vertebrates, while other organisms like protozoa have been less studied in this context. The impact of urbanization on the transmission of vector-borne pathogens in wildlife is still unclear despite its relevance for animal and human health. Here, we investigated whether cities are associated with changes in the prevalence and richness of lineages of three vector-borne protozoans (Plasmodium, Haemoproteus and Leucocytozoon) in Eurasian blackbirds (Turdus merula) from multiple urban and forest areas in Europe. Our results show important species-specific differences between these two habitat types. We found a significant lower prevalence of Leucocytozoon in urban birds compared to forest birds, but no differences for Plasmodium and Haemoproteus. Furthermore, the richness of parasite lineages in European cities was higher for Plasmodium but lower for Leucocytozoon than in forests. We also found one Plasmodium lineage exclusively from cities while another of Leucocytozoon was only found in forests suggesting a certain level of habitat specialization for these protozoan vectors. Overall, our findings show that cities provide contrasting opportunities for the transmission of different vector-borne pathogens and generate new scenarios for the interactions between hosts, vectors and parasites.","container-title":"Science of The Total Environment","DOI":"10.1016/j.scitotenv.2024.171303","ISSN":"0048-9697","journalAbbreviation":"Science of The Total Environment","page":"171303","source":"ScienceDirect","title":"Urbanization correlates with the prevalence and richness of blood parasites in Eurasian Blackbirds (&lt;i&gt;Turdus merula&lt;/i&gt;)","volume":"922","author":[{"family":"Figuerola","given":"Jordi"},{"family":"Puente","given":"Josué Martínez-de","non-dropping-particle":"la"},{"family":"Díez-Fernández","given":"Alazne"},{"family":"Thomson","given":"Robert L."},{"family":"Aguirre","given":"José I."},{"family":"Faivre","given":"Bruno"},{"family":"Ibañez-Alamo","given":"Juan Diego"}],"issued":{"date-parts":[["2024",4,20]]}}},{"id":1203,"uris":["http://zotero.org/users/15902993/items/VP83AJSD"],"itemData":{"id":1203,"type":"article-journal","abstract":"Among the most popular reasons that people feed wild birds is that they want to help birds. The extent to which supplemental food helps birds, however, is not well established. From spring 2011 to spring 2014, we examined how feeding of wild birds influences the health of individual birds at forested sites in central Illinois, USA. Specifically, we compared three forested sites where we provided supplemental food with three forested sites for which no supplemental food was available and monitored changes in the individual health of birds. In addition, we determined whether any changes in bird health had occurred after feeders had been removed from sites 10 months before. Generally, the individual health of birds improved with supplemental feeding, including increased antioxidant levels, reduced stress (heterophil-to-lymphocyte ratio) and more rapid feather growth. In some species, we also found improved body condition index scores and innate immune defense. The difference among sites was not present 10 months after feeders were removed, suggesting that the impact on health was indeed related to supplemental feeding. Potential negative effects of supplemental feeding were also found, including an increase in infectious disease prevalence among individual birds at forested sites where supplemental food was offered. Birds with clear signs of pathology showed deficits in most of the physiological metrics in which birds at feeder sites typically showed improved health condition. At the peak of prevalence of infectious disease, 8.3% of all birds at feeders exhibited symptoms of conjunctivitis, pox, dermal disease or cloacal disease. We found both positive and negative impacts of wild bird feeding, and that, in general, birds that had access to supplemental food were in better physiological condition. Moreover, the negative effects we found may be mitigated by hobbyists engaging in safer bird-feeding practices.","container-title":"Conservation Physiology","DOI":"10.1093/conphys/cov058","ISSN":"2051-1434","issue":"1","journalAbbreviation":"Conservation Physiology","page":"cov058","source":"Silverchair","title":"Effects of bird-feeding activities on the health of wild birds","volume":"3","author":[{"family":"Wilcoxen","given":"Travis E"},{"family":"Horn","given":"David J"},{"family":"Hogan","given":"Brianna M"},{"family":"Hubble","given":"Cody N"},{"family":"Huber","given":"Sarah J"},{"family":"Flamm","given":"Joseph"},{"family":"Knott","given":"Madeline"},{"family":"Lundstrom","given":"Lisa"},{"family":"Salik","given":"Faaria"},{"family":"Wassenhove","given":"Samantha J"},{"family":"Wrobel","given":"Elizabeth R"}],"issued":{"date-parts":[["2015",1,1]]}}}],"schema":"https://github.com/citation-style-language/schema/raw/master/csl-citation.json"} </w:instrText>
      </w:r>
      <w:r>
        <w:rPr>
          <w:bCs/>
          <w:lang w:val="en"/>
        </w:rPr>
        <w:fldChar w:fldCharType="separate"/>
      </w:r>
      <w:r>
        <w:rPr>
          <w:bCs/>
          <w:noProof/>
          <w:lang w:val="en"/>
        </w:rPr>
        <w:t>(Figuerola et al., 2024; Wilcoxen et al., 2015)</w:t>
      </w:r>
      <w:r>
        <w:rPr>
          <w:bCs/>
          <w:lang w:val="en"/>
        </w:rPr>
        <w:fldChar w:fldCharType="end"/>
      </w:r>
      <w:r>
        <w:rPr>
          <w:bCs/>
          <w:lang w:val="en"/>
        </w:rPr>
        <w:t xml:space="preserve">. Infectious diseases can spread more rapidly through bird feeders or interactions with poultry and released avian pets </w:t>
      </w:r>
      <w:r>
        <w:rPr>
          <w:bCs/>
          <w:lang w:val="en"/>
        </w:rPr>
        <w:fldChar w:fldCharType="begin"/>
      </w:r>
      <w:r>
        <w:rPr>
          <w:bCs/>
          <w:lang w:val="en"/>
        </w:rPr>
        <w:instrText xml:space="preserve"> ADDIN ZOTERO_ITEM CSL_CITATION {"citationID":"uIFN5PXX","properties":{"formattedCitation":"(Bradley &amp; Altizer, 2007; Schaper et al., 2021)","plainCitation":"(Bradley &amp; Altizer, 2007; Schaper et al., 2021)","noteIndex":0},"citationItems":[{"id":1300,"uris":["http://zotero.org/users/15902993/items/2VSH7JH7"],"itemData":{"id":1300,"type":"article-journal","container-title":"Trends in Ecology &amp; Evolution","DOI":"10.1016/j.tree.2006.11.001","ISSN":"0169-5347","issue":"2","journalAbbreviation":"Trends in Ecology &amp; Evolution","language":"English","note":"publisher: Elsevier\nPMID: 17113678","page":"95-102","source":"www.cell.com","title":"Urbanization and the ecology of wildlife diseases","volume":"22","author":[{"family":"Bradley","given":"Catherine A."},{"family":"Altizer","given":"Sonia"}],"issued":{"date-parts":[["2007",2,1]]}}},{"id":1298,"uris":["http://zotero.org/users/15902993/items/62K8ADZQ"],"itemData":{"id":1298,"type":"article-journal","abstract":"Animals inhabiting urban areas often experience elevated disease threats, putatively due to factors such as increased population density and horizontal transmission or decreased immunity (e.g. due to nutrition, pollution, stress). However, for animals that take advantage of human food subsidies, like feeder-visiting birds, an additional mechanism may include exposure to contaminated feeders as fomites. There are some published associations between bird feeder presence/density and avian disease, but to date no experimental study has tested the hypothesis that feeder contamination can directly impact disease status of visiting birds, especially in relation to the population of origin (i.e. urban v. rural, where feeder use/densities naturally vary dramatically). Here we used a field, feeder-cleaning experimental design to show that rural, but not urban, house finches (Haemorhous mexicanus) showed increased infection from a common coccidian endoparasite (Isospora spp.) when feeders were left uncleaned and that daily cleaning (with diluted bleach solution) over a 5-week period successfully decreased parasite burden. Moreover, this pattern in rural finches was true for males but not females. These experimental results reveal habitat- and sex-specific harmful effects of bird feeder use (i.e. when uncleaned in rural areas). Our study is the first to directly indicate to humans who maintain feeders for granivorous birds that routine cleaning can be critical for ensuring the health and viability of visiting avian species.","container-title":"Scientific Reports","DOI":"10.1038/s41598-021-92117-y","ISSN":"2045-2322","issue":"1","journalAbbreviation":"Sci Rep","language":"en","license":"2021 The Author(s)","note":"publisher: Nature Publishing Group","page":"12835","source":"www.nature.com","title":"Bird-feeder cleaning lowers disease severity in rural but not urban birds","volume":"11","author":[{"family":"Schaper","given":"Laren"},{"family":"Hutton","given":"Pierce"},{"family":"McGraw","given":"Kevin J."}],"issued":{"date-parts":[["2021",6,18]]}}}],"schema":"https://github.com/citation-style-language/schema/raw/master/csl-citation.json"} </w:instrText>
      </w:r>
      <w:r>
        <w:rPr>
          <w:bCs/>
          <w:lang w:val="en"/>
        </w:rPr>
        <w:fldChar w:fldCharType="separate"/>
      </w:r>
      <w:r>
        <w:rPr>
          <w:bCs/>
          <w:noProof/>
          <w:lang w:val="en"/>
        </w:rPr>
        <w:t>(Bradley &amp; Altizer, 2007; Schaper et al., 2021)</w:t>
      </w:r>
      <w:r>
        <w:rPr>
          <w:bCs/>
          <w:lang w:val="en"/>
        </w:rPr>
        <w:fldChar w:fldCharType="end"/>
      </w:r>
      <w:r>
        <w:rPr>
          <w:bCs/>
          <w:lang w:val="en"/>
        </w:rPr>
        <w:t xml:space="preserve">, and selection may instead act on these genes due to their immune functions. These are not mutually exclusive interpretations, as the same genotype may improve clotting, fluid retention, and immune function. </w:t>
      </w:r>
    </w:p>
    <w:p w14:paraId="3B1F2657" w14:textId="77777777" w:rsidR="00932143" w:rsidRPr="00932143" w:rsidRDefault="00932143" w:rsidP="002A5E7F">
      <w:pPr>
        <w:spacing w:line="480" w:lineRule="auto"/>
        <w:rPr>
          <w:b/>
          <w:bCs/>
          <w:u w:val="single"/>
          <w:lang w:val="en"/>
        </w:rPr>
      </w:pPr>
    </w:p>
    <w:p w14:paraId="3306645C" w14:textId="7ABBD863" w:rsidR="002A5E7F" w:rsidRDefault="002A5E7F" w:rsidP="002A5E7F">
      <w:pPr>
        <w:spacing w:line="480" w:lineRule="auto"/>
        <w:rPr>
          <w:b/>
          <w:bCs/>
          <w:u w:val="single"/>
          <w:lang w:val="en"/>
        </w:rPr>
      </w:pPr>
      <w:r>
        <w:rPr>
          <w:b/>
          <w:bCs/>
          <w:u w:val="single"/>
          <w:lang w:val="en"/>
        </w:rPr>
        <w:t>Conclusion</w:t>
      </w:r>
    </w:p>
    <w:p w14:paraId="7CD84C2E" w14:textId="46BD86AB" w:rsidR="002A5E7F" w:rsidRDefault="002A5E7F" w:rsidP="002A5E7F">
      <w:pPr>
        <w:spacing w:line="480" w:lineRule="auto"/>
        <w:rPr>
          <w:bCs/>
          <w:lang w:val="en"/>
        </w:rPr>
      </w:pPr>
      <w:r>
        <w:rPr>
          <w:bCs/>
          <w:lang w:val="en"/>
        </w:rPr>
        <w:t xml:space="preserve">Our analyses uncovered evidence of both parallel and unique patterns of selection between Northern Cardinals and Pyrrhuloxia when comparing individuals from rural and urban populations. Importantly, the genes that we identified as under parallel selection are largely associated with muscle development and neural function. Neural function has emerged from studies of Burrowing Owls and Great Tits as a core process that experiences selection in novel urban environments, and we expand evidence of this trend to include two new bird species. We contribute evidence on muscle function as a process under selection across avian taxa in urban landscapes, suggesting that the unique energetic demands of the city determine survival. We also </w:t>
      </w:r>
      <w:r>
        <w:rPr>
          <w:bCs/>
          <w:lang w:val="en"/>
        </w:rPr>
        <w:lastRenderedPageBreak/>
        <w:t>highlight immune function as an additional axis of potential urban adaptation. Despite showing different levels of persistence in an urban environment, both cardinal taxa demonstrate selective responses on similar functional categories, although Pyrrhuloxia showed a less consistent signal of selection. Comparative morphological, behavioral, and physiological studies of these taxa informed by our findings could elucidate the phenotypic effects emerging from these genetic differences. This work contributes to a growing body of literature highlighting parallel responses of birds to urbanization and contributes evidence of species-specific genetic nuance in response to human disturbance.</w:t>
      </w:r>
    </w:p>
    <w:p w14:paraId="20D7C348" w14:textId="77777777" w:rsidR="002A5E7F" w:rsidRDefault="002A5E7F" w:rsidP="002A5E7F">
      <w:pPr>
        <w:spacing w:line="480" w:lineRule="auto"/>
        <w:rPr>
          <w:bCs/>
          <w:lang w:val="en"/>
        </w:rPr>
      </w:pPr>
    </w:p>
    <w:p w14:paraId="10EF8556" w14:textId="77777777" w:rsidR="002A5E7F" w:rsidRPr="00397622" w:rsidRDefault="002A5E7F" w:rsidP="002A5E7F">
      <w:pPr>
        <w:spacing w:line="480" w:lineRule="auto"/>
        <w:rPr>
          <w:b/>
          <w:u w:val="single"/>
          <w:lang w:val="en"/>
        </w:rPr>
      </w:pPr>
      <w:commentRangeStart w:id="16"/>
    </w:p>
    <w:p w14:paraId="4FDAFB33" w14:textId="77777777" w:rsidR="002A5E7F" w:rsidRPr="00397622" w:rsidRDefault="002A5E7F" w:rsidP="002A5E7F">
      <w:pPr>
        <w:spacing w:line="480" w:lineRule="auto"/>
        <w:rPr>
          <w:b/>
          <w:u w:val="single"/>
          <w:lang w:val="en"/>
        </w:rPr>
        <w:pPrChange w:id="17" w:author="Kevin McGraw" w:date="2025-08-10T12:32:00Z" w16du:dateUtc="2025-08-10T16:32:00Z">
          <w:pPr>
            <w:spacing w:line="480" w:lineRule="auto"/>
            <w:ind w:firstLine="720"/>
          </w:pPr>
        </w:pPrChange>
      </w:pPr>
      <w:r w:rsidRPr="00397622">
        <w:rPr>
          <w:b/>
          <w:u w:val="single"/>
          <w:lang w:val="en"/>
        </w:rPr>
        <w:t>Limitations of our study</w:t>
      </w:r>
      <w:commentRangeEnd w:id="16"/>
      <w:r>
        <w:rPr>
          <w:rStyle w:val="CommentReference"/>
          <w:rFonts w:ascii="Calibri" w:eastAsia="Calibri" w:hAnsi="Calibri" w:cs="Calibri"/>
        </w:rPr>
        <w:commentReference w:id="16"/>
      </w:r>
    </w:p>
    <w:p w14:paraId="1EE3ADE5" w14:textId="77777777" w:rsidR="002A5E7F" w:rsidRDefault="002A5E7F" w:rsidP="002A5E7F">
      <w:pPr>
        <w:spacing w:line="480" w:lineRule="auto"/>
        <w:rPr>
          <w:bCs/>
          <w:lang w:val="en"/>
        </w:rPr>
      </w:pPr>
      <w:r>
        <w:rPr>
          <w:bCs/>
          <w:lang w:val="en"/>
        </w:rPr>
        <w:t xml:space="preserve">Unlike the prior investigations of Burrowing Owls and Great Tits, which tested multiple cities, our study did not compare birds living across multiple cities; thus, factors besides urbanization may have contributed to the differences we saw between populations. Nevertheless, by comparing multiple species living in the unique urban/desert environment of the Sonoran Desert of Tucson, Arizona, this study adds to a growing body of literature demonstrating consistent effects of urbanization on neurological and muscle tissue development. The ecology of the Sonoran Desert, in which Tucson, Arizona resides, interacts with anthropogenic change to create unique urban stressors. The uniqueness of Tucson in this respect, compared to other urban centers, makes our evidence of parallel evolution all the more striking: these patterns are consistent across three continents and diverse ecoregions. Additional genomic sequence data from these two </w:t>
      </w:r>
      <w:r>
        <w:rPr>
          <w:bCs/>
          <w:i/>
          <w:iCs/>
          <w:lang w:val="en"/>
        </w:rPr>
        <w:t xml:space="preserve">Cardinalis </w:t>
      </w:r>
      <w:r>
        <w:rPr>
          <w:bCs/>
          <w:lang w:val="en"/>
        </w:rPr>
        <w:t>species across urban centers east of the Rocky Mountains and throughout Mexico would provide interesting comparisons and contrasts for our findings.</w:t>
      </w:r>
    </w:p>
    <w:p w14:paraId="38C307ED" w14:textId="106B57EF" w:rsidR="00304CCA" w:rsidRPr="002A5E7F" w:rsidRDefault="002A5E7F" w:rsidP="002A5E7F">
      <w:pPr>
        <w:spacing w:line="480" w:lineRule="auto"/>
        <w:ind w:firstLine="720"/>
        <w:rPr>
          <w:bCs/>
          <w:lang w:val="en"/>
        </w:rPr>
      </w:pPr>
      <w:r>
        <w:rPr>
          <w:bCs/>
          <w:lang w:val="en"/>
        </w:rPr>
        <w:lastRenderedPageBreak/>
        <w:t>Although we identified several biological processes under selection in response to novel urban pressures, our data do not clarify which, if any, of these processes constrain the distribution of Pyrrhuloxia in urban Tucson compared to Northern Cardinals. Evidence of selection alone does not demonstrate that one species is better adapted to an urban environment. The presence of selection may simply indicate that a species started with a disadvantageous trait, and the observed evolutionary change may not have surmounted the initial disadvantage. However, identifying these biological processes provides fodder for future studies of urban adaptation. Particularly, studies on variation in muscle tissue, behavior, immune function, and neural physiology across urban-rural gradients would provide important follow up context to the present study.</w:t>
      </w:r>
    </w:p>
    <w:sectPr w:rsidR="00304CCA" w:rsidRPr="002A5E7F" w:rsidSect="0067150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brina Ming-Ha Louie McNew" w:date="2025-08-09T15:34:00Z" w:initials="SM">
    <w:p w14:paraId="2C6755C6" w14:textId="77777777" w:rsidR="008632B1" w:rsidRDefault="008632B1" w:rsidP="008632B1">
      <w:r>
        <w:rPr>
          <w:rStyle w:val="CommentReference"/>
        </w:rPr>
        <w:annotationRef/>
      </w:r>
      <w:r>
        <w:rPr>
          <w:rFonts w:ascii="Calibri" w:eastAsia="Calibri" w:hAnsi="Calibri" w:cs="Calibri"/>
          <w:sz w:val="20"/>
          <w:szCs w:val="20"/>
        </w:rPr>
        <w:t>this topic sentence (and to some extent the rest of the paragraph) reads like a results paragraph</w:t>
      </w:r>
    </w:p>
  </w:comment>
  <w:comment w:id="1" w:author="Sabrina Ming-Ha Louie McNew" w:date="2025-08-09T15:33:00Z" w:initials="SM">
    <w:p w14:paraId="13526AD1" w14:textId="77777777" w:rsidR="008632B1" w:rsidRDefault="008632B1" w:rsidP="008632B1">
      <w:r>
        <w:rPr>
          <w:rStyle w:val="CommentReference"/>
        </w:rPr>
        <w:annotationRef/>
      </w:r>
      <w:r>
        <w:rPr>
          <w:rFonts w:ascii="Calibri" w:eastAsia="Calibri" w:hAnsi="Calibri" w:cs="Calibri"/>
          <w:sz w:val="20"/>
          <w:szCs w:val="20"/>
        </w:rPr>
        <w:t>realized on re-read that you’re just talking about overlapping genes here rather that GO-associated genes (which is the focus of the rest of the discussion, correct?) Is there a reason to highlight the candidate gene overlap between these two species? Maybe this paragraph could be included in a section that’s devoted to similarities and differences between your cardinal species in response to urbanization</w:t>
      </w:r>
    </w:p>
  </w:comment>
  <w:comment w:id="2" w:author="Sabrina Ming-Ha Louie McNew" w:date="2025-08-09T15:35:00Z" w:initials="SM">
    <w:p w14:paraId="5BD89E41" w14:textId="77777777" w:rsidR="008632B1" w:rsidRDefault="008632B1" w:rsidP="008632B1">
      <w:r>
        <w:rPr>
          <w:rStyle w:val="CommentReference"/>
        </w:rPr>
        <w:annotationRef/>
      </w:r>
      <w:r>
        <w:rPr>
          <w:rFonts w:ascii="Calibri" w:eastAsia="Calibri" w:hAnsi="Calibri" w:cs="Calibri"/>
          <w:sz w:val="20"/>
          <w:szCs w:val="20"/>
        </w:rPr>
        <w:t>we’re missing some discussion here about what this has or does not have to do with urbanization</w:t>
      </w:r>
    </w:p>
  </w:comment>
  <w:comment w:id="4" w:author="Sabrina Ming-Ha Louie McNew" w:date="2025-08-09T14:25:00Z" w:initials="SM">
    <w:p w14:paraId="203C04A6" w14:textId="77777777" w:rsidR="008632B1" w:rsidRDefault="008632B1" w:rsidP="008632B1">
      <w:r>
        <w:rPr>
          <w:rStyle w:val="CommentReference"/>
        </w:rPr>
        <w:annotationRef/>
      </w:r>
      <w:r>
        <w:rPr>
          <w:rFonts w:ascii="Calibri" w:eastAsia="Calibri" w:hAnsi="Calibri" w:cs="Calibri"/>
          <w:sz w:val="20"/>
          <w:szCs w:val="20"/>
        </w:rPr>
        <w:t xml:space="preserve">I like the idea this sentence sets up but the rest of the paragraph seems disjointed. the topic sentence suggests you’re going to discuss differences between cardinals and pyrr but the subsequent sentences are just talking about IGF. </w:t>
      </w:r>
    </w:p>
  </w:comment>
  <w:comment w:id="6" w:author="Kevin McGraw" w:date="2025-08-10T12:26:00Z" w:initials="KM">
    <w:p w14:paraId="398B1066" w14:textId="77777777" w:rsidR="008632B1" w:rsidRDefault="008632B1" w:rsidP="008632B1">
      <w:r>
        <w:rPr>
          <w:rStyle w:val="CommentReference"/>
        </w:rPr>
        <w:annotationRef/>
      </w:r>
      <w:r>
        <w:rPr>
          <w:rFonts w:ascii="Calibri" w:eastAsia="Calibri" w:hAnsi="Calibri" w:cs="Calibri"/>
          <w:sz w:val="20"/>
          <w:szCs w:val="20"/>
        </w:rPr>
        <w:t>not likely to be diabetes in birds</w:t>
      </w:r>
    </w:p>
  </w:comment>
  <w:comment w:id="7" w:author="Sabrina Ming-Ha Louie McNew" w:date="2025-08-09T15:30:00Z" w:initials="SM">
    <w:p w14:paraId="2700E675" w14:textId="77777777" w:rsidR="008632B1" w:rsidRDefault="008632B1" w:rsidP="008632B1">
      <w:r>
        <w:rPr>
          <w:rStyle w:val="CommentReference"/>
        </w:rPr>
        <w:annotationRef/>
      </w:r>
      <w:r>
        <w:rPr>
          <w:rFonts w:ascii="Calibri" w:eastAsia="Calibri" w:hAnsi="Calibri" w:cs="Calibri"/>
          <w:sz w:val="20"/>
          <w:szCs w:val="20"/>
        </w:rPr>
        <w:t xml:space="preserve">the discussion is overall pretty thin on urban ecology and what exactly about urbanization is driving selection. This is a good example of tying this study to the broader literature in urban ecology. I think the discussion would benefit from more discussion about why exactly we’d expect changes in neuronal function in response to urbanization </w:t>
      </w:r>
    </w:p>
  </w:comment>
  <w:comment w:id="8" w:author="Sabrina Ming-Ha Louie McNew" w:date="2025-08-09T14:23:00Z" w:initials="SM">
    <w:p w14:paraId="573871B4" w14:textId="77777777" w:rsidR="002A5E7F" w:rsidRDefault="002A5E7F" w:rsidP="002A5E7F">
      <w:r>
        <w:rPr>
          <w:rStyle w:val="CommentReference"/>
        </w:rPr>
        <w:annotationRef/>
      </w:r>
      <w:r>
        <w:rPr>
          <w:rFonts w:ascii="Calibri" w:eastAsia="Calibri" w:hAnsi="Calibri" w:cs="Calibri"/>
          <w:sz w:val="20"/>
          <w:szCs w:val="20"/>
        </w:rPr>
        <w:t xml:space="preserve">I’d swap the clauses in this sentence. The important idea to introduce in this paragraph is “muscle tissue development”,  not 3/4 birds . It reads too much like results. Maybe something like “We found a strong signal of selection by urbanization on muscle tissue development in three of the four focal taxa. This signal was driven by several genes including DMD, SGCZ…” </w:t>
      </w:r>
    </w:p>
  </w:comment>
  <w:comment w:id="9" w:author="Sabrina Ming-Ha Louie McNew" w:date="2025-08-09T14:09:00Z" w:initials="SM">
    <w:p w14:paraId="2B6EEBEC" w14:textId="77777777" w:rsidR="002A5E7F" w:rsidRDefault="002A5E7F" w:rsidP="002A5E7F">
      <w:r>
        <w:rPr>
          <w:rStyle w:val="CommentReference"/>
        </w:rPr>
        <w:annotationRef/>
      </w:r>
      <w:r>
        <w:rPr>
          <w:rFonts w:ascii="Calibri" w:eastAsia="Calibri" w:hAnsi="Calibri" w:cs="Calibri"/>
          <w:sz w:val="20"/>
          <w:szCs w:val="20"/>
        </w:rPr>
        <w:t>did you already introduce this gene abbreviation? if so no need for the name, if not put the name first and the gene code in parens</w:t>
      </w:r>
    </w:p>
  </w:comment>
  <w:comment w:id="10" w:author="Sabrina Ming-Ha Louie McNew" w:date="2025-08-09T14:10:00Z" w:initials="SM">
    <w:p w14:paraId="595D74EE" w14:textId="77777777" w:rsidR="002A5E7F" w:rsidRDefault="002A5E7F" w:rsidP="002A5E7F">
      <w:r>
        <w:rPr>
          <w:rStyle w:val="CommentReference"/>
        </w:rPr>
        <w:annotationRef/>
      </w:r>
      <w:r>
        <w:rPr>
          <w:rFonts w:ascii="Calibri" w:eastAsia="Calibri" w:hAnsi="Calibri" w:cs="Calibri"/>
          <w:sz w:val="20"/>
          <w:szCs w:val="20"/>
        </w:rPr>
        <w:t>this feels like an unecessary repetition of the results- can this paragraph contextualize more about why these genes/processes might underlie adaptation to urbanization?</w:t>
      </w:r>
    </w:p>
  </w:comment>
  <w:comment w:id="12" w:author="Sabrina Ming-Ha Louie McNew" w:date="2025-08-09T14:26:00Z" w:initials="SM">
    <w:p w14:paraId="490B284A" w14:textId="77777777" w:rsidR="002A5E7F" w:rsidRDefault="002A5E7F" w:rsidP="002A5E7F">
      <w:r>
        <w:rPr>
          <w:rStyle w:val="CommentReference"/>
        </w:rPr>
        <w:annotationRef/>
      </w:r>
      <w:r>
        <w:rPr>
          <w:rFonts w:ascii="Calibri" w:eastAsia="Calibri" w:hAnsi="Calibri" w:cs="Calibri"/>
          <w:sz w:val="20"/>
          <w:szCs w:val="20"/>
        </w:rPr>
        <w:t>I really like this idea and the way this paragraph is organized thematically</w:t>
      </w:r>
    </w:p>
  </w:comment>
  <w:comment w:id="13" w:author="Sabrina Ming-Ha Louie McNew" w:date="2025-08-09T14:27:00Z" w:initials="SM">
    <w:p w14:paraId="4C156BD5" w14:textId="77777777" w:rsidR="002A5E7F" w:rsidRDefault="002A5E7F" w:rsidP="002A5E7F">
      <w:r>
        <w:rPr>
          <w:rStyle w:val="CommentReference"/>
        </w:rPr>
        <w:annotationRef/>
      </w:r>
      <w:r>
        <w:rPr>
          <w:rFonts w:ascii="Calibri" w:eastAsia="Calibri" w:hAnsi="Calibri" w:cs="Calibri"/>
          <w:sz w:val="20"/>
          <w:szCs w:val="20"/>
        </w:rPr>
        <w:t>if this part is falling under the umbrella of neurological stuff maybe put neuro somewhere in the first sentence</w:t>
      </w:r>
    </w:p>
  </w:comment>
  <w:comment w:id="14" w:author="Sabrina Ming-Ha Louie McNew" w:date="2025-08-09T14:29:00Z" w:initials="SM">
    <w:p w14:paraId="6CD6B91F" w14:textId="77777777" w:rsidR="002A5E7F" w:rsidRDefault="002A5E7F" w:rsidP="002A5E7F">
      <w:r>
        <w:rPr>
          <w:rStyle w:val="CommentReference"/>
        </w:rPr>
        <w:annotationRef/>
      </w:r>
      <w:r>
        <w:rPr>
          <w:rFonts w:ascii="Calibri" w:eastAsia="Calibri" w:hAnsi="Calibri" w:cs="Calibri"/>
          <w:sz w:val="20"/>
          <w:szCs w:val="20"/>
        </w:rPr>
        <w:t>Also these two neuro-y paragraphs seem kind of lost in the midst of blood physiology/muscle development. Might be helpful to group the muscle discussion and then make a sharper transition to neurological stuff</w:t>
      </w:r>
    </w:p>
  </w:comment>
  <w:comment w:id="16" w:author="Sabrina Ming-Ha Louie McNew" w:date="2025-08-09T14:11:00Z" w:initials="SM">
    <w:p w14:paraId="51160FF3" w14:textId="77777777" w:rsidR="002A5E7F" w:rsidRDefault="002A5E7F" w:rsidP="002A5E7F">
      <w:r>
        <w:rPr>
          <w:rStyle w:val="CommentReference"/>
        </w:rPr>
        <w:annotationRef/>
      </w:r>
      <w:r>
        <w:rPr>
          <w:rFonts w:ascii="Calibri" w:eastAsia="Calibri" w:hAnsi="Calibri" w:cs="Calibri"/>
          <w:sz w:val="20"/>
          <w:szCs w:val="20"/>
        </w:rPr>
        <w:t>I would make the conclusion last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6755C6" w15:done="0"/>
  <w15:commentEx w15:paraId="13526AD1" w15:done="0"/>
  <w15:commentEx w15:paraId="5BD89E41" w15:done="0"/>
  <w15:commentEx w15:paraId="203C04A6" w15:done="0"/>
  <w15:commentEx w15:paraId="398B1066" w15:done="0"/>
  <w15:commentEx w15:paraId="2700E675" w15:done="0"/>
  <w15:commentEx w15:paraId="573871B4" w15:done="0"/>
  <w15:commentEx w15:paraId="2B6EEBEC" w15:done="0"/>
  <w15:commentEx w15:paraId="595D74EE" w15:done="0"/>
  <w15:commentEx w15:paraId="490B284A" w15:done="0"/>
  <w15:commentEx w15:paraId="4C156BD5" w15:paraIdParent="490B284A" w15:done="0"/>
  <w15:commentEx w15:paraId="6CD6B91F" w15:paraIdParent="490B284A" w15:done="0"/>
  <w15:commentEx w15:paraId="51160FF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41E90A" w16cex:dateUtc="2025-08-09T22:34:00Z"/>
  <w16cex:commentExtensible w16cex:durableId="2C41E8E2" w16cex:dateUtc="2025-08-09T22:33:00Z"/>
  <w16cex:commentExtensible w16cex:durableId="2C41E93B" w16cex:dateUtc="2025-08-09T22:35:00Z"/>
  <w16cex:commentExtensible w16cex:durableId="2C41D8CB" w16cex:dateUtc="2025-08-09T21:25:00Z"/>
  <w16cex:commentExtensible w16cex:durableId="03E66BBD" w16cex:dateUtc="2025-08-10T16:26:00Z"/>
  <w16cex:commentExtensible w16cex:durableId="2C41E80D" w16cex:dateUtc="2025-08-09T22:30:00Z"/>
  <w16cex:commentExtensible w16cex:durableId="2C41D856" w16cex:dateUtc="2025-08-09T21:23:00Z"/>
  <w16cex:commentExtensible w16cex:durableId="2C41D501" w16cex:dateUtc="2025-08-09T21:09:00Z"/>
  <w16cex:commentExtensible w16cex:durableId="2C41D564" w16cex:dateUtc="2025-08-09T21:10:00Z"/>
  <w16cex:commentExtensible w16cex:durableId="2C41D915" w16cex:dateUtc="2025-08-09T21:26:00Z"/>
  <w16cex:commentExtensible w16cex:durableId="2C41D951" w16cex:dateUtc="2025-08-09T21:27:00Z"/>
  <w16cex:commentExtensible w16cex:durableId="2C41D9B4" w16cex:dateUtc="2025-08-09T21:29:00Z"/>
  <w16cex:commentExtensible w16cex:durableId="2C41D5AF" w16cex:dateUtc="2025-08-09T21: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6755C6" w16cid:durableId="2C41E90A"/>
  <w16cid:commentId w16cid:paraId="13526AD1" w16cid:durableId="2C41E8E2"/>
  <w16cid:commentId w16cid:paraId="5BD89E41" w16cid:durableId="2C41E93B"/>
  <w16cid:commentId w16cid:paraId="203C04A6" w16cid:durableId="2C41D8CB"/>
  <w16cid:commentId w16cid:paraId="398B1066" w16cid:durableId="03E66BBD"/>
  <w16cid:commentId w16cid:paraId="2700E675" w16cid:durableId="2C41E80D"/>
  <w16cid:commentId w16cid:paraId="573871B4" w16cid:durableId="2C41D856"/>
  <w16cid:commentId w16cid:paraId="2B6EEBEC" w16cid:durableId="2C41D501"/>
  <w16cid:commentId w16cid:paraId="595D74EE" w16cid:durableId="2C41D564"/>
  <w16cid:commentId w16cid:paraId="490B284A" w16cid:durableId="2C41D915"/>
  <w16cid:commentId w16cid:paraId="4C156BD5" w16cid:durableId="2C41D951"/>
  <w16cid:commentId w16cid:paraId="6CD6B91F" w16cid:durableId="2C41D9B4"/>
  <w16cid:commentId w16cid:paraId="51160FF3" w16cid:durableId="2C41D5A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brina Ming-Ha Louie McNew">
    <w15:presenceInfo w15:providerId="AD" w15:userId="S::sm983@cornell.edu::6a11f12f-feaf-4d36-8b4e-3608ba4fabbf"/>
  </w15:person>
  <w15:person w15:author="Kevin McGraw">
    <w15:presenceInfo w15:providerId="AD" w15:userId="S::kjmcgraw@asurite.asu.edu::ac82f6ca-404c-42ca-be44-666c5f976dd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E7F"/>
    <w:rsid w:val="000D2DCD"/>
    <w:rsid w:val="000D6928"/>
    <w:rsid w:val="001235DD"/>
    <w:rsid w:val="00144025"/>
    <w:rsid w:val="001B6ADE"/>
    <w:rsid w:val="002A57FF"/>
    <w:rsid w:val="002A5E7F"/>
    <w:rsid w:val="002E2F72"/>
    <w:rsid w:val="00304CCA"/>
    <w:rsid w:val="00346793"/>
    <w:rsid w:val="003A0C09"/>
    <w:rsid w:val="003D16D4"/>
    <w:rsid w:val="005D286F"/>
    <w:rsid w:val="00671504"/>
    <w:rsid w:val="006D7F28"/>
    <w:rsid w:val="007B14EB"/>
    <w:rsid w:val="008632B1"/>
    <w:rsid w:val="008845B0"/>
    <w:rsid w:val="00932143"/>
    <w:rsid w:val="009B64EF"/>
    <w:rsid w:val="00A554DB"/>
    <w:rsid w:val="00BC26F1"/>
    <w:rsid w:val="00CD2005"/>
    <w:rsid w:val="00CF0EAC"/>
    <w:rsid w:val="00CF1894"/>
    <w:rsid w:val="00D07BBA"/>
    <w:rsid w:val="00DA41A9"/>
    <w:rsid w:val="00E47263"/>
    <w:rsid w:val="00EF05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6AC1B"/>
  <w14:defaultImageDpi w14:val="32767"/>
  <w15:chartTrackingRefBased/>
  <w15:docId w15:val="{7A40271A-6350-814F-A081-C8D29A577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2A5E7F"/>
    <w:pPr>
      <w:spacing w:after="0" w:line="240" w:lineRule="auto"/>
    </w:pPr>
    <w:rPr>
      <w:rFonts w:ascii="Times New Roman" w:eastAsiaTheme="minorEastAsia" w:hAnsi="Times New Roman" w:cs="Times New Roman"/>
      <w:kern w:val="0"/>
      <w14:ligatures w14:val="none"/>
    </w:rPr>
  </w:style>
  <w:style w:type="paragraph" w:styleId="Heading1">
    <w:name w:val="heading 1"/>
    <w:basedOn w:val="Normal"/>
    <w:next w:val="Normal"/>
    <w:link w:val="Heading1Char"/>
    <w:uiPriority w:val="9"/>
    <w:qFormat/>
    <w:rsid w:val="002A5E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5E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5E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5E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5E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5E7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E7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E7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E7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E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5E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5E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5E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5E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5E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E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E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E7F"/>
    <w:rPr>
      <w:rFonts w:eastAsiaTheme="majorEastAsia" w:cstheme="majorBidi"/>
      <w:color w:val="272727" w:themeColor="text1" w:themeTint="D8"/>
    </w:rPr>
  </w:style>
  <w:style w:type="paragraph" w:styleId="Title">
    <w:name w:val="Title"/>
    <w:basedOn w:val="Normal"/>
    <w:next w:val="Normal"/>
    <w:link w:val="TitleChar"/>
    <w:uiPriority w:val="10"/>
    <w:qFormat/>
    <w:rsid w:val="002A5E7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E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E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E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E7F"/>
    <w:pPr>
      <w:spacing w:before="160"/>
      <w:jc w:val="center"/>
    </w:pPr>
    <w:rPr>
      <w:i/>
      <w:iCs/>
      <w:color w:val="404040" w:themeColor="text1" w:themeTint="BF"/>
    </w:rPr>
  </w:style>
  <w:style w:type="character" w:customStyle="1" w:styleId="QuoteChar">
    <w:name w:val="Quote Char"/>
    <w:basedOn w:val="DefaultParagraphFont"/>
    <w:link w:val="Quote"/>
    <w:uiPriority w:val="29"/>
    <w:rsid w:val="002A5E7F"/>
    <w:rPr>
      <w:i/>
      <w:iCs/>
      <w:color w:val="404040" w:themeColor="text1" w:themeTint="BF"/>
    </w:rPr>
  </w:style>
  <w:style w:type="paragraph" w:styleId="ListParagraph">
    <w:name w:val="List Paragraph"/>
    <w:basedOn w:val="Normal"/>
    <w:uiPriority w:val="34"/>
    <w:qFormat/>
    <w:rsid w:val="002A5E7F"/>
    <w:pPr>
      <w:ind w:left="720"/>
      <w:contextualSpacing/>
    </w:pPr>
  </w:style>
  <w:style w:type="character" w:styleId="IntenseEmphasis">
    <w:name w:val="Intense Emphasis"/>
    <w:basedOn w:val="DefaultParagraphFont"/>
    <w:uiPriority w:val="21"/>
    <w:qFormat/>
    <w:rsid w:val="002A5E7F"/>
    <w:rPr>
      <w:i/>
      <w:iCs/>
      <w:color w:val="0F4761" w:themeColor="accent1" w:themeShade="BF"/>
    </w:rPr>
  </w:style>
  <w:style w:type="paragraph" w:styleId="IntenseQuote">
    <w:name w:val="Intense Quote"/>
    <w:basedOn w:val="Normal"/>
    <w:next w:val="Normal"/>
    <w:link w:val="IntenseQuoteChar"/>
    <w:uiPriority w:val="30"/>
    <w:qFormat/>
    <w:rsid w:val="002A5E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5E7F"/>
    <w:rPr>
      <w:i/>
      <w:iCs/>
      <w:color w:val="0F4761" w:themeColor="accent1" w:themeShade="BF"/>
    </w:rPr>
  </w:style>
  <w:style w:type="character" w:styleId="IntenseReference">
    <w:name w:val="Intense Reference"/>
    <w:basedOn w:val="DefaultParagraphFont"/>
    <w:uiPriority w:val="32"/>
    <w:qFormat/>
    <w:rsid w:val="002A5E7F"/>
    <w:rPr>
      <w:b/>
      <w:bCs/>
      <w:smallCaps/>
      <w:color w:val="0F4761" w:themeColor="accent1" w:themeShade="BF"/>
      <w:spacing w:val="5"/>
    </w:rPr>
  </w:style>
  <w:style w:type="character" w:styleId="CommentReference">
    <w:name w:val="annotation reference"/>
    <w:basedOn w:val="DefaultParagraphFont"/>
    <w:uiPriority w:val="99"/>
    <w:semiHidden/>
    <w:unhideWhenUsed/>
    <w:rsid w:val="002A5E7F"/>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1002</TotalTime>
  <Pages>8</Pages>
  <Words>10633</Words>
  <Characters>60612</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Jackson (Student)</dc:creator>
  <cp:keywords/>
  <dc:description/>
  <cp:lastModifiedBy>Danny Jackson (Student)</cp:lastModifiedBy>
  <cp:revision>1</cp:revision>
  <dcterms:created xsi:type="dcterms:W3CDTF">2025-08-30T14:50:00Z</dcterms:created>
  <dcterms:modified xsi:type="dcterms:W3CDTF">2025-09-04T14:00:00Z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zotero-version="7.0.22"&gt;&lt;session id="bwM1pKnI"/&gt;&lt;style id="http://www.zotero.org/styles/apa" locale="en-US" hasBibliography="1" bibliographyStyleHasBeenSet="0"/&gt;&lt;prefs&gt;&lt;pref name="fieldType" value="Field"/&gt;&lt;/prefs&gt;&lt;/data&gt;</vt:lpwstr>
  </property>
</Properties>
</file>
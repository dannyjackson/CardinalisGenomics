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26BECF" w14:textId="4C6C2349" w:rsidR="00EA3916" w:rsidRDefault="00EA3916" w:rsidP="005E166B">
      <w:pPr>
        <w:jc w:val="center"/>
        <w:rPr>
          <w:bCs/>
        </w:rPr>
      </w:pPr>
      <w:bookmarkStart w:id="0" w:name="_Hlk192494371"/>
      <w:r>
        <w:rPr>
          <w:bCs/>
        </w:rPr>
        <w:t>Comparative Urban Evolution in Two Closely Related Desert Songbirds, Northern Cardinals and Pyrrhuloxia</w:t>
      </w:r>
    </w:p>
    <w:p w14:paraId="57F96AA2" w14:textId="77777777" w:rsidR="006C4BC6" w:rsidRDefault="006C4BC6" w:rsidP="005E166B">
      <w:pPr>
        <w:rPr>
          <w:b/>
          <w:u w:val="single"/>
        </w:rPr>
      </w:pPr>
    </w:p>
    <w:p w14:paraId="0FB666B2" w14:textId="77777777" w:rsidR="00847ABC" w:rsidRPr="000A5E4B" w:rsidRDefault="0085178F" w:rsidP="005E166B">
      <w:pPr>
        <w:rPr>
          <w:b/>
          <w:u w:val="single"/>
        </w:rPr>
      </w:pPr>
      <w:r w:rsidRPr="000A5E4B">
        <w:rPr>
          <w:b/>
          <w:u w:val="single"/>
        </w:rPr>
        <w:t>Authors</w:t>
      </w:r>
    </w:p>
    <w:p w14:paraId="17E608E7" w14:textId="32A651FA" w:rsidR="0085178F" w:rsidRPr="00CA2E21" w:rsidRDefault="0085178F" w:rsidP="005E166B">
      <w:pPr>
        <w:rPr>
          <w:bCs/>
        </w:rPr>
      </w:pPr>
      <w:r w:rsidRPr="000A5E4B">
        <w:rPr>
          <w:bCs/>
        </w:rPr>
        <w:t>Danny Jackson</w:t>
      </w:r>
      <w:r w:rsidR="000A5E4B" w:rsidRPr="000A5E4B">
        <w:rPr>
          <w:bCs/>
          <w:vertAlign w:val="superscript"/>
        </w:rPr>
        <w:t>1</w:t>
      </w:r>
      <w:r w:rsidRPr="000A5E4B">
        <w:rPr>
          <w:bCs/>
        </w:rPr>
        <w:t xml:space="preserve">, </w:t>
      </w:r>
      <w:r w:rsidR="00CA2E21">
        <w:rPr>
          <w:bCs/>
        </w:rPr>
        <w:t>Sabrina McNew</w:t>
      </w:r>
      <w:r w:rsidR="00CA2E21" w:rsidRPr="000A5E4B">
        <w:rPr>
          <w:bCs/>
          <w:vertAlign w:val="superscript"/>
        </w:rPr>
        <w:t>1</w:t>
      </w:r>
      <w:r w:rsidR="00CA2E21">
        <w:rPr>
          <w:bCs/>
        </w:rPr>
        <w:t>, S</w:t>
      </w:r>
      <w:r w:rsidRPr="000A5E4B">
        <w:rPr>
          <w:bCs/>
        </w:rPr>
        <w:t>cott Taylor</w:t>
      </w:r>
      <w:r w:rsidR="000A5E4B" w:rsidRPr="000A5E4B">
        <w:rPr>
          <w:bCs/>
          <w:vertAlign w:val="superscript"/>
        </w:rPr>
        <w:t>2</w:t>
      </w:r>
      <w:r w:rsidRPr="000A5E4B">
        <w:rPr>
          <w:bCs/>
        </w:rPr>
        <w:t>, Kevin McGraw</w:t>
      </w:r>
      <w:r w:rsidR="00CA2E21">
        <w:rPr>
          <w:bCs/>
          <w:vertAlign w:val="superscript"/>
        </w:rPr>
        <w:t>3</w:t>
      </w:r>
      <w:r w:rsidR="00CA2E21">
        <w:rPr>
          <w:bCs/>
        </w:rPr>
        <w:t xml:space="preserve">, </w:t>
      </w:r>
    </w:p>
    <w:p w14:paraId="0DB909DD" w14:textId="19BDD318" w:rsidR="000A5E4B" w:rsidRPr="000A5E4B" w:rsidRDefault="00CA2E21" w:rsidP="005E166B">
      <w:pPr>
        <w:pStyle w:val="ListParagraph"/>
        <w:numPr>
          <w:ilvl w:val="0"/>
          <w:numId w:val="12"/>
        </w:numPr>
        <w:rPr>
          <w:rFonts w:ascii="Times New Roman" w:hAnsi="Times New Roman" w:cs="Times New Roman"/>
          <w:bCs/>
        </w:rPr>
      </w:pPr>
      <w:r>
        <w:rPr>
          <w:rFonts w:ascii="Times New Roman" w:hAnsi="Times New Roman" w:cs="Times New Roman"/>
          <w:bCs/>
        </w:rPr>
        <w:t>University of Arizona</w:t>
      </w:r>
    </w:p>
    <w:p w14:paraId="54CE5C1E" w14:textId="291540F0" w:rsidR="000A5E4B" w:rsidRDefault="000A5E4B" w:rsidP="005E166B">
      <w:pPr>
        <w:pStyle w:val="ListParagraph"/>
        <w:numPr>
          <w:ilvl w:val="0"/>
          <w:numId w:val="12"/>
        </w:numPr>
        <w:rPr>
          <w:rFonts w:ascii="Times New Roman" w:hAnsi="Times New Roman" w:cs="Times New Roman"/>
          <w:bCs/>
        </w:rPr>
      </w:pPr>
      <w:r w:rsidRPr="000A5E4B">
        <w:rPr>
          <w:rFonts w:ascii="Times New Roman" w:hAnsi="Times New Roman" w:cs="Times New Roman"/>
          <w:bCs/>
        </w:rPr>
        <w:t>University of Colorado Boulder</w:t>
      </w:r>
    </w:p>
    <w:p w14:paraId="1B1289D2" w14:textId="73D0E31B" w:rsidR="00CA2E21" w:rsidRDefault="00CA2E21" w:rsidP="005E166B">
      <w:pPr>
        <w:pStyle w:val="ListParagraph"/>
        <w:numPr>
          <w:ilvl w:val="0"/>
          <w:numId w:val="12"/>
        </w:numPr>
        <w:rPr>
          <w:rFonts w:ascii="Times New Roman" w:hAnsi="Times New Roman" w:cs="Times New Roman"/>
          <w:bCs/>
        </w:rPr>
      </w:pPr>
      <w:r>
        <w:rPr>
          <w:rFonts w:ascii="Times New Roman" w:hAnsi="Times New Roman" w:cs="Times New Roman"/>
          <w:bCs/>
        </w:rPr>
        <w:t>Michigan State University</w:t>
      </w:r>
    </w:p>
    <w:p w14:paraId="6DF5A293" w14:textId="2446BC83" w:rsidR="000A5E4B" w:rsidRDefault="000A5E4B" w:rsidP="005E166B">
      <w:pPr>
        <w:rPr>
          <w:bCs/>
        </w:rPr>
      </w:pPr>
      <w:r>
        <w:rPr>
          <w:bCs/>
        </w:rPr>
        <w:t xml:space="preserve">*Corresponding author. Email: </w:t>
      </w:r>
      <w:r w:rsidR="00CA2E21">
        <w:rPr>
          <w:bCs/>
        </w:rPr>
        <w:t>dannyjackson@arizona.edu</w:t>
      </w:r>
    </w:p>
    <w:p w14:paraId="26B6053D" w14:textId="77777777" w:rsidR="000A5E4B" w:rsidRDefault="000A5E4B" w:rsidP="005E166B">
      <w:pPr>
        <w:rPr>
          <w:ins w:id="1" w:author="Sabrina McNew" w:date="2025-03-11T12:58:00Z" w16du:dateUtc="2025-03-11T19:58:00Z"/>
          <w:bCs/>
        </w:rPr>
      </w:pPr>
    </w:p>
    <w:p w14:paraId="59A65E64" w14:textId="52174911" w:rsidR="00C326FE" w:rsidRDefault="00C326FE" w:rsidP="005E166B">
      <w:pPr>
        <w:rPr>
          <w:ins w:id="2" w:author="Sabrina McNew" w:date="2025-03-11T12:58:00Z" w16du:dateUtc="2025-03-11T19:58:00Z"/>
          <w:b/>
        </w:rPr>
      </w:pPr>
      <w:ins w:id="3" w:author="Sabrina McNew" w:date="2025-03-11T12:58:00Z" w16du:dateUtc="2025-03-11T19:58:00Z">
        <w:r>
          <w:rPr>
            <w:b/>
          </w:rPr>
          <w:t xml:space="preserve">Add acknowledgements </w:t>
        </w:r>
      </w:ins>
      <w:ins w:id="4" w:author="Sabrina McNew" w:date="2025-03-11T13:00:00Z" w16du:dateUtc="2025-03-11T20:00:00Z">
        <w:r w:rsidR="00DD0FB6">
          <w:rPr>
            <w:b/>
          </w:rPr>
          <w:t>following</w:t>
        </w:r>
      </w:ins>
      <w:ins w:id="5" w:author="Sabrina McNew" w:date="2025-03-11T12:58:00Z" w16du:dateUtc="2025-03-11T19:58:00Z">
        <w:r>
          <w:rPr>
            <w:b/>
          </w:rPr>
          <w:t xml:space="preserve"> Ornithology style </w:t>
        </w:r>
      </w:ins>
      <w:ins w:id="6" w:author="Sabrina McNew" w:date="2025-03-11T13:00:00Z" w16du:dateUtc="2025-03-11T20:00:00Z">
        <w:r w:rsidR="00DD0FB6">
          <w:rPr>
            <w:b/>
          </w:rPr>
          <w:t>guide</w:t>
        </w:r>
      </w:ins>
    </w:p>
    <w:p w14:paraId="3CF2A254" w14:textId="1EF35B03" w:rsidR="00C326FE" w:rsidRPr="00C326FE" w:rsidRDefault="00C326FE" w:rsidP="005E166B">
      <w:pPr>
        <w:rPr>
          <w:bCs/>
        </w:rPr>
      </w:pPr>
      <w:ins w:id="7" w:author="Sabrina McNew" w:date="2025-03-11T12:58:00Z" w16du:dateUtc="2025-03-11T19:58:00Z">
        <w:r w:rsidRPr="00C326FE">
          <w:rPr>
            <w:bCs/>
            <w:rPrChange w:id="8" w:author="Sabrina McNew" w:date="2025-03-11T12:58:00Z" w16du:dateUtc="2025-03-11T19:58:00Z">
              <w:rPr>
                <w:b/>
              </w:rPr>
            </w:rPrChange>
          </w:rPr>
          <w:t>https://academic.oup.com/auk/pages/general_instructions#Preparing%20Your%20Manuscript</w:t>
        </w:r>
      </w:ins>
    </w:p>
    <w:p w14:paraId="5F65852C" w14:textId="708C2EAD" w:rsidR="0085178F" w:rsidRPr="000A5E4B" w:rsidRDefault="00DD0FB6" w:rsidP="005E166B">
      <w:pPr>
        <w:rPr>
          <w:b/>
          <w:bCs/>
          <w:u w:val="single"/>
          <w:lang w:val="en"/>
        </w:rPr>
      </w:pPr>
      <w:ins w:id="9" w:author="Sabrina McNew" w:date="2025-03-11T13:00:00Z" w16du:dateUtc="2025-03-11T20:00:00Z">
        <w:r>
          <w:rPr>
            <w:rFonts w:ascii="Merriweather" w:hAnsi="Merriweather"/>
            <w:color w:val="2A2A2A"/>
            <w:sz w:val="23"/>
            <w:szCs w:val="23"/>
            <w:shd w:val="clear" w:color="auto" w:fill="FFFFFF"/>
          </w:rPr>
          <w:t>(1) Thanks to your sponsors, everyone in the field or lab who helped with the research, and reviewers, (2) </w:t>
        </w:r>
        <w:r>
          <w:rPr>
            <w:rStyle w:val="Emphasis"/>
            <w:rFonts w:ascii="Merriweather" w:hAnsi="Merriweather"/>
            <w:color w:val="2A2A2A"/>
            <w:sz w:val="23"/>
            <w:szCs w:val="23"/>
            <w:bdr w:val="none" w:sz="0" w:space="0" w:color="auto" w:frame="1"/>
            <w:shd w:val="clear" w:color="auto" w:fill="FFFFFF"/>
          </w:rPr>
          <w:t>Funding statement</w:t>
        </w:r>
        <w:r>
          <w:rPr>
            <w:rFonts w:ascii="Merriweather" w:hAnsi="Merriweather"/>
            <w:color w:val="2A2A2A"/>
            <w:sz w:val="23"/>
            <w:szCs w:val="23"/>
            <w:shd w:val="clear" w:color="auto" w:fill="FFFFFF"/>
          </w:rPr>
          <w:t> listing your funding sources, (3) </w:t>
        </w:r>
        <w:r>
          <w:rPr>
            <w:rStyle w:val="Emphasis"/>
            <w:rFonts w:ascii="Merriweather" w:hAnsi="Merriweather"/>
            <w:color w:val="2A2A2A"/>
            <w:sz w:val="23"/>
            <w:szCs w:val="23"/>
            <w:bdr w:val="none" w:sz="0" w:space="0" w:color="auto" w:frame="1"/>
            <w:shd w:val="clear" w:color="auto" w:fill="FFFFFF"/>
          </w:rPr>
          <w:t>Ethics statement</w:t>
        </w:r>
        <w:r>
          <w:rPr>
            <w:rFonts w:ascii="Merriweather" w:hAnsi="Merriweather"/>
            <w:color w:val="2A2A2A"/>
            <w:sz w:val="23"/>
            <w:szCs w:val="23"/>
            <w:shd w:val="clear" w:color="auto" w:fill="FFFFFF"/>
          </w:rPr>
          <w:t>, (4) </w:t>
        </w:r>
        <w:r>
          <w:rPr>
            <w:rStyle w:val="Emphasis"/>
            <w:rFonts w:ascii="Merriweather" w:hAnsi="Merriweather"/>
            <w:color w:val="2A2A2A"/>
            <w:sz w:val="23"/>
            <w:szCs w:val="23"/>
            <w:bdr w:val="none" w:sz="0" w:space="0" w:color="auto" w:frame="1"/>
            <w:shd w:val="clear" w:color="auto" w:fill="FFFFFF"/>
          </w:rPr>
          <w:t>Conflict of interest statement</w:t>
        </w:r>
        <w:r>
          <w:rPr>
            <w:rFonts w:ascii="Merriweather" w:hAnsi="Merriweather"/>
            <w:color w:val="2A2A2A"/>
            <w:sz w:val="23"/>
            <w:szCs w:val="23"/>
            <w:shd w:val="clear" w:color="auto" w:fill="FFFFFF"/>
          </w:rPr>
          <w:t>, (5) </w:t>
        </w:r>
        <w:r>
          <w:rPr>
            <w:rStyle w:val="Emphasis"/>
            <w:rFonts w:ascii="Merriweather" w:hAnsi="Merriweather"/>
            <w:color w:val="2A2A2A"/>
            <w:sz w:val="23"/>
            <w:szCs w:val="23"/>
            <w:bdr w:val="none" w:sz="0" w:space="0" w:color="auto" w:frame="1"/>
            <w:shd w:val="clear" w:color="auto" w:fill="FFFFFF"/>
          </w:rPr>
          <w:t>Author contributions</w:t>
        </w:r>
        <w:r>
          <w:rPr>
            <w:rFonts w:ascii="Merriweather" w:hAnsi="Merriweather"/>
            <w:color w:val="2A2A2A"/>
            <w:sz w:val="23"/>
            <w:szCs w:val="23"/>
            <w:shd w:val="clear" w:color="auto" w:fill="FFFFFF"/>
          </w:rPr>
          <w:t>, and (6) </w:t>
        </w:r>
        <w:r>
          <w:rPr>
            <w:rStyle w:val="Emphasis"/>
            <w:rFonts w:ascii="Merriweather" w:hAnsi="Merriweather"/>
            <w:color w:val="2A2A2A"/>
            <w:sz w:val="23"/>
            <w:szCs w:val="23"/>
            <w:bdr w:val="none" w:sz="0" w:space="0" w:color="auto" w:frame="1"/>
            <w:shd w:val="clear" w:color="auto" w:fill="FFFFFF"/>
          </w:rPr>
          <w:t>Data availability</w:t>
        </w:r>
        <w:r>
          <w:rPr>
            <w:rFonts w:ascii="Merriweather" w:hAnsi="Merriweather"/>
            <w:color w:val="2A2A2A"/>
            <w:sz w:val="23"/>
            <w:szCs w:val="23"/>
            <w:shd w:val="clear" w:color="auto" w:fill="FFFFFF"/>
          </w:rPr>
          <w:t>. Details for (3) - (6) are below.</w:t>
        </w:r>
        <w:r>
          <w:rPr>
            <w:b/>
            <w:bCs/>
            <w:u w:val="single"/>
            <w:lang w:val="en"/>
          </w:rPr>
          <w:br w:type="column"/>
        </w:r>
      </w:ins>
      <w:r w:rsidR="0085178F" w:rsidRPr="000A5E4B">
        <w:rPr>
          <w:b/>
          <w:bCs/>
          <w:u w:val="single"/>
          <w:lang w:val="en"/>
        </w:rPr>
        <w:lastRenderedPageBreak/>
        <w:t>Abstract</w:t>
      </w:r>
    </w:p>
    <w:p w14:paraId="24448963" w14:textId="0690A5F8" w:rsidR="00CA2E21" w:rsidRDefault="0085178F" w:rsidP="00847D9D">
      <w:pPr>
        <w:ind w:firstLine="720"/>
        <w:rPr>
          <w:bCs/>
          <w:lang w:val="en"/>
        </w:rPr>
      </w:pPr>
      <w:r w:rsidRPr="006D2868">
        <w:rPr>
          <w:bCs/>
          <w:lang w:val="en"/>
        </w:rPr>
        <w:t xml:space="preserve">Urbanization </w:t>
      </w:r>
      <w:del w:id="10" w:author="Scott Anthony Taylor" w:date="2025-04-06T13:20:00Z" w16du:dateUtc="2025-04-06T19:20:00Z">
        <w:r w:rsidRPr="006D2868" w:rsidDel="008C0571">
          <w:rPr>
            <w:bCs/>
            <w:lang w:val="en"/>
          </w:rPr>
          <w:delText>has reshaped</w:delText>
        </w:r>
      </w:del>
      <w:ins w:id="11" w:author="Scott Anthony Taylor" w:date="2025-04-06T13:20:00Z" w16du:dateUtc="2025-04-06T19:20:00Z">
        <w:r w:rsidR="008C0571">
          <w:rPr>
            <w:bCs/>
            <w:lang w:val="en"/>
          </w:rPr>
          <w:t>is reshap</w:t>
        </w:r>
      </w:ins>
      <w:ins w:id="12" w:author="Scott Anthony Taylor" w:date="2025-04-06T13:21:00Z" w16du:dateUtc="2025-04-06T19:21:00Z">
        <w:r w:rsidR="008C0571">
          <w:rPr>
            <w:bCs/>
            <w:lang w:val="en"/>
          </w:rPr>
          <w:t>ing</w:t>
        </w:r>
      </w:ins>
      <w:r w:rsidRPr="006D2868">
        <w:rPr>
          <w:bCs/>
          <w:lang w:val="en"/>
        </w:rPr>
        <w:t xml:space="preserve"> ecosystems globally and </w:t>
      </w:r>
      <w:del w:id="13" w:author="Scott Anthony Taylor" w:date="2025-04-06T13:21:00Z" w16du:dateUtc="2025-04-06T19:21:00Z">
        <w:r w:rsidRPr="006D2868" w:rsidDel="00E71E94">
          <w:rPr>
            <w:bCs/>
            <w:lang w:val="en"/>
          </w:rPr>
          <w:delText>has created</w:delText>
        </w:r>
      </w:del>
      <w:ins w:id="14" w:author="Scott Anthony Taylor" w:date="2025-04-06T13:21:00Z" w16du:dateUtc="2025-04-06T19:21:00Z">
        <w:r w:rsidR="00E71E94">
          <w:rPr>
            <w:bCs/>
            <w:lang w:val="en"/>
          </w:rPr>
          <w:t>creating</w:t>
        </w:r>
      </w:ins>
      <w:r w:rsidRPr="006D2868">
        <w:rPr>
          <w:bCs/>
          <w:lang w:val="en"/>
        </w:rPr>
        <w:t xml:space="preserve"> new selective regimes to which wild animals must adapt if they are to persist</w:t>
      </w:r>
      <w:del w:id="15" w:author="Scott Anthony Taylor" w:date="2025-04-06T13:22:00Z" w16du:dateUtc="2025-04-06T19:22:00Z">
        <w:r w:rsidRPr="006D2868" w:rsidDel="00D563C6">
          <w:rPr>
            <w:bCs/>
            <w:lang w:val="en"/>
          </w:rPr>
          <w:delText xml:space="preserve"> in the new urban ecosystem</w:delText>
        </w:r>
      </w:del>
      <w:ins w:id="16" w:author="Sabrina McNew" w:date="2025-03-11T09:48:00Z" w16du:dateUtc="2025-03-11T16:48:00Z">
        <w:del w:id="17" w:author="Scott Anthony Taylor" w:date="2025-04-06T13:22:00Z" w16du:dateUtc="2025-04-06T19:22:00Z">
          <w:r w:rsidR="00671892" w:rsidDel="00D563C6">
            <w:rPr>
              <w:bCs/>
              <w:lang w:val="en"/>
            </w:rPr>
            <w:delText>landscape</w:delText>
          </w:r>
        </w:del>
      </w:ins>
      <w:r w:rsidRPr="006D2868">
        <w:rPr>
          <w:bCs/>
          <w:lang w:val="en"/>
        </w:rPr>
        <w:t xml:space="preserve">. </w:t>
      </w:r>
      <w:r w:rsidR="008F5817">
        <w:rPr>
          <w:bCs/>
          <w:lang w:val="en"/>
        </w:rPr>
        <w:t>U</w:t>
      </w:r>
      <w:r w:rsidRPr="006D2868">
        <w:rPr>
          <w:bCs/>
          <w:lang w:val="en"/>
        </w:rPr>
        <w:t xml:space="preserve">rbanization presents a variety of additional novel challenges (e.g. artificial light at night, noise pollution, novel resource distributions, etc.) that may </w:t>
      </w:r>
      <w:commentRangeStart w:id="18"/>
      <w:del w:id="19" w:author="Sabrina McNew" w:date="2025-03-11T09:48:00Z" w16du:dateUtc="2025-03-11T16:48:00Z">
        <w:r w:rsidRPr="006D2868" w:rsidDel="00671892">
          <w:rPr>
            <w:bCs/>
            <w:lang w:val="en"/>
          </w:rPr>
          <w:delText xml:space="preserve">differently </w:delText>
        </w:r>
        <w:commentRangeEnd w:id="18"/>
        <w:r w:rsidR="00671892" w:rsidDel="00671892">
          <w:rPr>
            <w:rStyle w:val="CommentReference"/>
            <w:rFonts w:ascii="Calibri" w:eastAsia="Calibri" w:hAnsi="Calibri" w:cs="Calibri"/>
          </w:rPr>
          <w:commentReference w:id="18"/>
        </w:r>
      </w:del>
      <w:r w:rsidR="008F5817">
        <w:rPr>
          <w:bCs/>
          <w:lang w:val="en"/>
        </w:rPr>
        <w:t>affect native taxa</w:t>
      </w:r>
      <w:r w:rsidRPr="006D2868">
        <w:rPr>
          <w:bCs/>
          <w:lang w:val="en"/>
        </w:rPr>
        <w:t>.</w:t>
      </w:r>
      <w:r w:rsidR="008F5817">
        <w:rPr>
          <w:bCs/>
          <w:lang w:val="en"/>
        </w:rPr>
        <w:t xml:space="preserve"> </w:t>
      </w:r>
      <w:ins w:id="20" w:author="Scott Anthony Taylor" w:date="2025-04-06T13:24:00Z" w16du:dateUtc="2025-04-06T19:24:00Z">
        <w:r w:rsidR="00415AC1">
          <w:rPr>
            <w:bCs/>
            <w:lang w:val="en"/>
          </w:rPr>
          <w:t>B</w:t>
        </w:r>
      </w:ins>
      <w:ins w:id="21" w:author="Scott Anthony Taylor" w:date="2025-04-06T13:23:00Z" w16du:dateUtc="2025-04-06T19:23:00Z">
        <w:r w:rsidR="00250AB1">
          <w:rPr>
            <w:bCs/>
            <w:lang w:val="en"/>
          </w:rPr>
          <w:t xml:space="preserve">irds are responding to the novel selection pressures </w:t>
        </w:r>
        <w:r w:rsidR="00415AC1">
          <w:rPr>
            <w:bCs/>
            <w:lang w:val="en"/>
          </w:rPr>
          <w:t>of</w:t>
        </w:r>
        <w:r w:rsidR="00250AB1">
          <w:rPr>
            <w:bCs/>
            <w:lang w:val="en"/>
          </w:rPr>
          <w:t xml:space="preserve"> urbanization</w:t>
        </w:r>
        <w:r w:rsidR="00415AC1">
          <w:rPr>
            <w:bCs/>
            <w:lang w:val="en"/>
          </w:rPr>
          <w:t xml:space="preserve"> </w:t>
        </w:r>
      </w:ins>
      <w:ins w:id="22" w:author="Scott Anthony Taylor" w:date="2025-04-06T13:24:00Z" w16du:dateUtc="2025-04-06T19:24:00Z">
        <w:r w:rsidR="00DF212A">
          <w:rPr>
            <w:bCs/>
            <w:lang w:val="en"/>
          </w:rPr>
          <w:t xml:space="preserve">via </w:t>
        </w:r>
      </w:ins>
      <w:commentRangeStart w:id="23"/>
      <w:commentRangeStart w:id="24"/>
      <w:r w:rsidR="008F5817">
        <w:rPr>
          <w:bCs/>
          <w:lang w:val="en"/>
        </w:rPr>
        <w:t>S</w:t>
      </w:r>
      <w:r w:rsidR="008F5817" w:rsidRPr="006D2868">
        <w:rPr>
          <w:bCs/>
          <w:lang w:val="en"/>
        </w:rPr>
        <w:t>election</w:t>
      </w:r>
      <w:r w:rsidR="008F5817">
        <w:rPr>
          <w:bCs/>
          <w:lang w:val="en"/>
        </w:rPr>
        <w:t xml:space="preserve"> </w:t>
      </w:r>
      <w:ins w:id="25" w:author="Scott Anthony Taylor" w:date="2025-04-06T13:25:00Z" w16du:dateUtc="2025-04-06T19:25:00Z">
        <w:r w:rsidR="00DF212A">
          <w:rPr>
            <w:bCs/>
            <w:lang w:val="en"/>
          </w:rPr>
          <w:t xml:space="preserve">on </w:t>
        </w:r>
      </w:ins>
      <w:del w:id="26" w:author="Scott Anthony Taylor" w:date="2025-04-06T13:25:00Z" w16du:dateUtc="2025-04-06T19:25:00Z">
        <w:r w:rsidR="008F5817" w:rsidDel="00DF212A">
          <w:rPr>
            <w:bCs/>
            <w:lang w:val="en"/>
          </w:rPr>
          <w:delText>by urbanization</w:delText>
        </w:r>
        <w:r w:rsidR="008F5817" w:rsidRPr="006D2868" w:rsidDel="00DF212A">
          <w:rPr>
            <w:bCs/>
            <w:lang w:val="en"/>
          </w:rPr>
          <w:delText xml:space="preserve"> on </w:delText>
        </w:r>
      </w:del>
      <w:r w:rsidR="008F5817" w:rsidRPr="006D2868">
        <w:rPr>
          <w:bCs/>
          <w:lang w:val="en"/>
        </w:rPr>
        <w:t>genes involved in behavior, cognition, and immune function</w:t>
      </w:r>
      <w:del w:id="27" w:author="Scott Anthony Taylor" w:date="2025-04-06T13:25:00Z" w16du:dateUtc="2025-04-06T19:25:00Z">
        <w:r w:rsidR="008F5817" w:rsidRPr="006D2868" w:rsidDel="00DF212A">
          <w:rPr>
            <w:bCs/>
            <w:lang w:val="en"/>
          </w:rPr>
          <w:delText xml:space="preserve"> has been demonstrated in several avian species</w:delText>
        </w:r>
        <w:commentRangeEnd w:id="23"/>
        <w:r w:rsidR="00671892" w:rsidDel="00DF212A">
          <w:rPr>
            <w:rStyle w:val="CommentReference"/>
            <w:rFonts w:ascii="Calibri" w:eastAsia="Calibri" w:hAnsi="Calibri" w:cs="Calibri"/>
          </w:rPr>
          <w:commentReference w:id="23"/>
        </w:r>
        <w:commentRangeEnd w:id="24"/>
        <w:r w:rsidR="00217FB2" w:rsidDel="00DF212A">
          <w:rPr>
            <w:rStyle w:val="CommentReference"/>
            <w:rFonts w:ascii="Calibri" w:eastAsia="Calibri" w:hAnsi="Calibri" w:cs="Calibri"/>
          </w:rPr>
          <w:commentReference w:id="24"/>
        </w:r>
      </w:del>
      <w:r w:rsidR="008F5817">
        <w:rPr>
          <w:bCs/>
          <w:lang w:val="en"/>
        </w:rPr>
        <w:t>.</w:t>
      </w:r>
      <w:r w:rsidRPr="006D2868">
        <w:rPr>
          <w:bCs/>
          <w:lang w:val="en"/>
        </w:rPr>
        <w:t xml:space="preserve"> </w:t>
      </w:r>
      <w:commentRangeStart w:id="28"/>
      <w:commentRangeStart w:id="29"/>
      <w:r w:rsidRPr="006D2868">
        <w:rPr>
          <w:bCs/>
          <w:lang w:val="en"/>
        </w:rPr>
        <w:t xml:space="preserve">Studies of </w:t>
      </w:r>
      <w:r w:rsidR="00847D9D" w:rsidRPr="006D2868">
        <w:rPr>
          <w:bCs/>
          <w:lang w:val="en"/>
        </w:rPr>
        <w:t>closely related</w:t>
      </w:r>
      <w:r w:rsidRPr="006D2868">
        <w:rPr>
          <w:bCs/>
          <w:lang w:val="en"/>
        </w:rPr>
        <w:t xml:space="preserve"> sympatric species may shed new light on how organisms experience genetic change in urban settings. </w:t>
      </w:r>
      <w:commentRangeEnd w:id="28"/>
      <w:r w:rsidR="00671892">
        <w:rPr>
          <w:rStyle w:val="CommentReference"/>
          <w:rFonts w:ascii="Calibri" w:eastAsia="Calibri" w:hAnsi="Calibri" w:cs="Calibri"/>
        </w:rPr>
        <w:commentReference w:id="28"/>
      </w:r>
      <w:commentRangeEnd w:id="29"/>
      <w:r w:rsidR="00485595">
        <w:rPr>
          <w:rStyle w:val="CommentReference"/>
          <w:rFonts w:ascii="Calibri" w:eastAsia="Calibri" w:hAnsi="Calibri" w:cs="Calibri"/>
        </w:rPr>
        <w:commentReference w:id="29"/>
      </w:r>
      <w:r w:rsidRPr="006D2868">
        <w:rPr>
          <w:bCs/>
          <w:lang w:val="en"/>
        </w:rPr>
        <w:t>Here we analyzed whole genome sequences of northern cardinals (</w:t>
      </w:r>
      <w:r w:rsidRPr="006D2868">
        <w:rPr>
          <w:bCs/>
          <w:i/>
          <w:iCs/>
          <w:lang w:val="en"/>
        </w:rPr>
        <w:t>Cardinalis cardinalis</w:t>
      </w:r>
      <w:r w:rsidRPr="006D2868">
        <w:rPr>
          <w:bCs/>
          <w:lang w:val="en"/>
        </w:rPr>
        <w:t>) and pyrrhuloxia (</w:t>
      </w:r>
      <w:r w:rsidRPr="006D2868">
        <w:rPr>
          <w:bCs/>
          <w:i/>
          <w:iCs/>
          <w:lang w:val="en"/>
        </w:rPr>
        <w:t xml:space="preserve">C. </w:t>
      </w:r>
      <w:proofErr w:type="spellStart"/>
      <w:r w:rsidRPr="006D2868">
        <w:rPr>
          <w:bCs/>
          <w:i/>
          <w:iCs/>
          <w:lang w:val="en"/>
        </w:rPr>
        <w:t>sinuatus</w:t>
      </w:r>
      <w:proofErr w:type="spellEnd"/>
      <w:r w:rsidRPr="006D2868">
        <w:rPr>
          <w:bCs/>
          <w:lang w:val="en"/>
        </w:rPr>
        <w:t xml:space="preserve">) from urban and rural areas of Arizona, USA to </w:t>
      </w:r>
      <w:del w:id="30" w:author="Scott Anthony Taylor" w:date="2025-04-06T13:27:00Z" w16du:dateUtc="2025-04-06T19:27:00Z">
        <w:r w:rsidRPr="006D2868" w:rsidDel="002D4EB9">
          <w:rPr>
            <w:bCs/>
            <w:lang w:val="en"/>
          </w:rPr>
          <w:delText>test for the presence of</w:delText>
        </w:r>
      </w:del>
      <w:ins w:id="31" w:author="Scott Anthony Taylor" w:date="2025-04-06T13:27:00Z" w16du:dateUtc="2025-04-06T19:27:00Z">
        <w:r w:rsidR="002D4EB9">
          <w:rPr>
            <w:bCs/>
            <w:lang w:val="en"/>
          </w:rPr>
          <w:t>examine</w:t>
        </w:r>
        <w:r w:rsidR="00277962">
          <w:rPr>
            <w:bCs/>
            <w:lang w:val="en"/>
          </w:rPr>
          <w:t xml:space="preserve"> potential</w:t>
        </w:r>
      </w:ins>
      <w:r w:rsidRPr="006D2868">
        <w:rPr>
          <w:bCs/>
          <w:lang w:val="en"/>
        </w:rPr>
        <w:t xml:space="preserve"> </w:t>
      </w:r>
      <w:del w:id="32" w:author="Scott Anthony Taylor" w:date="2025-04-06T13:27:00Z" w16du:dateUtc="2025-04-06T19:27:00Z">
        <w:r w:rsidRPr="006D2868" w:rsidDel="00277962">
          <w:rPr>
            <w:bCs/>
            <w:lang w:val="en"/>
          </w:rPr>
          <w:delText xml:space="preserve">urban-related </w:delText>
        </w:r>
      </w:del>
      <w:r w:rsidRPr="006D2868">
        <w:rPr>
          <w:bCs/>
          <w:lang w:val="en"/>
        </w:rPr>
        <w:t>parallel evolution and introgression</w:t>
      </w:r>
      <w:ins w:id="33" w:author="Scott Anthony Taylor" w:date="2025-04-06T13:27:00Z" w16du:dateUtc="2025-04-06T19:27:00Z">
        <w:r w:rsidR="00277962">
          <w:rPr>
            <w:bCs/>
            <w:lang w:val="en"/>
          </w:rPr>
          <w:t xml:space="preserve"> </w:t>
        </w:r>
      </w:ins>
      <w:ins w:id="34" w:author="Scott Anthony Taylor" w:date="2025-04-06T13:28:00Z" w16du:dateUtc="2025-04-06T19:28:00Z">
        <w:r w:rsidR="00277962">
          <w:rPr>
            <w:bCs/>
            <w:lang w:val="en"/>
          </w:rPr>
          <w:t xml:space="preserve">related to urban </w:t>
        </w:r>
        <w:r w:rsidR="00640733">
          <w:rPr>
            <w:bCs/>
            <w:lang w:val="en"/>
          </w:rPr>
          <w:t>adaptation</w:t>
        </w:r>
      </w:ins>
      <w:r w:rsidRPr="006D2868">
        <w:rPr>
          <w:bCs/>
          <w:lang w:val="en"/>
        </w:rPr>
        <w:t xml:space="preserve">. </w:t>
      </w:r>
      <w:r w:rsidR="00847D9D">
        <w:rPr>
          <w:bCs/>
          <w:lang w:val="en"/>
        </w:rPr>
        <w:t xml:space="preserve">We identified genes involved in neural function, muscle development, </w:t>
      </w:r>
      <w:r w:rsidR="00825C7F">
        <w:rPr>
          <w:bCs/>
          <w:lang w:val="en"/>
        </w:rPr>
        <w:t xml:space="preserve">blood physiology, </w:t>
      </w:r>
      <w:r w:rsidR="00847D9D">
        <w:rPr>
          <w:bCs/>
          <w:lang w:val="en"/>
        </w:rPr>
        <w:t xml:space="preserve">and immune function across both species that appear to have undergone </w:t>
      </w:r>
      <w:del w:id="35" w:author="Scott Anthony Taylor" w:date="2025-04-06T13:28:00Z" w16du:dateUtc="2025-04-06T19:28:00Z">
        <w:r w:rsidR="00847D9D" w:rsidDel="00640733">
          <w:rPr>
            <w:bCs/>
            <w:lang w:val="en"/>
          </w:rPr>
          <w:delText xml:space="preserve">urban </w:delText>
        </w:r>
      </w:del>
      <w:r w:rsidR="00847D9D">
        <w:rPr>
          <w:bCs/>
          <w:lang w:val="en"/>
        </w:rPr>
        <w:t>selection</w:t>
      </w:r>
      <w:ins w:id="36" w:author="Scott Anthony Taylor" w:date="2025-04-06T13:28:00Z" w16du:dateUtc="2025-04-06T19:28:00Z">
        <w:r w:rsidR="00640733">
          <w:rPr>
            <w:bCs/>
            <w:lang w:val="en"/>
          </w:rPr>
          <w:t xml:space="preserve"> in urban populations</w:t>
        </w:r>
      </w:ins>
      <w:r w:rsidR="00847D9D">
        <w:rPr>
          <w:bCs/>
          <w:lang w:val="en"/>
        </w:rPr>
        <w:t xml:space="preserve">. We demonstrate evidence of parallel urban selection on the same genes in both cardinal species and between our focal species and </w:t>
      </w:r>
      <w:r w:rsidR="00825C7F">
        <w:rPr>
          <w:bCs/>
          <w:lang w:val="en"/>
        </w:rPr>
        <w:t xml:space="preserve">two other </w:t>
      </w:r>
      <w:r w:rsidR="00847D9D">
        <w:rPr>
          <w:bCs/>
          <w:lang w:val="en"/>
        </w:rPr>
        <w:t>avian taxa in the literature. Our findings emphasize the novel dynamics of behavior, energetics, and immune challenges faced by native species in a rapidly urbanizing world.</w:t>
      </w:r>
    </w:p>
    <w:p w14:paraId="71E762D3" w14:textId="77777777" w:rsidR="00DD0FB6" w:rsidRDefault="00DD0FB6" w:rsidP="00DD0FB6">
      <w:pPr>
        <w:rPr>
          <w:ins w:id="37" w:author="Sabrina McNew" w:date="2025-03-11T12:59:00Z" w16du:dateUtc="2025-03-11T19:59:00Z"/>
          <w:bCs/>
          <w:lang w:val="en"/>
        </w:rPr>
      </w:pPr>
    </w:p>
    <w:p w14:paraId="7A9355C2" w14:textId="2CC29686" w:rsidR="00DD0FB6" w:rsidRPr="00DD0FB6" w:rsidRDefault="00DD0FB6" w:rsidP="00DD0FB6">
      <w:pPr>
        <w:rPr>
          <w:ins w:id="38" w:author="Sabrina McNew" w:date="2025-03-11T12:59:00Z" w16du:dateUtc="2025-03-11T19:59:00Z"/>
          <w:b/>
          <w:i/>
          <w:iCs/>
          <w:lang w:val="en"/>
          <w:rPrChange w:id="39" w:author="Sabrina McNew" w:date="2025-03-11T12:59:00Z" w16du:dateUtc="2025-03-11T19:59:00Z">
            <w:rPr>
              <w:ins w:id="40" w:author="Sabrina McNew" w:date="2025-03-11T12:59:00Z" w16du:dateUtc="2025-03-11T19:59:00Z"/>
              <w:b/>
              <w:lang w:val="en"/>
            </w:rPr>
          </w:rPrChange>
        </w:rPr>
      </w:pPr>
      <w:ins w:id="41" w:author="Sabrina McNew" w:date="2025-03-11T12:59:00Z" w16du:dateUtc="2025-03-11T19:59:00Z">
        <w:r w:rsidRPr="00DD0FB6">
          <w:rPr>
            <w:b/>
            <w:i/>
            <w:iCs/>
            <w:lang w:val="en"/>
            <w:rPrChange w:id="42" w:author="Sabrina McNew" w:date="2025-03-11T12:59:00Z" w16du:dateUtc="2025-03-11T19:59:00Z">
              <w:rPr>
                <w:b/>
                <w:lang w:val="en"/>
              </w:rPr>
            </w:rPrChange>
          </w:rPr>
          <w:t>Key Words:</w:t>
        </w:r>
      </w:ins>
    </w:p>
    <w:p w14:paraId="7CAF9802" w14:textId="77777777" w:rsidR="00DD0FB6" w:rsidRDefault="00DD0FB6" w:rsidP="00DD0FB6">
      <w:pPr>
        <w:rPr>
          <w:ins w:id="43" w:author="Sabrina McNew" w:date="2025-03-11T13:00:00Z" w16du:dateUtc="2025-03-11T20:00:00Z"/>
          <w:bCs/>
          <w:lang w:val="en"/>
        </w:rPr>
      </w:pPr>
    </w:p>
    <w:p w14:paraId="42767C15" w14:textId="77777777" w:rsidR="00DD0FB6" w:rsidRDefault="00DD0FB6" w:rsidP="00DD0FB6">
      <w:pPr>
        <w:rPr>
          <w:ins w:id="44" w:author="Sabrina McNew" w:date="2025-03-11T13:00:00Z" w16du:dateUtc="2025-03-11T20:00:00Z"/>
          <w:bCs/>
          <w:lang w:val="en"/>
        </w:rPr>
      </w:pPr>
    </w:p>
    <w:p w14:paraId="7CBD87DD" w14:textId="601A6CA7" w:rsidR="00DD0FB6" w:rsidRPr="00DD0FB6" w:rsidRDefault="00DD0FB6">
      <w:pPr>
        <w:rPr>
          <w:bCs/>
          <w:i/>
          <w:iCs/>
          <w:lang w:val="en"/>
          <w:rPrChange w:id="45" w:author="Sabrina McNew" w:date="2025-03-11T13:00:00Z" w16du:dateUtc="2025-03-11T20:00:00Z">
            <w:rPr>
              <w:bCs/>
              <w:lang w:val="en"/>
            </w:rPr>
          </w:rPrChange>
        </w:rPr>
        <w:pPrChange w:id="46" w:author="Sabrina McNew" w:date="2025-03-11T12:59:00Z" w16du:dateUtc="2025-03-11T19:59:00Z">
          <w:pPr>
            <w:ind w:firstLine="720"/>
          </w:pPr>
        </w:pPrChange>
      </w:pPr>
      <w:ins w:id="47" w:author="Sabrina McNew" w:date="2025-03-11T13:00:00Z" w16du:dateUtc="2025-03-11T20:00:00Z">
        <w:r>
          <w:rPr>
            <w:b/>
            <w:i/>
            <w:iCs/>
            <w:lang w:val="en"/>
          </w:rPr>
          <w:t xml:space="preserve">Lay summary: </w:t>
        </w:r>
      </w:ins>
    </w:p>
    <w:p w14:paraId="48CB3C8B" w14:textId="77777777" w:rsidR="00847D9D" w:rsidRDefault="00847D9D">
      <w:pPr>
        <w:rPr>
          <w:bCs/>
          <w:lang w:val="en"/>
        </w:rPr>
      </w:pPr>
      <w:r>
        <w:rPr>
          <w:bCs/>
          <w:lang w:val="en"/>
        </w:rPr>
        <w:br w:type="page"/>
      </w:r>
    </w:p>
    <w:p w14:paraId="6D191A15" w14:textId="70DF7CFF" w:rsidR="0085178F" w:rsidRPr="006D2868" w:rsidRDefault="0085178F" w:rsidP="00FE72A9">
      <w:pPr>
        <w:spacing w:line="480" w:lineRule="auto"/>
        <w:rPr>
          <w:b/>
          <w:bCs/>
          <w:u w:val="single"/>
          <w:lang w:val="en"/>
        </w:rPr>
      </w:pPr>
      <w:r w:rsidRPr="006D2868">
        <w:rPr>
          <w:b/>
          <w:bCs/>
          <w:u w:val="single"/>
          <w:lang w:val="en"/>
        </w:rPr>
        <w:lastRenderedPageBreak/>
        <w:t>Introduction</w:t>
      </w:r>
    </w:p>
    <w:p w14:paraId="4B2D280B" w14:textId="72211126" w:rsidR="00EA3916" w:rsidRDefault="0085178F" w:rsidP="00FE72A9">
      <w:pPr>
        <w:spacing w:line="480" w:lineRule="auto"/>
        <w:ind w:firstLine="720"/>
        <w:rPr>
          <w:bCs/>
          <w:lang w:val="en"/>
        </w:rPr>
      </w:pPr>
      <w:r w:rsidRPr="006D2868">
        <w:rPr>
          <w:bCs/>
          <w:lang w:val="en"/>
        </w:rPr>
        <w:t xml:space="preserve">Urbanization </w:t>
      </w:r>
      <w:del w:id="48" w:author="Sabrina McNew" w:date="2025-03-11T09:54:00Z" w16du:dateUtc="2025-03-11T16:54:00Z">
        <w:r w:rsidRPr="006D2868" w:rsidDel="00671892">
          <w:rPr>
            <w:bCs/>
            <w:lang w:val="en"/>
          </w:rPr>
          <w:delText>can reshape</w:delText>
        </w:r>
      </w:del>
      <w:ins w:id="49" w:author="Sabrina McNew" w:date="2025-03-11T09:54:00Z" w16du:dateUtc="2025-03-11T16:54:00Z">
        <w:r w:rsidR="00671892">
          <w:rPr>
            <w:bCs/>
            <w:lang w:val="en"/>
          </w:rPr>
          <w:t>reshapes</w:t>
        </w:r>
      </w:ins>
      <w:r w:rsidRPr="006D2868">
        <w:rPr>
          <w:bCs/>
          <w:lang w:val="en"/>
        </w:rPr>
        <w:t xml:space="preserve"> natural selective environments and create</w:t>
      </w:r>
      <w:ins w:id="50" w:author="Sabrina McNew" w:date="2025-03-11T09:54:00Z" w16du:dateUtc="2025-03-11T16:54:00Z">
        <w:r w:rsidR="00671892">
          <w:rPr>
            <w:bCs/>
            <w:lang w:val="en"/>
          </w:rPr>
          <w:t>s</w:t>
        </w:r>
      </w:ins>
      <w:r w:rsidRPr="006D2868">
        <w:rPr>
          <w:bCs/>
          <w:lang w:val="en"/>
        </w:rPr>
        <w:t xml:space="preserve"> novel challenges for wild species. </w:t>
      </w:r>
      <w:commentRangeStart w:id="51"/>
      <w:commentRangeStart w:id="52"/>
      <w:r w:rsidRPr="006D2868">
        <w:rPr>
          <w:bCs/>
          <w:lang w:val="en"/>
        </w:rPr>
        <w:t>Genetic</w:t>
      </w:r>
      <w:commentRangeEnd w:id="51"/>
      <w:r w:rsidR="00671892">
        <w:rPr>
          <w:rStyle w:val="CommentReference"/>
          <w:rFonts w:ascii="Calibri" w:eastAsia="Calibri" w:hAnsi="Calibri" w:cs="Calibri"/>
        </w:rPr>
        <w:commentReference w:id="51"/>
      </w:r>
      <w:commentRangeEnd w:id="52"/>
      <w:r w:rsidR="00F32DBC">
        <w:rPr>
          <w:rStyle w:val="CommentReference"/>
          <w:rFonts w:ascii="Calibri" w:eastAsia="Calibri" w:hAnsi="Calibri" w:cs="Calibri"/>
        </w:rPr>
        <w:commentReference w:id="52"/>
      </w:r>
      <w:r w:rsidRPr="006D2868">
        <w:rPr>
          <w:bCs/>
          <w:lang w:val="en"/>
        </w:rPr>
        <w:t xml:space="preserve"> variation underlying phenotypic changes associated with urbanization has been documented in several animal species, including genes that affect boldness behavior</w:t>
      </w:r>
      <w:r w:rsidR="001243D7">
        <w:rPr>
          <w:bCs/>
          <w:lang w:val="en"/>
        </w:rPr>
        <w:t xml:space="preserve"> </w:t>
      </w:r>
      <w:r w:rsidR="001243D7">
        <w:rPr>
          <w:bCs/>
          <w:lang w:val="en"/>
        </w:rPr>
        <w:fldChar w:fldCharType="begin"/>
      </w:r>
      <w:r w:rsidR="001243D7">
        <w:rPr>
          <w:bCs/>
          <w:lang w:val="en"/>
        </w:rPr>
        <w:instrText xml:space="preserve"> ADDIN ZOTERO_ITEM CSL_CITATION {"citationID":"oW8E3IqD","properties":{"formattedCitation":"(Mueller et al., 2013; van Dongen et al., 2015)","plainCitation":"(Mueller et al., 2013; van Dongen et al., 2015)","noteIndex":0},"citationItems":[{"id":580,"uris":["http://zotero.org/users/15902993/items/JZCTMD96"],"itemData":{"id":580,"type":"article-journal","abstract":"Successful urban colonization by formerly rural species represents an ideal situation in which to study adaptation to novel environments. We address this issue using candidate genes for behavioural traits that are expected to play a role in such colonization events. We identified and genotyped 16 polymorphisms in candidate genes for circadian rhythms, harm avoidance and migratory and exploratory behaviour in 12 paired urban and rural populations of the blackbird Turdus merula across the Western Palaearctic. An exonic microsatellite in the SERT gene, a candidate gene for harm avoidance behaviour, exhibited a highly significant association with habitat type in an analysis conducted across all populations. Genetic divergence at this locus was consistent in 10 of the 12 population pairs; this contrasts with previously reported stochastic genetic divergence between these populations at random markers. Our results indicate that behavioural traits related to harm avoidance and associated with the SERT polymorphism experience selection pressures during most blackbird urbanization events. These events thus appear to be influenced by homogeneous adaptive processes in addition to previously reported demographic founder events.","container-title":"Molecular Ecology","DOI":"10.1111/mec.12288","ISSN":"1365-294X","issue":"13","language":"en","note":"_eprint: https://onlinelibrary.wiley.com/doi/pdf/10.1111/mec.12288","page":"3629-3637","source":"Wiley Online Library","title":"Candidate gene polymorphisms for behavioural adaptations during urbanization in blackbirds","volume":"22","author":[{"family":"Mueller","given":"J. C."},{"family":"Partecke","given":"J."},{"family":"Hatchwell","given":"B. J."},{"family":"Gaston","given":"K. J."},{"family":"Evans","given":"K. L."}],"issued":{"date-parts":[["2013"]]}}},{"id":575,"uris":["http://zotero.org/users/159</w:instrText>
      </w:r>
      <w:r w:rsidR="001243D7" w:rsidRPr="00A549AF">
        <w:rPr>
          <w:bCs/>
          <w:lang w:val="es-ES"/>
        </w:rPr>
        <w:instrText>02993/items/7Q7DZG32"],"itemData":{"id":575,"type":"article-journal","abstract":"Interactions between wildlife and humans are increasing. Urban animals are often less wary of humans than their non-urban counterparts, which could be explained by habituation, adaptation or local site selection. Under local site selection, individuals that are less tolerant of humans are less likely to settle in urban areas. However, there is little evidence for such temperament-based site selection</w:instrText>
      </w:r>
      <w:r w:rsidR="001243D7" w:rsidRPr="00671892">
        <w:rPr>
          <w:bCs/>
          <w:lang w:val="es-ES"/>
        </w:rPr>
        <w:instrText xml:space="preserve">, and even less is known about its underlying genetic basis. We tested whether site selection in urban and non-urban habitats by black swans (Cygnus atratus) was associated with polymorphisms in two genes linked to fear in animals, the dopamine receptor D4 (DRD4) and serotonin transporter (SERT) genes.","container-title":"BMC Evolutionary Biology","DOI":"10.1186/s12862-015-0533-8","ISSN":"1471-2148","issue":"1","journalAbbreviation":"BMC Evol Biol","language":"en","page":"253","source":"Springer Link","title":"Variation at the DRD4 locus is associated with wariness and local site selection in urban black swans","volume":"15","author":[{"family":"Dongen","given":"Wouter F.D.","non-dropping-particle":"van"},{"family":"Robinson","given":"Randall W."},{"family":"Weston","given":"Michael A."},{"family":"Mulder","given":"Raoul A."},{"family":"Guay","given":"Patrick-Jean"}],"issued":{"date-parts":[["2015",12,11]]}}}],"schema":"https://github.com/citation-style-language/schema/raw/master/csl-citation.json"} </w:instrText>
      </w:r>
      <w:r w:rsidR="001243D7">
        <w:rPr>
          <w:bCs/>
          <w:lang w:val="en"/>
        </w:rPr>
        <w:fldChar w:fldCharType="separate"/>
      </w:r>
      <w:r w:rsidR="001243D7" w:rsidRPr="00671892">
        <w:rPr>
          <w:bCs/>
          <w:noProof/>
          <w:lang w:val="es-ES"/>
        </w:rPr>
        <w:t>(Mueller et al., 2013; van Dongen et al., 2015)</w:t>
      </w:r>
      <w:r w:rsidR="001243D7">
        <w:rPr>
          <w:bCs/>
          <w:lang w:val="en"/>
        </w:rPr>
        <w:fldChar w:fldCharType="end"/>
      </w:r>
      <w:r w:rsidR="001243D7" w:rsidRPr="00671892">
        <w:rPr>
          <w:bCs/>
          <w:lang w:val="es-ES"/>
        </w:rPr>
        <w:t xml:space="preserve">, </w:t>
      </w:r>
      <w:r w:rsidRPr="00671892">
        <w:rPr>
          <w:bCs/>
          <w:lang w:val="es-ES"/>
        </w:rPr>
        <w:t xml:space="preserve">cognitive </w:t>
      </w:r>
      <w:proofErr w:type="spellStart"/>
      <w:r w:rsidRPr="00671892">
        <w:rPr>
          <w:bCs/>
          <w:lang w:val="es-ES"/>
        </w:rPr>
        <w:t>ability</w:t>
      </w:r>
      <w:proofErr w:type="spellEnd"/>
      <w:r w:rsidR="001243D7" w:rsidRPr="00671892">
        <w:rPr>
          <w:bCs/>
          <w:lang w:val="es-ES"/>
        </w:rPr>
        <w:t xml:space="preserve"> </w:t>
      </w:r>
      <w:r w:rsidR="001243D7">
        <w:rPr>
          <w:bCs/>
          <w:lang w:val="en"/>
        </w:rPr>
        <w:fldChar w:fldCharType="begin"/>
      </w:r>
      <w:r w:rsidR="001243D7" w:rsidRPr="00671892">
        <w:rPr>
          <w:bCs/>
          <w:lang w:val="es-ES"/>
        </w:rPr>
        <w:instrText xml:space="preserve"> ADDIN ZOTERO_ITEM CSL_CITATION {"citationID":"y3QZvGAz","properties":{"formattedCitation":"(Mueller et al., 2020)","plainCitation":"(Mueller et al., 2020)","noteIndex":0},"citationItems":[{"id":577,"uris":["http://zotero.org/users/15902993/items/RVN9U627"],"itemData":{"id":577,"type":"article-journal","abstract":"When a species colonizes an urban habitat, differences in the environment can create novel selection pressures. Successful colonization will further lead to demographic perturbations and genetic drift, which can interfere with selection. Here, we test for consistent urban selection signals in multiple populations of the burrowing owl (Athene cunicularia), a species that colonized South American cities just a few decades ago. We sequenced 213 owls from three urban-rural population pairs and performed a genome-wide comparison of urban against rural birds. We further studied genome-wide associations with flight initiation distance, a measure of harm avoidance in which urban and rural birds are known to differ. Based on four samples taken over nine years from one of the urban populations, we investigated temporal allele frequency changes. The genomic data were also used to identify urban-specific signatures of selective sweeps. Single genomic sites did not reach genome-wide significance for any association. However, a gene-set analysis on the strongest signals from these four selection scans suggests a significant enrichment of genes with known functions related to synapses and neuron projections. We identified 98 genes predominantly expressed in the brain, of which many may play a role in the modulation of brain connectivity and consequently in cognitive function and motivational behaviour during urbanization. Furthermore, polymorphisms in the promoter region of the synaptic SERT gene – one of the two candidates known to correlate with urban colonization in birds – associated with the habitat in which individuals lived (urban vs. rural).","container-title":"Molecular Ecology","DOI":"10.1111/mec.15451","ISSN":"1365-294X","issue":"18","language":"en","license":"© 2020 The Authors. Molecular Ecology published by John Wiley &amp; Sons Ltd","note":"_eprint: https://onlinelibrary.wiley.com/doi/pdf/10.1111/mec.15451","page":"3403-3412","source":"Wiley Online Library","title":"Genes acting in synapses and neuron projections are early targets of selection during urban colonization","volume":"29","author":[{"family":"Mueller","given":"Jakob C."},{"family":"Carrete","given":"Martina"},{"family":"Boerno","given":"Stefan"},{"family":"Kuhl","given":"Heiner"},{"family":"Tella","given":"José L."},{"family":"Kempenaers","given":"Bart"}],"issued":{"date-parts":[["2020"]]}}}],"schema":"https://github.com/citation-style-language/schema/raw/master/csl-citation.json"} </w:instrText>
      </w:r>
      <w:r w:rsidR="001243D7">
        <w:rPr>
          <w:bCs/>
          <w:lang w:val="en"/>
        </w:rPr>
        <w:fldChar w:fldCharType="separate"/>
      </w:r>
      <w:r w:rsidR="001243D7" w:rsidRPr="00671892">
        <w:rPr>
          <w:bCs/>
          <w:noProof/>
          <w:lang w:val="es-ES"/>
        </w:rPr>
        <w:t>(Mueller et al., 2020)</w:t>
      </w:r>
      <w:r w:rsidR="001243D7">
        <w:rPr>
          <w:bCs/>
          <w:lang w:val="en"/>
        </w:rPr>
        <w:fldChar w:fldCharType="end"/>
      </w:r>
      <w:r w:rsidR="001243D7" w:rsidRPr="00671892">
        <w:rPr>
          <w:bCs/>
          <w:lang w:val="es-ES"/>
        </w:rPr>
        <w:t xml:space="preserve">, </w:t>
      </w:r>
      <w:r w:rsidRPr="00671892">
        <w:rPr>
          <w:bCs/>
          <w:lang w:val="es-ES"/>
        </w:rPr>
        <w:t xml:space="preserve">and </w:t>
      </w:r>
      <w:proofErr w:type="spellStart"/>
      <w:r w:rsidRPr="00671892">
        <w:rPr>
          <w:bCs/>
          <w:lang w:val="es-ES"/>
        </w:rPr>
        <w:t>immune</w:t>
      </w:r>
      <w:proofErr w:type="spellEnd"/>
      <w:r w:rsidRPr="00671892">
        <w:rPr>
          <w:bCs/>
          <w:lang w:val="es-ES"/>
        </w:rPr>
        <w:t xml:space="preserve"> </w:t>
      </w:r>
      <w:proofErr w:type="spellStart"/>
      <w:r w:rsidRPr="00671892">
        <w:rPr>
          <w:bCs/>
          <w:lang w:val="es-ES"/>
        </w:rPr>
        <w:t>function</w:t>
      </w:r>
      <w:proofErr w:type="spellEnd"/>
      <w:r w:rsidRPr="00671892">
        <w:rPr>
          <w:bCs/>
          <w:lang w:val="es-ES"/>
        </w:rPr>
        <w:t xml:space="preserve"> </w:t>
      </w:r>
      <w:r w:rsidR="00B077FE">
        <w:rPr>
          <w:bCs/>
          <w:lang w:val="en"/>
        </w:rPr>
        <w:fldChar w:fldCharType="begin"/>
      </w:r>
      <w:r w:rsidR="00DF2823" w:rsidRPr="00671892">
        <w:rPr>
          <w:bCs/>
          <w:lang w:val="es-ES"/>
        </w:rPr>
        <w:instrText xml:space="preserve"> ADDIN ZOTERO_ITEM CSL_CITATION {"citationID":"8xmasQQV","properties":{"formattedCitation":"(Minias, 2023; Pikus et al., 2021)","plainCitation":"(Minias, 2023; Pikus et al., 2021)","noteIndex":0},"citationItems":[{"id":583,"uris":["http://zotero.org/users/15902993/items/QBNH9DWG"],"itemData":{"id":583,"type":"article-journal","abstract":"Land transformation, including urbanization, is a dominant form of anthropogenic change to the global environment at the dawn of the Anthropocene epoch. More and more species are brought into direct contact with humans, being either required to develop broad-scale adaptations to urban environment or filtered out from urbanized areas. While behavioural or physiological adaptations are at the forefront of urban biology research, there is accumulating evidence for divergent pathogen pressure across urbanization gradients, requiring adjustments in host immune function. At the same time, host immunity may be constrained by unfavourable components of an urban environment, such as poor-quality food resources, disturbance, or pollution. Here, I reviewed existing evidence for adaptations and constrains in the immune system of urban animals, focusing on the recent implementation of metabarcoding, genomic, transcriptomic, and epigenomic approaches in urban biology research. I show that spatial variation in pathogen pressure across urban and non-urban landscapes is highly complex and may be context-dependent,</w:instrText>
      </w:r>
      <w:r w:rsidR="00DF2823">
        <w:rPr>
          <w:bCs/>
          <w:lang w:val="en"/>
        </w:rPr>
        <w:instrText xml:space="preserve"> but there is solid evidence for pathogen-driven immunostimulation in urban-dwelling animals. I also show that genes coding for molecules directly involved in interactions with pathogens are the prime candidates for immunogenetic adaptations to urban life. Evidence emerging from landscape genomics and transcriptomics show that immune adaptations to urban life may have a polygenic nature, but immune traits may not be among the key biological functions experiencing broad-scale microevolutionary changes in response to urbanization. Finally, I provided recommendations for future research, including i) a better integration of different ‘omic’ approaches to obtain a more complete picture of immune adaptations to urban life in non-model animal taxa, ii) quantification of fitness landscapes for immune phenotypes and genotypes across urbanization gradient, and iii) much broader taxonomic coverage (including invertebrates) necessary to draw more robust conclusions on how general (or taxa-specific) are immune responses of animals to urbanization.","container-title":"Science of The Total Environment","DOI":"10.1016/j.scitotenv.2023.165085","ISSN":"0048-9697","journalAbbreviation":"Science of The Total Environment","page":"165085","source":"ScienceDirect","title":"The effects of urban life on animal immunity: Adaptations and constraints","title-short":"The effects of urban life on animal immunity","volume":"895","author":[{"family":"Minias","given":"Piotr"}],"issued":{"date-parts":[["2023",10,15]]}}},{"id":833,"uris":["http://zotero.org/users/15902993/items/8TTY8S7R"],"itemData":{"id":833,"type":"article-journal","container-title":"PeerJ","DOI":"10.7717/peerj.12264","ISSN":"2167-8359","note":"publisher: PeerJ","page":"e12264","title":"Urbanization processes drive divergence at the major histocompatibility complex in a common waterbird","volume":"9","author":[{"family":"Pikus","given":"Ewa"},{"family":"Włodarczyk","given":"Radosław"},{"family":"Jedlikowski","given":"Jan"},{"family":"Minias","given":"Piotr"}],"issued":{"date-parts":[["2021",10]]}}}],"schema":"https://github.com/citation-style-language/schema/raw/master/csl-citation.json"} </w:instrText>
      </w:r>
      <w:r w:rsidR="00B077FE">
        <w:rPr>
          <w:bCs/>
          <w:lang w:val="en"/>
        </w:rPr>
        <w:fldChar w:fldCharType="separate"/>
      </w:r>
      <w:r w:rsidR="00DF2823">
        <w:rPr>
          <w:bCs/>
          <w:noProof/>
          <w:lang w:val="en"/>
        </w:rPr>
        <w:t>(Minias, 2023; Pikus et al., 2021)</w:t>
      </w:r>
      <w:r w:rsidR="00B077FE">
        <w:rPr>
          <w:bCs/>
          <w:lang w:val="en"/>
        </w:rPr>
        <w:fldChar w:fldCharType="end"/>
      </w:r>
      <w:r w:rsidR="00DF2823">
        <w:rPr>
          <w:bCs/>
          <w:lang w:val="en"/>
        </w:rPr>
        <w:t>.</w:t>
      </w:r>
      <w:r w:rsidRPr="006D2868">
        <w:rPr>
          <w:bCs/>
          <w:lang w:val="en"/>
        </w:rPr>
        <w:t xml:space="preserve"> </w:t>
      </w:r>
    </w:p>
    <w:p w14:paraId="770A94C2" w14:textId="6D5EAC94" w:rsidR="0085178F" w:rsidRDefault="00EA3916" w:rsidP="00FE72A9">
      <w:pPr>
        <w:spacing w:line="480" w:lineRule="auto"/>
        <w:ind w:firstLine="720"/>
        <w:rPr>
          <w:bCs/>
          <w:lang w:val="en"/>
        </w:rPr>
      </w:pPr>
      <w:r>
        <w:rPr>
          <w:bCs/>
          <w:lang w:val="en"/>
        </w:rPr>
        <w:t>The</w:t>
      </w:r>
      <w:r w:rsidR="0085178F" w:rsidRPr="006D2868">
        <w:rPr>
          <w:bCs/>
          <w:lang w:val="en"/>
        </w:rPr>
        <w:t xml:space="preserve"> effects of urbanization can be consistent within a species across different urban environments </w:t>
      </w:r>
      <w:r w:rsidR="00DF2823">
        <w:rPr>
          <w:bCs/>
          <w:lang w:val="en"/>
        </w:rPr>
        <w:fldChar w:fldCharType="begin"/>
      </w:r>
      <w:r w:rsidR="00DF2823">
        <w:rPr>
          <w:bCs/>
          <w:lang w:val="en"/>
        </w:rPr>
        <w:instrText xml:space="preserve"> ADDIN ZOTERO_ITEM CSL_CITATION {"citationID":"cMTZBx6W","properties":{"formattedCitation":"(Mueller et al., 2013; Winchell et al., 2023)","plainCitation":"(Mueller et al., 2013; Winchell et al., 2023)","noteIndex":0},"citationItems":[{"id":580,"uris":["http://zotero.org/users/15902993/items/JZCTMD96"],"itemData":{"id":580,"type":"article-journal","abstract":"Successful urban colonization by formerly rural species represents an ideal situation in which to study adaptation to novel environments. We address this issue using candidate genes for behavioural traits that are expected to play a role in such colonization events. We identified and genotyped 16 polymorphisms in candidate genes for circadian rhythms, harm avoidance and migratory and exploratory behaviour in 12 paired urban and rural populations of the blackbird Turdus merula across the Western Palaearctic. An exonic microsatellite in the SERT gene, a candidate gene for harm avoidance behaviour, exhibited a highly significant association with habitat type in an analysis conducted across all populations. Genetic divergence at this locus was consistent in 10 of the 12 population pairs; this contrasts with previously reported stochastic genetic divergence between these populations at random markers. Our results indicate that behavioural traits related to harm avoidance and associated with the SERT polymorphism experience selection pressures during most blackbird urbanization events. These events thus appear to be influenced by homogeneous adaptive processes in addition to previously reported demographic founder events.","container-title":"Molecular Ecology","DOI":"10.1111/mec.12288","ISSN":"1365-294X","issue":"13","language":"en","note":"_eprint: https://onlinelibrary.wiley.com/doi/pdf/10.1111/mec.12288","page":"3629-3637","source":"Wiley Online Library","title":"Candidate gene polymorphisms for behavioural adaptations during urbanization in blackbirds","volume":"22","author":[{"family":"Mueller","given":"J. C."},{"family":"Partecke","given":"J."},{"family":"Hatchwell","given":"B. J."},{"family":"Gaston","given":"K. J."},{"family":"Evans","given":"K. L."}],"issued":{"date-parts":[["2013"]]}}},{"id":447,"uris":["http://zotero.org/users/15902993/items/337B4QK5"],"itemData":{"id":447,"type":"article-journal","abstract":"Urbanization drastically transforms landscapes, resulting in fragmentation, degradation, and the loss of local biodiversity. Yet, urban environments also offer opportunities to observe rapid evolutionary change in wild populations that survive and even thrive in these novel habitats. In many ways, cities represent replicated “natural experiments” in which geographically separated populations adaptively respond to similar selection pressures over rapid evolutionary timescales. Little is known, however, about the genetic basis of adaptive phenotypic differentiation in urban populations nor the extent to which phenotypic parallelism is reflected at the genomic level with signatures of parallel selection. Here, we analyzed the genomic underpinnings of parallel urban-associated phenotypic change in Anolis cristatellus, a small-bodied neotropical lizard found abundantly in both urbanized and forested environments. We show that phenotypic parallelism in response to parallel urban environmental change is underlain by genomic parallelism and identify candidate loci across the Anolis genome associated with this adaptive morphological divergence. Our findings point to polygenic selection on standing genetic variation as a key process to effectuate rapid morphological adaptation. Identified candidate loci represent several functions associated with skeletomuscular development, morphology, and human disease. Taken together, these results shed light on the genomic basis of complex morphological adaptations, provide insight into the role of contingency and determinism in adaptation to novel environments, and underscore the value of urban environments to address fundamental evolutionary questions.","container-title":"Proceedings of the National Academy of Sciences","DOI":"10.1073/pnas.2216789120","issue":"3","note":"publisher: Proceedings of the National Academy of Sciences","page":"e2216789120","source":"pnas.org (Atypon)","title":"Genome-wide parallelism underlies contemporary adaptation in urban lizards","volume":"120","author":[{"family":"Winchell","given":"Kristin M."},{"family":"Campbell-Staton","given":"Shane C."},{"family":"Losos","given":"Jonathan B."},{"family":"Revell","given":"Liam J."},{"family":"Verrelli","given":"Brian C."},{"family":"Geneva","given":"Anthony J."}],"issued":{"date-parts":[["2023",1,17]]}}}],"schema":"https://github.com/citation-style-language/schema/raw/master/csl-citation.json"} </w:instrText>
      </w:r>
      <w:r w:rsidR="00DF2823">
        <w:rPr>
          <w:bCs/>
          <w:lang w:val="en"/>
        </w:rPr>
        <w:fldChar w:fldCharType="separate"/>
      </w:r>
      <w:r w:rsidR="00DF2823">
        <w:rPr>
          <w:bCs/>
          <w:noProof/>
          <w:lang w:val="en"/>
        </w:rPr>
        <w:t>(e.g. Mueller et al., 2013; Winchell et al., 2023)</w:t>
      </w:r>
      <w:r w:rsidR="00DF2823">
        <w:rPr>
          <w:bCs/>
          <w:lang w:val="en"/>
        </w:rPr>
        <w:fldChar w:fldCharType="end"/>
      </w:r>
      <w:r>
        <w:rPr>
          <w:bCs/>
          <w:lang w:val="en"/>
        </w:rPr>
        <w:t>. For example, great tits (</w:t>
      </w:r>
      <w:r>
        <w:rPr>
          <w:bCs/>
          <w:i/>
          <w:iCs/>
          <w:lang w:val="en"/>
        </w:rPr>
        <w:t>Parus major</w:t>
      </w:r>
      <w:r>
        <w:rPr>
          <w:bCs/>
          <w:lang w:val="en"/>
        </w:rPr>
        <w:t>) display parallel evolution in neural and developmental genes in urban environments across the European continent</w:t>
      </w:r>
      <w:r w:rsidR="00DF2823">
        <w:rPr>
          <w:bCs/>
          <w:lang w:val="en"/>
        </w:rPr>
        <w:t xml:space="preserve"> </w:t>
      </w:r>
      <w:r w:rsidR="00DF2823">
        <w:rPr>
          <w:bCs/>
          <w:lang w:val="en"/>
        </w:rPr>
        <w:fldChar w:fldCharType="begin"/>
      </w:r>
      <w:r w:rsidR="00DF2823">
        <w:rPr>
          <w:bCs/>
          <w:lang w:val="en"/>
        </w:rPr>
        <w:instrText xml:space="preserve"> ADDIN ZOTERO_ITEM CSL_CITATION {"citationID":"Fka9e85v","properties":{"formattedCitation":"(Salm\\uc0\\u243{}n et al., 2021)","plainCitation":"(Salmón et al., 2021)","noteIndex":0},"citationItems":[{"id":858,"uris":["http://zotero.org/users/15902993/items/GT5H6HF9"],"itemData":{"id":858,"type":"article-journal","container-title":"Nature Communications","DOI":"10.1038/s41467-021-23027-w","ISSN":"2041-1723","issue":"1","note":"publisher: Springer Science and Business Media LLC","title":"Continent-wide genomic signatures of adaptation to urbanisation in a songbird across Europe","URL":"http://dx.doi.org/10.1038/s41467-021-23027-w","volume":"12","author":[{"family":"Salmón","given":"Pablo"},{"family":"Jacobs","given":"Arne"},{"family":"Ahrén","given":"Dag"},{"family":"Biard","given":"Clotilde"},{"family":"Dingemanse","given":"Niels J."},{"family":"Dominoni","given":"Davide M."},{"family":"Helm","given":"Barbara"},{"family":"Lundberg","given":"Max"},{"family":"Senar","given":"Juan Carlos"},{"family":"Sprau","given":"Philipp"},{"family":"Visser","given":"Marcel E."},{"family":"Isaksson","given":"Caroline"}],"issued":{"date-parts":[["2021",5]]}}}],"schema":"https://github.com/citation-style-language/schema/raw/master/csl-citation.json"} </w:instrText>
      </w:r>
      <w:r w:rsidR="00DF2823">
        <w:rPr>
          <w:bCs/>
          <w:lang w:val="en"/>
        </w:rPr>
        <w:fldChar w:fldCharType="separate"/>
      </w:r>
      <w:r w:rsidR="00DF2823" w:rsidRPr="00DF2823">
        <w:rPr>
          <w:rFonts w:eastAsiaTheme="minorHAnsi"/>
        </w:rPr>
        <w:t>(Salmón et al., 2021)</w:t>
      </w:r>
      <w:r w:rsidR="00DF2823">
        <w:rPr>
          <w:bCs/>
          <w:lang w:val="en"/>
        </w:rPr>
        <w:fldChar w:fldCharType="end"/>
      </w:r>
      <w:r w:rsidR="00DF2823">
        <w:rPr>
          <w:bCs/>
          <w:lang w:val="en"/>
        </w:rPr>
        <w:t xml:space="preserve">. </w:t>
      </w:r>
      <w:r>
        <w:rPr>
          <w:bCs/>
          <w:lang w:val="en"/>
        </w:rPr>
        <w:t>Likewise, burrowing owls (</w:t>
      </w:r>
      <w:r w:rsidRPr="00EA3916">
        <w:rPr>
          <w:bCs/>
          <w:i/>
          <w:iCs/>
          <w:lang w:val="en"/>
        </w:rPr>
        <w:t xml:space="preserve">Athene </w:t>
      </w:r>
      <w:proofErr w:type="spellStart"/>
      <w:r w:rsidRPr="00EA3916">
        <w:rPr>
          <w:bCs/>
          <w:i/>
          <w:iCs/>
          <w:lang w:val="en"/>
        </w:rPr>
        <w:t>cunicularia</w:t>
      </w:r>
      <w:proofErr w:type="spellEnd"/>
      <w:r>
        <w:rPr>
          <w:bCs/>
          <w:lang w:val="en"/>
        </w:rPr>
        <w:t>) also show parallel evolution in genes related to cognition across many South American cities</w:t>
      </w:r>
      <w:r w:rsidR="00AD2AFB">
        <w:rPr>
          <w:bCs/>
          <w:lang w:val="en"/>
        </w:rPr>
        <w:t xml:space="preserve"> </w:t>
      </w:r>
      <w:r w:rsidR="00DF2823">
        <w:rPr>
          <w:bCs/>
          <w:lang w:val="en"/>
        </w:rPr>
        <w:fldChar w:fldCharType="begin"/>
      </w:r>
      <w:r w:rsidR="00DF2823">
        <w:rPr>
          <w:bCs/>
          <w:lang w:val="en"/>
        </w:rPr>
        <w:instrText xml:space="preserve"> ADDIN ZOTERO_ITEM CSL_CITATION {"citationID":"rQHzk6y9","properties":{"formattedCitation":"(Mueller et al., 2020)","plainCitation":"(Mueller et al., 2020)","noteIndex":0},"citationItems":[{"id":577,"uris":["http://zotero.org/users/15902993/items/RVN9U627"],"itemData":{"id":577,"type":"article-journal","abstract":"When a species colonizes an urban habitat, differences in the environment can create novel selection pressures. Successful colonization will further lead to demographic perturbations and genetic drift, which can interfere with selection. Here, we test for consistent urban selection signals in multiple populations of the burrowing owl (Athene cunicularia), a species that colonized South American cities just a few decades ago. We sequenced 213 owls from three urban-rural population pairs and performed a genome-wide comparison of urban against rural birds. We further studied genome-wide associations with flight initiation distance, a measure of harm avoidance in which urban and rural birds are known to differ. Based on four samples taken over nine years from one of the urban populations, we investigated temporal allele frequency changes. The genomic data were also used to identify urban-specific signatures of selective sweeps. Single genomic sites did not reach genome-wide significance for any association. However, a gene-set analysis on the strongest signals from these four selection scans suggests a significant enrichment of genes with known functions related to synapses and neuron projections. We identified 98 genes predominantly expressed in the brain, of which many may play a role in the modulation of brain connectivity and consequently in cognitive function and motivational behaviour during urbanization. Furthermore, polymorphisms in the promoter region of the synaptic SERT gene – one of the two candidates known to correlate with urban colonization in birds – associated with the habitat in which individuals lived (urban vs. rural).","container-title":"Molecular Ecology","DOI":"10.1111/mec.15451","ISSN":"1365-294X","issue":"18","language":"en","license":"© 2020 The Authors. Molecular Ecology published by John Wiley &amp; Sons Ltd","note":"_eprint: https://onlinelibrary.wiley.com/doi/pdf/10.1111/mec.15451","page":"3403-3412","source":"Wiley Online Library","title":"Genes acting in synapses and neuron projections are early targets of selection during urban colonization","volume":"29","author":[{"family":"Mueller","given":"Jakob C."},{"family":"Carrete","given":"Martina"},{"family":"Boerno","given":"Stefan"},{"family":"Kuhl","given":"Heiner"},{"family":"Tella","given":"José L."},{"family":"Kempenaers","given":"Bart"}],"issued":{"date-parts":[["2020"]]}}}],"schema":"https://github.com/citation-style-language/schema/raw/master/csl-citation.json"} </w:instrText>
      </w:r>
      <w:r w:rsidR="00DF2823">
        <w:rPr>
          <w:bCs/>
          <w:lang w:val="en"/>
        </w:rPr>
        <w:fldChar w:fldCharType="separate"/>
      </w:r>
      <w:r w:rsidR="00DF2823">
        <w:rPr>
          <w:bCs/>
          <w:noProof/>
          <w:lang w:val="en"/>
        </w:rPr>
        <w:t>(Mueller et al., 2020)</w:t>
      </w:r>
      <w:r w:rsidR="00DF2823">
        <w:rPr>
          <w:bCs/>
          <w:lang w:val="en"/>
        </w:rPr>
        <w:fldChar w:fldCharType="end"/>
      </w:r>
      <w:r w:rsidR="00DF2823">
        <w:rPr>
          <w:bCs/>
          <w:lang w:val="en"/>
        </w:rPr>
        <w:t>.</w:t>
      </w:r>
      <w:r>
        <w:rPr>
          <w:bCs/>
          <w:lang w:val="en"/>
        </w:rPr>
        <w:t xml:space="preserve"> Yet</w:t>
      </w:r>
      <w:ins w:id="53" w:author="Scott Anthony Taylor" w:date="2025-04-06T13:30:00Z" w16du:dateUtc="2025-04-06T19:30:00Z">
        <w:r w:rsidR="00655A85">
          <w:rPr>
            <w:bCs/>
            <w:lang w:val="en"/>
          </w:rPr>
          <w:t>,</w:t>
        </w:r>
      </w:ins>
      <w:r>
        <w:rPr>
          <w:bCs/>
          <w:lang w:val="en"/>
        </w:rPr>
        <w:t xml:space="preserve"> despite these lines of evidence for parallelism in urban evolutionary responses,</w:t>
      </w:r>
      <w:r w:rsidR="0085178F" w:rsidRPr="006D2868">
        <w:rPr>
          <w:bCs/>
          <w:lang w:val="en"/>
        </w:rPr>
        <w:t xml:space="preserve"> </w:t>
      </w:r>
      <w:commentRangeStart w:id="54"/>
      <w:commentRangeStart w:id="55"/>
      <w:r w:rsidR="0085178F" w:rsidRPr="006D2868">
        <w:rPr>
          <w:bCs/>
          <w:lang w:val="en"/>
        </w:rPr>
        <w:t xml:space="preserve">recent </w:t>
      </w:r>
      <w:r>
        <w:rPr>
          <w:bCs/>
          <w:lang w:val="en"/>
        </w:rPr>
        <w:t xml:space="preserve">epigenetic </w:t>
      </w:r>
      <w:r w:rsidR="0085178F" w:rsidRPr="006D2868">
        <w:rPr>
          <w:bCs/>
          <w:lang w:val="en"/>
        </w:rPr>
        <w:t xml:space="preserve">research </w:t>
      </w:r>
      <w:commentRangeEnd w:id="54"/>
      <w:r w:rsidR="00E06444">
        <w:rPr>
          <w:rStyle w:val="CommentReference"/>
          <w:rFonts w:ascii="Calibri" w:eastAsia="Calibri" w:hAnsi="Calibri" w:cs="Calibri"/>
        </w:rPr>
        <w:commentReference w:id="54"/>
      </w:r>
      <w:commentRangeEnd w:id="55"/>
      <w:r w:rsidR="00F07D72">
        <w:rPr>
          <w:rStyle w:val="CommentReference"/>
          <w:rFonts w:ascii="Calibri" w:eastAsia="Calibri" w:hAnsi="Calibri" w:cs="Calibri"/>
        </w:rPr>
        <w:commentReference w:id="55"/>
      </w:r>
      <w:r w:rsidR="0085178F" w:rsidRPr="006D2868">
        <w:rPr>
          <w:bCs/>
          <w:lang w:val="en"/>
        </w:rPr>
        <w:t>has found differences in even the fine-scale mechanisms that underlie species responses to urbanization</w:t>
      </w:r>
      <w:r w:rsidR="00DF2823">
        <w:rPr>
          <w:bCs/>
          <w:lang w:val="en"/>
        </w:rPr>
        <w:t xml:space="preserve"> </w:t>
      </w:r>
      <w:r w:rsidR="00DF2823">
        <w:rPr>
          <w:bCs/>
          <w:lang w:val="en"/>
        </w:rPr>
        <w:fldChar w:fldCharType="begin"/>
      </w:r>
      <w:r w:rsidR="00DF2823">
        <w:rPr>
          <w:bCs/>
          <w:lang w:val="en"/>
        </w:rPr>
        <w:instrText xml:space="preserve"> ADDIN ZOTERO_ITEM CSL_CITATION {"citationID":"hkulSKjE","properties":{"formattedCitation":"(Caizergues et al., 2022; McNew et al., 2017)","plainCitation":"(Caizergues et al., 2022; McNew et al., 2017)","noteIndex":0},"citationItems":[{"id":623,"uris":["http://zotero.org/users/15902993/items/JJB583YA"],"itemData":{"id":623,"type":"article-journal","container-title":"Evolutionary Applications","DOI":"10.1111/eva.13334","ISSN":"1752-4571","issue":"1","note":"publisher: Wiley","page":"149–165","title":"Epigenetics and the city: Non‐parallel DNA methylation modifications across pairs of urban‐forest Great tit populations","volume":"15","author":[{"family":"Caizergues","given":"Aude E."},{"family":"Le Luyer","given":"Jeremy"},{"family":"Grégoire","given":"Arnaud"},{"family":"Szulkin","given":"Marta"},{"family":"Senar","given":"Juan‐Carlos"},{"family":"Charmantier","given":"Anne"},{"family":"Perrier","given":"Charles"}],"issued":{"date-parts":[["2022",1]]}}},{"id":790,"uris":["http://zotero.org/users/15902993/items/U2ID5NQQ"],"itemData":{"id":790,"type":"article-journal","container-title":"BMC Evolutionary Biology","DOI":"10.1186/s12862-017-1025-9","ISSN":"1471-2148","issue":"1","note":"publisher: Springer Science and Business Media LLC","title":"Epigenetic variation between urban and rural populations of Darwin’s finches","URL":"http://dx.doi.org/10.1186/s12862-017-1025-9","volume":"17","author":[{"family":"McNew","given":"Sabrina M."},{"family":"Beck","given":"Daniel"},{"family":"Sadler-Riggleman","given":"Ingrid"},{"family":"Knutie","given":"Sarah A."},{"family":"Koop","given":"Jennifer A. H."},{"family":"Clayton","given":"Dale H."},{"family":"Skinner","given":"Michael K."}],"issued":{"date-parts":[["2017",8]]}}}],"schema":"https://github.com/citation-style-language/schema/raw/master/csl-citation.json"} </w:instrText>
      </w:r>
      <w:r w:rsidR="00DF2823">
        <w:rPr>
          <w:bCs/>
          <w:lang w:val="en"/>
        </w:rPr>
        <w:fldChar w:fldCharType="separate"/>
      </w:r>
      <w:r w:rsidR="00DF2823">
        <w:rPr>
          <w:bCs/>
          <w:noProof/>
          <w:lang w:val="en"/>
        </w:rPr>
        <w:t>(Caizergues et al., 2022; McNew et al., 2017)</w:t>
      </w:r>
      <w:r w:rsidR="00DF2823">
        <w:rPr>
          <w:bCs/>
          <w:lang w:val="en"/>
        </w:rPr>
        <w:fldChar w:fldCharType="end"/>
      </w:r>
      <w:r w:rsidR="0085178F" w:rsidRPr="006D2868">
        <w:rPr>
          <w:bCs/>
          <w:lang w:val="en"/>
        </w:rPr>
        <w:t xml:space="preserve">. Whether selection resulting from urbanization acts on the same genes in closely related </w:t>
      </w:r>
      <w:ins w:id="56" w:author="Sabrina McNew" w:date="2025-03-11T09:56:00Z" w16du:dateUtc="2025-03-11T16:56:00Z">
        <w:r w:rsidR="00671892">
          <w:rPr>
            <w:bCs/>
            <w:lang w:val="en"/>
          </w:rPr>
          <w:t xml:space="preserve">populations and </w:t>
        </w:r>
      </w:ins>
      <w:r w:rsidR="0085178F" w:rsidRPr="006D2868">
        <w:rPr>
          <w:bCs/>
          <w:lang w:val="en"/>
        </w:rPr>
        <w:t>species remains a</w:t>
      </w:r>
      <w:r w:rsidR="00AD2AFB">
        <w:rPr>
          <w:bCs/>
          <w:lang w:val="en"/>
        </w:rPr>
        <w:t xml:space="preserve">n </w:t>
      </w:r>
      <w:r w:rsidR="0085178F" w:rsidRPr="006D2868">
        <w:rPr>
          <w:bCs/>
          <w:lang w:val="en"/>
        </w:rPr>
        <w:t>un</w:t>
      </w:r>
      <w:r w:rsidR="00AD2AFB">
        <w:rPr>
          <w:bCs/>
          <w:lang w:val="en"/>
        </w:rPr>
        <w:t>der-</w:t>
      </w:r>
      <w:r w:rsidR="0085178F" w:rsidRPr="006D2868">
        <w:rPr>
          <w:bCs/>
          <w:lang w:val="en"/>
        </w:rPr>
        <w:t>explored area of research.</w:t>
      </w:r>
    </w:p>
    <w:p w14:paraId="66E7CE69" w14:textId="47235519" w:rsidR="0085178F" w:rsidRDefault="0085178F" w:rsidP="00FE72A9">
      <w:pPr>
        <w:spacing w:line="480" w:lineRule="auto"/>
        <w:ind w:firstLine="720"/>
        <w:rPr>
          <w:ins w:id="57" w:author="Sabrina McNew" w:date="2025-03-11T10:16:00Z" w16du:dateUtc="2025-03-11T17:16:00Z"/>
          <w:bCs/>
          <w:lang w:val="en"/>
        </w:rPr>
      </w:pPr>
      <w:r w:rsidRPr="006D2868">
        <w:rPr>
          <w:bCs/>
          <w:lang w:val="en"/>
        </w:rPr>
        <w:t>Species that share a similar genetic background and a similar ecological niche</w:t>
      </w:r>
      <w:ins w:id="58" w:author="Scott Anthony Taylor" w:date="2025-04-06T13:30:00Z" w16du:dateUtc="2025-04-06T19:30:00Z">
        <w:r w:rsidR="00F07D72">
          <w:rPr>
            <w:bCs/>
            <w:lang w:val="en"/>
          </w:rPr>
          <w:t>,</w:t>
        </w:r>
      </w:ins>
      <w:r w:rsidRPr="006D2868">
        <w:rPr>
          <w:bCs/>
          <w:lang w:val="en"/>
        </w:rPr>
        <w:t xml:space="preserve"> yet differ in their persistence in an urban environment</w:t>
      </w:r>
      <w:ins w:id="59" w:author="Scott Anthony Taylor" w:date="2025-04-06T13:31:00Z" w16du:dateUtc="2025-04-06T19:31:00Z">
        <w:r w:rsidR="00F07D72">
          <w:rPr>
            <w:bCs/>
            <w:lang w:val="en"/>
          </w:rPr>
          <w:t>,</w:t>
        </w:r>
      </w:ins>
      <w:r w:rsidRPr="006D2868">
        <w:rPr>
          <w:bCs/>
          <w:lang w:val="en"/>
        </w:rPr>
        <w:t xml:space="preserve"> present a unique opportunity to identify potential genetic mechanisms underlying species responses to urbanization. Northern cardinals (</w:t>
      </w:r>
      <w:r w:rsidRPr="006D2868">
        <w:rPr>
          <w:bCs/>
          <w:i/>
          <w:lang w:val="en"/>
        </w:rPr>
        <w:t>Cardinalis cardinalis</w:t>
      </w:r>
      <w:r w:rsidRPr="006D2868">
        <w:rPr>
          <w:bCs/>
          <w:lang w:val="en"/>
        </w:rPr>
        <w:t>) and pyrrhuloxia (</w:t>
      </w:r>
      <w:r w:rsidRPr="006D2868">
        <w:rPr>
          <w:bCs/>
          <w:i/>
          <w:lang w:val="en"/>
        </w:rPr>
        <w:t xml:space="preserve">Cardinalis </w:t>
      </w:r>
      <w:proofErr w:type="spellStart"/>
      <w:r w:rsidRPr="006D2868">
        <w:rPr>
          <w:bCs/>
          <w:i/>
          <w:lang w:val="en"/>
        </w:rPr>
        <w:t>sinuatus</w:t>
      </w:r>
      <w:proofErr w:type="spellEnd"/>
      <w:r w:rsidRPr="006D2868">
        <w:rPr>
          <w:bCs/>
          <w:lang w:val="en"/>
        </w:rPr>
        <w:t xml:space="preserve">) both occupy the metropolitan area of Tucson, Arizona and largely share an ecological niche, but northern cardinals occupy more highly urbanized areas than pyrrhuloxia </w:t>
      </w:r>
      <w:commentRangeStart w:id="60"/>
      <w:commentRangeStart w:id="61"/>
      <w:r w:rsidRPr="006D2868">
        <w:rPr>
          <w:bCs/>
          <w:lang w:val="en"/>
        </w:rPr>
        <w:t>(</w:t>
      </w:r>
      <w:r w:rsidR="00847D9D">
        <w:rPr>
          <w:bCs/>
          <w:lang w:val="en"/>
        </w:rPr>
        <w:t xml:space="preserve">Jackson and McGraw </w:t>
      </w:r>
      <w:r w:rsidR="001D1173">
        <w:rPr>
          <w:bCs/>
          <w:lang w:val="en"/>
        </w:rPr>
        <w:t>unpublished data</w:t>
      </w:r>
      <w:r w:rsidRPr="006D2868">
        <w:rPr>
          <w:bCs/>
          <w:lang w:val="en"/>
        </w:rPr>
        <w:t>)</w:t>
      </w:r>
      <w:commentRangeEnd w:id="60"/>
      <w:r w:rsidR="00671892">
        <w:rPr>
          <w:rStyle w:val="CommentReference"/>
          <w:rFonts w:ascii="Calibri" w:eastAsia="Calibri" w:hAnsi="Calibri" w:cs="Calibri"/>
        </w:rPr>
        <w:commentReference w:id="60"/>
      </w:r>
      <w:commentRangeEnd w:id="61"/>
      <w:r w:rsidR="00E06444">
        <w:rPr>
          <w:rStyle w:val="CommentReference"/>
          <w:rFonts w:ascii="Calibri" w:eastAsia="Calibri" w:hAnsi="Calibri" w:cs="Calibri"/>
        </w:rPr>
        <w:commentReference w:id="61"/>
      </w:r>
      <w:r w:rsidRPr="006D2868">
        <w:rPr>
          <w:bCs/>
          <w:lang w:val="en"/>
        </w:rPr>
        <w:t xml:space="preserve">. Although northern cardinals and pyrrhuloxia are 5.1 million years divergent (CI: 4.2 - 6.0 MY; </w:t>
      </w:r>
      <w:r w:rsidR="00DF2823">
        <w:rPr>
          <w:bCs/>
          <w:lang w:val="en"/>
        </w:rPr>
        <w:fldChar w:fldCharType="begin"/>
      </w:r>
      <w:r w:rsidR="00DF2823">
        <w:rPr>
          <w:bCs/>
          <w:lang w:val="en"/>
        </w:rPr>
        <w:instrText xml:space="preserve"> ADDIN ZOTERO_ITEM CSL_CITATION {"citationID":"2fGtV1kj","properties":{"formattedCitation":"(Barker et al., 2015; Hooper &amp; Price, 2017; Kumar et al., 2017)","plainCitation":"(Barker et al., 2015; Hooper &amp; Price, 2017; Kumar et al., 2017)","noteIndex":0},"citationItems":[{"id":602,"uris":["http://zotero.org/users/15902993/items/GRY6NMMS"],"itemData":{"id":602,"type":"article-journal","container-title":"The Auk","DOI":"10.1642/auk-14-110.1","ISSN":"1938-4254","issue":"2","note":"publisher: Oxford University Press (OUP)","page":"333–348","title":"New insights into New World biogeography: An integrated view from the phylogeny of blackbirds, cardinals, sparrows, tanagers, warblers, and allies","volume":"132","author":[{"family":"Barker","given":"F. Keith"},{"family":"Burns","given":"Kevin J."},{"family":"Klicka","given":"John"},{"family":"Lanyon","given":"Scott M."},{"family":"Lovette","given":"Irby J."}],"issued":{"date-parts":[["2015",4]]}}},{"id":723,"uris":["http://zotero.org/users/15902993/items/Q2S53UND"],"itemData":{"id":723,"type":"article-journal","container-title":"Nature Ecology &amp;amp; Evolution","DOI":"10.1038/s41559-017-0284-6","ISSN":"2397-334X","issue":"10","note":"publisher: Springer Science and Business Media LLC","page":"1526–1534","title":"Chromosomal inversion differences correlate with range overlap in passerine birds","volume":"1","author":[{"family":"Hooper","given":"Daniel M."},{"family":"Price","given":"Trevor D."}],"issued":{"date-parts":[["2017",8]]}}},{"id":761,"uris":["http://zotero.org/users/15902993/items/F4AC3JSZ"],"itemData":{"id":761,"type":"article-journal","container-title":"Molecular Biology and Evolution","DOI":"10.1093/molbev/msx116","ISSN":"1537-1719","issue":"7","note":"publisher: Oxford University Press (OUP)","page":"1812–1819","title":"TimeTree: A Resource for Timelines, Timetrees, and Divergence Times","volume":"34","author":[{"family":"Kumar","given":"Sudhir"},{"family":"Stecher","given":"Glen"},{"family":"Suleski","given":"Michael"},{"family":"Hedges","given":"S. Blair"}],"issued":{"date-parts":[["2017",4]]}}}],"schema":"https://github.com/citation-style-language/schema/raw/master/csl-citation.json"} </w:instrText>
      </w:r>
      <w:r w:rsidR="00DF2823">
        <w:rPr>
          <w:bCs/>
          <w:lang w:val="en"/>
        </w:rPr>
        <w:fldChar w:fldCharType="separate"/>
      </w:r>
      <w:r w:rsidR="00DF2823">
        <w:rPr>
          <w:bCs/>
          <w:noProof/>
          <w:lang w:val="en"/>
        </w:rPr>
        <w:t xml:space="preserve">Barker et </w:t>
      </w:r>
      <w:r w:rsidR="00DF2823">
        <w:rPr>
          <w:bCs/>
          <w:noProof/>
          <w:lang w:val="en"/>
        </w:rPr>
        <w:lastRenderedPageBreak/>
        <w:t>al., 2015; Hooper &amp; Price, 2017; Kumar et al., 2017)</w:t>
      </w:r>
      <w:r w:rsidR="00DF2823">
        <w:rPr>
          <w:bCs/>
          <w:lang w:val="en"/>
        </w:rPr>
        <w:fldChar w:fldCharType="end"/>
      </w:r>
      <w:r w:rsidR="00DF2823">
        <w:rPr>
          <w:bCs/>
          <w:lang w:val="en"/>
        </w:rPr>
        <w:t xml:space="preserve"> </w:t>
      </w:r>
      <w:ins w:id="62" w:author="Sabrina McNew" w:date="2025-03-11T10:06:00Z" w16du:dateUtc="2025-03-11T17:06:00Z">
        <w:r w:rsidR="00671892">
          <w:rPr>
            <w:bCs/>
            <w:lang w:val="en"/>
          </w:rPr>
          <w:t xml:space="preserve">anecdotal sightings of phenotypic intermediates suggests that they hybridize; however, </w:t>
        </w:r>
      </w:ins>
      <w:ins w:id="63" w:author="Sabrina McNew" w:date="2025-03-11T10:07:00Z" w16du:dateUtc="2025-03-11T17:07:00Z">
        <w:r w:rsidR="00671892">
          <w:rPr>
            <w:bCs/>
            <w:lang w:val="en"/>
          </w:rPr>
          <w:t xml:space="preserve">genetic confirmation of hybridization is lacking </w:t>
        </w:r>
      </w:ins>
      <w:commentRangeStart w:id="64"/>
      <w:commentRangeStart w:id="65"/>
      <w:r w:rsidRPr="006D2868">
        <w:rPr>
          <w:bCs/>
          <w:lang w:val="en"/>
        </w:rPr>
        <w:t>they also infrequently hybridize, although no wild hybrids have been genetically confirmed, and genomic data demonstrate no evidence of introgression (Kaiya Provost pers. comm.).</w:t>
      </w:r>
      <w:commentRangeEnd w:id="64"/>
      <w:r w:rsidR="00671892">
        <w:rPr>
          <w:rStyle w:val="CommentReference"/>
          <w:rFonts w:ascii="Calibri" w:eastAsia="Calibri" w:hAnsi="Calibri" w:cs="Calibri"/>
        </w:rPr>
        <w:commentReference w:id="64"/>
      </w:r>
      <w:commentRangeEnd w:id="65"/>
      <w:r w:rsidR="00E06444">
        <w:rPr>
          <w:rStyle w:val="CommentReference"/>
          <w:rFonts w:ascii="Calibri" w:eastAsia="Calibri" w:hAnsi="Calibri" w:cs="Calibri"/>
        </w:rPr>
        <w:commentReference w:id="65"/>
      </w:r>
      <w:r w:rsidR="00847D9D">
        <w:rPr>
          <w:bCs/>
          <w:lang w:val="en"/>
        </w:rPr>
        <w:t xml:space="preserve"> Slight differences arising from the largely similar genetic backgrounds of these two species may </w:t>
      </w:r>
      <w:r w:rsidR="00EA3916">
        <w:rPr>
          <w:bCs/>
          <w:lang w:val="en"/>
        </w:rPr>
        <w:t xml:space="preserve">therefore </w:t>
      </w:r>
      <w:r w:rsidR="00847D9D">
        <w:rPr>
          <w:bCs/>
          <w:lang w:val="en"/>
        </w:rPr>
        <w:t>underlie the differences in urban persistence, and a comparison of the two may illuminate mechanisms associated with urban adaptation.</w:t>
      </w:r>
    </w:p>
    <w:p w14:paraId="7DE4842D" w14:textId="2F4E7AF2" w:rsidR="00E06444" w:rsidRPr="006D2868" w:rsidRDefault="00E06444" w:rsidP="00FE72A9">
      <w:pPr>
        <w:spacing w:line="480" w:lineRule="auto"/>
        <w:ind w:firstLine="720"/>
        <w:rPr>
          <w:bCs/>
          <w:lang w:val="en"/>
        </w:rPr>
      </w:pPr>
      <w:ins w:id="66" w:author="Sabrina McNew" w:date="2025-03-11T10:16:00Z" w16du:dateUtc="2025-03-11T17:16:00Z">
        <w:r>
          <w:rPr>
            <w:bCs/>
            <w:lang w:val="en"/>
          </w:rPr>
          <w:t>A</w:t>
        </w:r>
      </w:ins>
      <w:ins w:id="67" w:author="Sabrina McNew" w:date="2025-03-11T10:17:00Z" w16du:dateUtc="2025-03-11T17:17:00Z">
        <w:r>
          <w:rPr>
            <w:bCs/>
            <w:lang w:val="en"/>
          </w:rPr>
          <w:t xml:space="preserve">dd a paragraph about </w:t>
        </w:r>
        <w:proofErr w:type="spellStart"/>
        <w:r>
          <w:rPr>
            <w:bCs/>
            <w:lang w:val="en"/>
          </w:rPr>
          <w:t>tucson</w:t>
        </w:r>
      </w:ins>
      <w:proofErr w:type="spellEnd"/>
    </w:p>
    <w:p w14:paraId="65E6762C" w14:textId="03BB7CE8" w:rsidR="0085178F" w:rsidRPr="006D2868" w:rsidRDefault="0085178F" w:rsidP="00FE72A9">
      <w:pPr>
        <w:spacing w:line="480" w:lineRule="auto"/>
        <w:ind w:firstLine="720"/>
        <w:rPr>
          <w:bCs/>
          <w:lang w:val="en"/>
        </w:rPr>
      </w:pPr>
      <w:commentRangeStart w:id="68"/>
      <w:commentRangeStart w:id="69"/>
      <w:r w:rsidRPr="006D2868">
        <w:rPr>
          <w:bCs/>
          <w:lang w:val="en"/>
        </w:rPr>
        <w:t xml:space="preserve">We </w:t>
      </w:r>
      <w:del w:id="70" w:author="Sabrina McNew" w:date="2025-03-11T10:17:00Z" w16du:dateUtc="2025-03-11T17:17:00Z">
        <w:r w:rsidR="00AD2AFB" w:rsidDel="00E06444">
          <w:rPr>
            <w:bCs/>
            <w:lang w:val="en"/>
          </w:rPr>
          <w:delText>analyzed</w:delText>
        </w:r>
        <w:r w:rsidRPr="006D2868" w:rsidDel="00E06444">
          <w:rPr>
            <w:bCs/>
            <w:lang w:val="en"/>
          </w:rPr>
          <w:delText xml:space="preserve"> whole genomes</w:delText>
        </w:r>
      </w:del>
      <w:ins w:id="71" w:author="Sabrina McNew" w:date="2025-03-11T10:17:00Z" w16du:dateUtc="2025-03-11T17:17:00Z">
        <w:r w:rsidR="00E06444">
          <w:rPr>
            <w:bCs/>
            <w:lang w:val="en"/>
          </w:rPr>
          <w:t>used whole genome resequencing</w:t>
        </w:r>
      </w:ins>
      <w:r w:rsidRPr="006D2868">
        <w:rPr>
          <w:bCs/>
          <w:lang w:val="en"/>
        </w:rPr>
        <w:t xml:space="preserve"> of </w:t>
      </w:r>
      <w:r w:rsidR="001D1173">
        <w:rPr>
          <w:bCs/>
          <w:lang w:val="en"/>
        </w:rPr>
        <w:t xml:space="preserve">urban and rural </w:t>
      </w:r>
      <w:r w:rsidRPr="006D2868">
        <w:rPr>
          <w:bCs/>
          <w:lang w:val="en"/>
        </w:rPr>
        <w:t xml:space="preserve">northern cardinals </w:t>
      </w:r>
      <w:commentRangeEnd w:id="68"/>
      <w:r w:rsidR="00E06444">
        <w:rPr>
          <w:rStyle w:val="CommentReference"/>
          <w:rFonts w:ascii="Calibri" w:eastAsia="Calibri" w:hAnsi="Calibri" w:cs="Calibri"/>
        </w:rPr>
        <w:commentReference w:id="68"/>
      </w:r>
      <w:commentRangeEnd w:id="69"/>
      <w:r w:rsidR="002A1E45">
        <w:rPr>
          <w:rStyle w:val="CommentReference"/>
          <w:rFonts w:ascii="Calibri" w:eastAsia="Calibri" w:hAnsi="Calibri" w:cs="Calibri"/>
        </w:rPr>
        <w:commentReference w:id="69"/>
      </w:r>
      <w:r w:rsidRPr="006D2868">
        <w:rPr>
          <w:bCs/>
          <w:lang w:val="en"/>
        </w:rPr>
        <w:t xml:space="preserve">and pyrrhuloxia to identify </w:t>
      </w:r>
      <w:ins w:id="72" w:author="Scott Anthony Taylor" w:date="2025-04-06T13:33:00Z" w16du:dateUtc="2025-04-06T19:33:00Z">
        <w:r w:rsidR="00C16B08">
          <w:rPr>
            <w:bCs/>
            <w:lang w:val="en"/>
          </w:rPr>
          <w:t xml:space="preserve">genomic </w:t>
        </w:r>
      </w:ins>
      <w:r w:rsidRPr="006D2868">
        <w:rPr>
          <w:bCs/>
          <w:lang w:val="en"/>
        </w:rPr>
        <w:t>regions that may have undergone positive selection in the urban environment</w:t>
      </w:r>
      <w:r w:rsidR="001D1173">
        <w:rPr>
          <w:bCs/>
          <w:lang w:val="en"/>
        </w:rPr>
        <w:t>. We then</w:t>
      </w:r>
      <w:ins w:id="73" w:author="Sabrina McNew" w:date="2025-03-11T10:17:00Z" w16du:dateUtc="2025-03-11T17:17:00Z">
        <w:r w:rsidR="00E06444">
          <w:rPr>
            <w:bCs/>
            <w:lang w:val="en"/>
          </w:rPr>
          <w:t xml:space="preserve"> investigated potential targets of selectio</w:t>
        </w:r>
      </w:ins>
      <w:ins w:id="74" w:author="Sabrina McNew" w:date="2025-03-11T10:18:00Z" w16du:dateUtc="2025-03-11T17:18:00Z">
        <w:r w:rsidR="00E06444">
          <w:rPr>
            <w:bCs/>
            <w:lang w:val="en"/>
          </w:rPr>
          <w:t xml:space="preserve">n by </w:t>
        </w:r>
        <w:r w:rsidR="004A233B">
          <w:rPr>
            <w:bCs/>
            <w:lang w:val="en"/>
          </w:rPr>
          <w:t>analyzing Gene Ontology</w:t>
        </w:r>
      </w:ins>
      <w:del w:id="75" w:author="Sabrina McNew" w:date="2025-03-11T10:18:00Z" w16du:dateUtc="2025-03-11T17:18:00Z">
        <w:r w:rsidR="001D1173" w:rsidDel="004A233B">
          <w:rPr>
            <w:bCs/>
            <w:lang w:val="en"/>
          </w:rPr>
          <w:delText xml:space="preserve"> tested for overrepresented Gene Ontology terms</w:delText>
        </w:r>
        <w:r w:rsidR="00EA3916" w:rsidDel="004A233B">
          <w:rPr>
            <w:bCs/>
            <w:lang w:val="en"/>
          </w:rPr>
          <w:delText xml:space="preserve"> and</w:delText>
        </w:r>
      </w:del>
      <w:ins w:id="76" w:author="Sabrina McNew" w:date="2025-03-11T10:18:00Z" w16du:dateUtc="2025-03-11T17:18:00Z">
        <w:r w:rsidR="004A233B">
          <w:rPr>
            <w:bCs/>
            <w:lang w:val="en"/>
          </w:rPr>
          <w:t xml:space="preserve"> and tested</w:t>
        </w:r>
      </w:ins>
      <w:r w:rsidR="00EA3916">
        <w:rPr>
          <w:bCs/>
          <w:lang w:val="en"/>
        </w:rPr>
        <w:t xml:space="preserve"> </w:t>
      </w:r>
      <w:r w:rsidR="00847D9D">
        <w:rPr>
          <w:bCs/>
          <w:lang w:val="en"/>
        </w:rPr>
        <w:t>for evidence of parallel selection across taxa</w:t>
      </w:r>
      <w:r w:rsidR="00EA3916">
        <w:rPr>
          <w:bCs/>
          <w:lang w:val="en"/>
        </w:rPr>
        <w:t xml:space="preserve"> at the gene level</w:t>
      </w:r>
      <w:ins w:id="77" w:author="Scott Anthony Taylor" w:date="2025-04-06T13:33:00Z" w16du:dateUtc="2025-04-06T19:33:00Z">
        <w:r w:rsidR="00BE4F90">
          <w:rPr>
            <w:bCs/>
            <w:lang w:val="en"/>
          </w:rPr>
          <w:t xml:space="preserve"> and</w:t>
        </w:r>
      </w:ins>
      <w:ins w:id="78" w:author="Sabrina McNew" w:date="2025-03-11T10:17:00Z" w16du:dateUtc="2025-03-11T17:17:00Z">
        <w:r w:rsidR="00E06444">
          <w:rPr>
            <w:bCs/>
            <w:lang w:val="en"/>
          </w:rPr>
          <w:t xml:space="preserve"> among other birds living in urban environments</w:t>
        </w:r>
      </w:ins>
      <w:r w:rsidR="00EA3916">
        <w:rPr>
          <w:bCs/>
          <w:lang w:val="en"/>
        </w:rPr>
        <w:t>.</w:t>
      </w:r>
      <w:r w:rsidR="00AD2AFB">
        <w:rPr>
          <w:bCs/>
          <w:lang w:val="en"/>
        </w:rPr>
        <w:t xml:space="preserve"> We predicted that pyrrhuloxia would show a fainter signal of selection</w:t>
      </w:r>
      <w:ins w:id="79" w:author="Scott Anthony Taylor" w:date="2025-04-06T13:33:00Z" w16du:dateUtc="2025-04-06T19:33:00Z">
        <w:r w:rsidR="00BE4F90">
          <w:rPr>
            <w:bCs/>
            <w:lang w:val="en"/>
          </w:rPr>
          <w:t xml:space="preserve"> because…</w:t>
        </w:r>
      </w:ins>
      <w:r w:rsidR="00AD2AFB">
        <w:rPr>
          <w:bCs/>
          <w:lang w:val="en"/>
        </w:rPr>
        <w:t>, but that some similar genes would be under selection in both species.</w:t>
      </w:r>
    </w:p>
    <w:p w14:paraId="555062A1" w14:textId="5E228A79" w:rsidR="0085178F" w:rsidRPr="006D2868" w:rsidDel="00E06444" w:rsidRDefault="0085178F" w:rsidP="00FE72A9">
      <w:pPr>
        <w:spacing w:line="480" w:lineRule="auto"/>
        <w:rPr>
          <w:del w:id="80" w:author="Sabrina McNew" w:date="2025-03-11T10:12:00Z" w16du:dateUtc="2025-03-11T17:12:00Z"/>
          <w:bCs/>
          <w:lang w:val="en"/>
        </w:rPr>
      </w:pPr>
    </w:p>
    <w:p w14:paraId="07E4A2DE" w14:textId="77777777" w:rsidR="0085178F" w:rsidRPr="006D2868" w:rsidRDefault="0085178F" w:rsidP="00FE72A9">
      <w:pPr>
        <w:spacing w:line="480" w:lineRule="auto"/>
        <w:rPr>
          <w:b/>
          <w:bCs/>
          <w:u w:val="single"/>
          <w:lang w:val="en"/>
        </w:rPr>
      </w:pPr>
      <w:r w:rsidRPr="006D2868">
        <w:rPr>
          <w:b/>
          <w:bCs/>
          <w:u w:val="single"/>
          <w:lang w:val="en"/>
        </w:rPr>
        <w:t>Methods</w:t>
      </w:r>
    </w:p>
    <w:p w14:paraId="6948D319" w14:textId="77777777" w:rsidR="0085178F" w:rsidRPr="006D2868" w:rsidRDefault="0085178F" w:rsidP="00FE72A9">
      <w:pPr>
        <w:spacing w:line="480" w:lineRule="auto"/>
        <w:rPr>
          <w:bCs/>
          <w:u w:val="single"/>
          <w:lang w:val="en"/>
        </w:rPr>
      </w:pPr>
      <w:r w:rsidRPr="006D2868">
        <w:rPr>
          <w:bCs/>
          <w:u w:val="single"/>
          <w:lang w:val="en"/>
        </w:rPr>
        <w:t>Tissue collection, DNA sequencing, and SNP filtering:</w:t>
      </w:r>
    </w:p>
    <w:p w14:paraId="29D7459E" w14:textId="0FE308E6" w:rsidR="0085178F" w:rsidRPr="006D2868" w:rsidRDefault="00EA3916" w:rsidP="00FE72A9">
      <w:pPr>
        <w:spacing w:line="480" w:lineRule="auto"/>
        <w:ind w:firstLine="720"/>
        <w:rPr>
          <w:bCs/>
          <w:lang w:val="en"/>
        </w:rPr>
      </w:pPr>
      <w:r>
        <w:rPr>
          <w:bCs/>
          <w:lang w:val="en"/>
        </w:rPr>
        <w:t>Between 2021-2022, w</w:t>
      </w:r>
      <w:r w:rsidR="0085178F" w:rsidRPr="006D2868">
        <w:rPr>
          <w:bCs/>
          <w:lang w:val="en"/>
        </w:rPr>
        <w:t xml:space="preserve">e collected blood samples from a total of 12 birds at residences around Tucson, Arizona spanning approximately 22 miles of the city: </w:t>
      </w:r>
      <w:del w:id="81" w:author="Sabrina McNew" w:date="2025-03-11T10:18:00Z" w16du:dateUtc="2025-03-11T17:18:00Z">
        <w:r w:rsidR="0085178F" w:rsidRPr="006D2868" w:rsidDel="004A233B">
          <w:rPr>
            <w:bCs/>
            <w:lang w:val="en"/>
          </w:rPr>
          <w:delText xml:space="preserve">6 </w:delText>
        </w:r>
      </w:del>
      <w:ins w:id="82" w:author="Sabrina McNew" w:date="2025-03-11T10:18:00Z" w16du:dateUtc="2025-03-11T17:18:00Z">
        <w:r w:rsidR="004A233B">
          <w:rPr>
            <w:bCs/>
            <w:lang w:val="en"/>
          </w:rPr>
          <w:t>six</w:t>
        </w:r>
        <w:r w:rsidR="004A233B" w:rsidRPr="006D2868">
          <w:rPr>
            <w:bCs/>
            <w:lang w:val="en"/>
          </w:rPr>
          <w:t xml:space="preserve"> </w:t>
        </w:r>
      </w:ins>
      <w:r w:rsidR="0085178F" w:rsidRPr="006D2868">
        <w:rPr>
          <w:bCs/>
          <w:lang w:val="en"/>
        </w:rPr>
        <w:t xml:space="preserve">northern cardinals and </w:t>
      </w:r>
      <w:del w:id="83" w:author="Sabrina McNew" w:date="2025-03-11T10:18:00Z" w16du:dateUtc="2025-03-11T17:18:00Z">
        <w:r w:rsidR="0085178F" w:rsidRPr="006D2868" w:rsidDel="004A233B">
          <w:rPr>
            <w:bCs/>
            <w:lang w:val="en"/>
          </w:rPr>
          <w:delText xml:space="preserve">6 </w:delText>
        </w:r>
      </w:del>
      <w:ins w:id="84" w:author="Sabrina McNew" w:date="2025-03-11T10:18:00Z" w16du:dateUtc="2025-03-11T17:18:00Z">
        <w:r w:rsidR="004A233B">
          <w:rPr>
            <w:bCs/>
            <w:lang w:val="en"/>
          </w:rPr>
          <w:t>six</w:t>
        </w:r>
        <w:r w:rsidR="004A233B" w:rsidRPr="006D2868">
          <w:rPr>
            <w:bCs/>
            <w:lang w:val="en"/>
          </w:rPr>
          <w:t xml:space="preserve"> </w:t>
        </w:r>
      </w:ins>
      <w:r w:rsidR="0085178F" w:rsidRPr="006D2868">
        <w:rPr>
          <w:bCs/>
          <w:lang w:val="en"/>
        </w:rPr>
        <w:t xml:space="preserve">pyrrhuloxia (Table 1, Figure 1). </w:t>
      </w:r>
      <w:r w:rsidR="0085178F" w:rsidRPr="006D2868">
        <w:rPr>
          <w:bCs/>
          <w:i/>
          <w:iCs/>
          <w:lang w:val="en"/>
        </w:rPr>
        <w:t>Cardinalis</w:t>
      </w:r>
      <w:r w:rsidR="0085178F" w:rsidRPr="006D2868">
        <w:rPr>
          <w:bCs/>
          <w:lang w:val="en"/>
        </w:rPr>
        <w:t xml:space="preserve"> species in rural areas were difficult if not impossible to capture </w:t>
      </w:r>
      <w:r>
        <w:rPr>
          <w:bCs/>
          <w:lang w:val="en"/>
        </w:rPr>
        <w:t>in part due to fieldwork limitations during the COVID-19 pandemic</w:t>
      </w:r>
      <w:r w:rsidR="0085178F" w:rsidRPr="006D2868">
        <w:rPr>
          <w:bCs/>
          <w:lang w:val="en"/>
        </w:rPr>
        <w:t>, so we also accessed muscle tissue samples from 12 birds (</w:t>
      </w:r>
      <w:del w:id="85" w:author="Sabrina McNew" w:date="2025-03-11T10:19:00Z" w16du:dateUtc="2025-03-11T17:19:00Z">
        <w:r w:rsidR="0085178F" w:rsidRPr="006D2868" w:rsidDel="004A233B">
          <w:rPr>
            <w:bCs/>
            <w:lang w:val="en"/>
          </w:rPr>
          <w:delText xml:space="preserve">6 </w:delText>
        </w:r>
      </w:del>
      <w:ins w:id="86" w:author="Sabrina McNew" w:date="2025-03-11T10:19:00Z" w16du:dateUtc="2025-03-11T17:19:00Z">
        <w:r w:rsidR="004A233B">
          <w:rPr>
            <w:bCs/>
            <w:lang w:val="en"/>
          </w:rPr>
          <w:t>six</w:t>
        </w:r>
        <w:r w:rsidR="004A233B" w:rsidRPr="006D2868">
          <w:rPr>
            <w:bCs/>
            <w:lang w:val="en"/>
          </w:rPr>
          <w:t xml:space="preserve"> </w:t>
        </w:r>
      </w:ins>
      <w:r w:rsidR="0085178F" w:rsidRPr="006D2868">
        <w:rPr>
          <w:bCs/>
          <w:lang w:val="en"/>
        </w:rPr>
        <w:t xml:space="preserve">northern cardinals and </w:t>
      </w:r>
      <w:del w:id="87" w:author="Sabrina McNew" w:date="2025-03-11T10:19:00Z" w16du:dateUtc="2025-03-11T17:19:00Z">
        <w:r w:rsidR="0085178F" w:rsidRPr="006D2868" w:rsidDel="004A233B">
          <w:rPr>
            <w:bCs/>
            <w:lang w:val="en"/>
          </w:rPr>
          <w:delText xml:space="preserve">6 </w:delText>
        </w:r>
      </w:del>
      <w:ins w:id="88" w:author="Sabrina McNew" w:date="2025-03-11T10:19:00Z" w16du:dateUtc="2025-03-11T17:19:00Z">
        <w:r w:rsidR="004A233B">
          <w:rPr>
            <w:bCs/>
            <w:lang w:val="en"/>
          </w:rPr>
          <w:t>six</w:t>
        </w:r>
        <w:r w:rsidR="004A233B" w:rsidRPr="006D2868">
          <w:rPr>
            <w:bCs/>
            <w:lang w:val="en"/>
          </w:rPr>
          <w:t xml:space="preserve"> </w:t>
        </w:r>
      </w:ins>
      <w:r w:rsidR="0085178F" w:rsidRPr="006D2868">
        <w:rPr>
          <w:bCs/>
          <w:lang w:val="en"/>
        </w:rPr>
        <w:t>pyrrhuloxia) from the University of Washington Burke Museum and the Museum of Southwestern Biology</w:t>
      </w:r>
      <w:ins w:id="89" w:author="Sabrina McNew" w:date="2025-03-11T10:25:00Z" w16du:dateUtc="2025-03-11T17:25:00Z">
        <w:r w:rsidR="00AF61E3">
          <w:rPr>
            <w:bCs/>
            <w:lang w:val="en"/>
          </w:rPr>
          <w:t xml:space="preserve"> collected duri</w:t>
        </w:r>
      </w:ins>
      <w:ins w:id="90" w:author="Sabrina McNew" w:date="2025-03-11T10:26:00Z" w16du:dateUtc="2025-03-11T17:26:00Z">
        <w:r w:rsidR="00AF61E3">
          <w:rPr>
            <w:bCs/>
            <w:lang w:val="en"/>
          </w:rPr>
          <w:t>ng years xx – xx</w:t>
        </w:r>
      </w:ins>
      <w:r w:rsidR="0085178F" w:rsidRPr="006D2868">
        <w:rPr>
          <w:bCs/>
          <w:lang w:val="en"/>
        </w:rPr>
        <w:t xml:space="preserve">. This produced a sample size of </w:t>
      </w:r>
      <w:del w:id="91" w:author="Sabrina McNew" w:date="2025-03-11T10:19:00Z" w16du:dateUtc="2025-03-11T17:19:00Z">
        <w:r w:rsidR="0085178F" w:rsidRPr="006D2868" w:rsidDel="004A233B">
          <w:rPr>
            <w:bCs/>
            <w:lang w:val="en"/>
          </w:rPr>
          <w:delText xml:space="preserve">6 </w:delText>
        </w:r>
      </w:del>
      <w:ins w:id="92" w:author="Sabrina McNew" w:date="2025-03-11T10:19:00Z" w16du:dateUtc="2025-03-11T17:19:00Z">
        <w:r w:rsidR="004A233B">
          <w:rPr>
            <w:bCs/>
            <w:lang w:val="en"/>
          </w:rPr>
          <w:t>six</w:t>
        </w:r>
        <w:r w:rsidR="004A233B" w:rsidRPr="006D2868">
          <w:rPr>
            <w:bCs/>
            <w:lang w:val="en"/>
          </w:rPr>
          <w:t xml:space="preserve"> </w:t>
        </w:r>
      </w:ins>
      <w:r w:rsidR="0085178F" w:rsidRPr="006D2868">
        <w:rPr>
          <w:bCs/>
          <w:lang w:val="en"/>
        </w:rPr>
        <w:t xml:space="preserve">per species per population </w:t>
      </w:r>
      <w:r w:rsidR="0085178F" w:rsidRPr="006D2868">
        <w:rPr>
          <w:bCs/>
          <w:lang w:val="en"/>
        </w:rPr>
        <w:lastRenderedPageBreak/>
        <w:t>(urban vs. rural), which is sufficient for identifying outlier regions between populations</w:t>
      </w:r>
      <w:r w:rsidR="00DF2823">
        <w:rPr>
          <w:bCs/>
          <w:lang w:val="en"/>
        </w:rPr>
        <w:t xml:space="preserve"> </w:t>
      </w:r>
      <w:r w:rsidR="00DF2823">
        <w:rPr>
          <w:bCs/>
          <w:lang w:val="en"/>
        </w:rPr>
        <w:fldChar w:fldCharType="begin"/>
      </w:r>
      <w:r w:rsidR="00B369DB">
        <w:rPr>
          <w:bCs/>
          <w:lang w:val="en"/>
        </w:rPr>
        <w:instrText xml:space="preserve"> ADDIN ZOTERO_ITEM CSL_CITATION {"citationID":"EaNIskIa","properties":{"formattedCitation":"(Hahn, 2018)","plainCitation":"(Hahn, 2018)","noteIndex":0},"citationItems":[{"id":962,"uris":["http://zotero.org/users/15902993/items/KZXY29BZ"],"itemData":{"id":962,"type":"book","abstract":"Molecular Population Genetics is a general text covering one of the most active and exciting areas in biology. Combining advances in molecular biology and genomics with mathematical and empirical findings from population genetics, work in molecular population genetics has uncovered the extraordinary history of natural selection and demographic shifts in many organisms, including humans. While basic descriptions of the methods and tools of this field can be found in disparate places, no previous book has brought them together in a single volume. Rather than cobble together pieces from books, reviews, and primary research articles, Molecular Population Genetics presents a coherent user's guide to the field. Intended as a text for upper-level undergraduate and graduate students, the book will also be useful as a detailed reference for active professionals. \n            ,  \n             Molecular Population Genetics is a general text covering one of the most active and exciting areas in biology. Combining advances in molecular biology and genomics with mathematical and empirical findings from population genetics, work in molecular population genetics has uncovered the extraordinary history of natural selection and demographic shifts in many organisms, including humans. While basic descriptions of the methods and tools of this field can be found in disparate places, no previous book has brought them together in a single volume. Rather than cobble together pieces from books, reviews, and primary research articles, Molecular Population Genetics presents a coherent user's guide to the field. Intended as a text for upper-level undergraduate and graduate students, the book will also be useful as a detailed reference for active professionals.","event-place":"Oxford, New York","ISBN":"978-0-87893-965-7","number-of-pages":"352","publisher":"Oxford University Press","publisher-place":"Oxford, New York","source":"Oxford University Press","title":"Molecular Population Genetics","author":[{"family":"Hahn","given":"Matthew W."}],"issued":{"date-parts":[["2018",4,17]]}}}],"schema":"https://github.com/citation-style-language/schema/raw/master/csl-citation.json"} </w:instrText>
      </w:r>
      <w:r w:rsidR="00DF2823">
        <w:rPr>
          <w:bCs/>
          <w:lang w:val="en"/>
        </w:rPr>
        <w:fldChar w:fldCharType="separate"/>
      </w:r>
      <w:r w:rsidR="00B369DB">
        <w:rPr>
          <w:bCs/>
          <w:noProof/>
          <w:lang w:val="en"/>
        </w:rPr>
        <w:t>(Hahn, 2018)</w:t>
      </w:r>
      <w:r w:rsidR="00DF2823">
        <w:rPr>
          <w:bCs/>
          <w:lang w:val="en"/>
        </w:rPr>
        <w:fldChar w:fldCharType="end"/>
      </w:r>
      <w:r w:rsidR="0085178F" w:rsidRPr="006D2868">
        <w:rPr>
          <w:bCs/>
          <w:lang w:val="en"/>
        </w:rPr>
        <w:t xml:space="preserve">. We extracted DNA from each sample at the University of Colorado using a Qiagen </w:t>
      </w:r>
      <w:proofErr w:type="spellStart"/>
      <w:r w:rsidR="0085178F" w:rsidRPr="006D2868">
        <w:rPr>
          <w:bCs/>
          <w:lang w:val="en"/>
        </w:rPr>
        <w:t>DNeasy</w:t>
      </w:r>
      <w:proofErr w:type="spellEnd"/>
      <w:r w:rsidR="0085178F" w:rsidRPr="006D2868">
        <w:rPr>
          <w:bCs/>
          <w:lang w:val="en"/>
        </w:rPr>
        <w:t xml:space="preserve"> Blood &amp; Tissue kit, and we measured DNA concentrations on a </w:t>
      </w:r>
      <w:proofErr w:type="spellStart"/>
      <w:r w:rsidR="0085178F" w:rsidRPr="006D2868">
        <w:rPr>
          <w:bCs/>
          <w:lang w:val="en"/>
        </w:rPr>
        <w:t>Thermofisher</w:t>
      </w:r>
      <w:proofErr w:type="spellEnd"/>
      <w:r w:rsidR="0085178F" w:rsidRPr="006D2868">
        <w:rPr>
          <w:bCs/>
          <w:lang w:val="en"/>
        </w:rPr>
        <w:t xml:space="preserve"> Qubit 3.0. Whole genome </w:t>
      </w:r>
      <w:proofErr w:type="gramStart"/>
      <w:r w:rsidR="0085178F" w:rsidRPr="006D2868">
        <w:rPr>
          <w:bCs/>
          <w:lang w:val="en"/>
        </w:rPr>
        <w:t>paired-end</w:t>
      </w:r>
      <w:proofErr w:type="gramEnd"/>
      <w:r w:rsidR="0085178F" w:rsidRPr="006D2868">
        <w:rPr>
          <w:bCs/>
          <w:lang w:val="en"/>
        </w:rPr>
        <w:t xml:space="preserve"> 150 base pair sequencing libraries were prepared and sequenced using the Illumina </w:t>
      </w:r>
      <w:proofErr w:type="spellStart"/>
      <w:r w:rsidR="0085178F" w:rsidRPr="006D2868">
        <w:rPr>
          <w:bCs/>
          <w:lang w:val="en"/>
        </w:rPr>
        <w:t>NovaSeq</w:t>
      </w:r>
      <w:proofErr w:type="spellEnd"/>
      <w:r w:rsidR="0085178F" w:rsidRPr="006D2868">
        <w:rPr>
          <w:bCs/>
          <w:lang w:val="en"/>
        </w:rPr>
        <w:t xml:space="preserve"> 6000 platform by </w:t>
      </w:r>
      <w:proofErr w:type="spellStart"/>
      <w:r w:rsidR="0085178F" w:rsidRPr="006D2868">
        <w:rPr>
          <w:bCs/>
          <w:lang w:val="en"/>
        </w:rPr>
        <w:t>Novogene</w:t>
      </w:r>
      <w:proofErr w:type="spellEnd"/>
      <w:r w:rsidR="0085178F" w:rsidRPr="006D2868">
        <w:rPr>
          <w:bCs/>
          <w:lang w:val="en"/>
        </w:rPr>
        <w:t>, Sacramento, CA</w:t>
      </w:r>
      <w:del w:id="93" w:author="Sabrina McNew" w:date="2025-03-11T10:23:00Z" w16du:dateUtc="2025-03-11T17:23:00Z">
        <w:r w:rsidR="0085178F" w:rsidRPr="006D2868" w:rsidDel="00AF61E3">
          <w:rPr>
            <w:bCs/>
            <w:lang w:val="en"/>
          </w:rPr>
          <w:delText xml:space="preserve"> at approximately </w:delText>
        </w:r>
        <w:r w:rsidR="00D04AF6" w:rsidDel="00AF61E3">
          <w:rPr>
            <w:bCs/>
            <w:lang w:val="en"/>
          </w:rPr>
          <w:delText>5</w:delText>
        </w:r>
        <w:r w:rsidR="00AD2AFB" w:rsidDel="00AF61E3">
          <w:rPr>
            <w:bCs/>
            <w:lang w:val="en"/>
          </w:rPr>
          <w:delText>x</w:delText>
        </w:r>
        <w:r w:rsidR="0085178F" w:rsidRPr="006D2868" w:rsidDel="00AF61E3">
          <w:rPr>
            <w:bCs/>
            <w:lang w:val="en"/>
          </w:rPr>
          <w:delText xml:space="preserve"> coverage</w:delText>
        </w:r>
      </w:del>
      <w:r w:rsidR="0085178F" w:rsidRPr="006D2868">
        <w:rPr>
          <w:bCs/>
          <w:lang w:val="en"/>
        </w:rPr>
        <w:t>.</w:t>
      </w:r>
    </w:p>
    <w:p w14:paraId="3AB3D21B" w14:textId="460E082F" w:rsidR="005E166B" w:rsidRDefault="001243C1" w:rsidP="00FE72A9">
      <w:pPr>
        <w:spacing w:line="480" w:lineRule="auto"/>
        <w:ind w:firstLine="720"/>
        <w:rPr>
          <w:bCs/>
          <w:lang w:val="en"/>
        </w:rPr>
      </w:pPr>
      <w:moveFromRangeStart w:id="94" w:author="Sabrina McNew" w:date="2025-03-11T10:20:00Z" w:name="move192580855"/>
      <w:moveFrom w:id="95" w:author="Sabrina McNew" w:date="2025-03-11T10:20:00Z" w16du:dateUtc="2025-03-11T17:20:00Z">
        <w:r w:rsidDel="004A233B">
          <w:rPr>
            <w:bCs/>
            <w:lang w:val="en"/>
          </w:rPr>
          <w:t>All code used to analyze these genomes can be found on GitHub (</w:t>
        </w:r>
        <w:r w:rsidDel="004A233B">
          <w:fldChar w:fldCharType="begin"/>
        </w:r>
        <w:r w:rsidDel="004A233B">
          <w:instrText>HYPERLINK "https://github.com/dannyjackson/CardinalisGenomics"</w:instrText>
        </w:r>
      </w:moveFrom>
      <w:del w:id="96" w:author="Sabrina McNew" w:date="2025-03-11T10:20:00Z" w16du:dateUtc="2025-03-11T17:20:00Z"/>
      <w:moveFrom w:id="97" w:author="Sabrina McNew" w:date="2025-03-11T10:20:00Z" w16du:dateUtc="2025-03-11T17:20:00Z">
        <w:r w:rsidDel="004A233B">
          <w:fldChar w:fldCharType="separate"/>
        </w:r>
        <w:r w:rsidRPr="00B73507" w:rsidDel="004A233B">
          <w:rPr>
            <w:rStyle w:val="Hyperlink"/>
            <w:bCs/>
            <w:lang w:val="en"/>
          </w:rPr>
          <w:t>https://github.com/dannyjackson/CardinalisGenomics</w:t>
        </w:r>
        <w:r w:rsidDel="004A233B">
          <w:fldChar w:fldCharType="end"/>
        </w:r>
        <w:r w:rsidDel="004A233B">
          <w:rPr>
            <w:bCs/>
            <w:lang w:val="en"/>
          </w:rPr>
          <w:t xml:space="preserve">; will publish a release with a DOI before submitting). </w:t>
        </w:r>
      </w:moveFrom>
      <w:moveFromRangeEnd w:id="94"/>
      <w:r w:rsidR="0085178F" w:rsidRPr="006D2868">
        <w:rPr>
          <w:bCs/>
          <w:lang w:val="en"/>
        </w:rPr>
        <w:t xml:space="preserve">We trimmed raw sequence </w:t>
      </w:r>
      <w:proofErr w:type="spellStart"/>
      <w:r w:rsidR="0085178F" w:rsidRPr="006D2868">
        <w:rPr>
          <w:bCs/>
          <w:lang w:val="en"/>
        </w:rPr>
        <w:t>fasta</w:t>
      </w:r>
      <w:proofErr w:type="spellEnd"/>
      <w:r w:rsidR="0085178F" w:rsidRPr="006D2868">
        <w:rPr>
          <w:bCs/>
          <w:lang w:val="en"/>
        </w:rPr>
        <w:t xml:space="preserve"> files using </w:t>
      </w:r>
      <w:proofErr w:type="spellStart"/>
      <w:r w:rsidR="0085178F" w:rsidRPr="006D2868">
        <w:rPr>
          <w:bCs/>
          <w:lang w:val="en"/>
        </w:rPr>
        <w:t>Trimmomatic</w:t>
      </w:r>
      <w:proofErr w:type="spellEnd"/>
      <w:r w:rsidR="0085178F" w:rsidRPr="006D2868">
        <w:rPr>
          <w:bCs/>
          <w:lang w:val="en"/>
        </w:rPr>
        <w:t xml:space="preserve"> </w:t>
      </w:r>
      <w:r w:rsidR="00B369DB">
        <w:rPr>
          <w:bCs/>
          <w:lang w:val="en"/>
        </w:rPr>
        <w:fldChar w:fldCharType="begin"/>
      </w:r>
      <w:r w:rsidR="00B369DB">
        <w:rPr>
          <w:bCs/>
          <w:lang w:val="en"/>
        </w:rPr>
        <w:instrText xml:space="preserve"> ADDIN ZOTERO_ITEM CSL_CITATION {"citationID":"xtOQX6dV","properties":{"formattedCitation":"(Bolger et al., 2014)","plainCitation":"(Bolger et al., 2014)","noteIndex":0},"citationItems":[{"id":610,"uris":["http://zotero.org/users/15902993/items/XHNHYB5D"],"itemData":{"id":610,"type":"article-journal","container-title":"Bioinformatics","DOI":"10.1093/bioinformatics/btu170","ISSN":"1367-4803","issue":"15","note":"publisher: Oxford University Press (OUP)","page":"2114–2120","title":"Trimmomatic: a flexible trimmer for Illumina sequence data","volume":"30","author":[{"family":"Bolger","given":"Anthony M."},{"family":"Lohse","given":"Marc"},{"family":"Usadel","given":"Bjoern"}],"issued":{"date-parts":[["2014",4]]}}}],"schema":"https://github.com/citation-style-language/schema/raw/master/csl-citation.json"} </w:instrText>
      </w:r>
      <w:r w:rsidR="00B369DB">
        <w:rPr>
          <w:bCs/>
          <w:lang w:val="en"/>
        </w:rPr>
        <w:fldChar w:fldCharType="separate"/>
      </w:r>
      <w:r w:rsidR="00B369DB">
        <w:rPr>
          <w:bCs/>
          <w:noProof/>
          <w:lang w:val="en"/>
        </w:rPr>
        <w:t>(Bolger et al., 2014)</w:t>
      </w:r>
      <w:r w:rsidR="00B369DB">
        <w:rPr>
          <w:bCs/>
          <w:lang w:val="en"/>
        </w:rPr>
        <w:fldChar w:fldCharType="end"/>
      </w:r>
      <w:r w:rsidR="0085178F" w:rsidRPr="006D2868">
        <w:rPr>
          <w:bCs/>
          <w:lang w:val="en"/>
        </w:rPr>
        <w:t xml:space="preserve"> and analyzed for quality using </w:t>
      </w:r>
      <w:proofErr w:type="spellStart"/>
      <w:r w:rsidR="0085178F" w:rsidRPr="006D2868">
        <w:rPr>
          <w:bCs/>
          <w:lang w:val="en"/>
        </w:rPr>
        <w:t>FastQC</w:t>
      </w:r>
      <w:proofErr w:type="spellEnd"/>
      <w:r w:rsidR="0085178F" w:rsidRPr="006D2868">
        <w:rPr>
          <w:bCs/>
          <w:lang w:val="en"/>
        </w:rPr>
        <w:t xml:space="preserve"> </w:t>
      </w:r>
      <w:r w:rsidR="00B369DB">
        <w:rPr>
          <w:bCs/>
          <w:lang w:val="en"/>
        </w:rPr>
        <w:fldChar w:fldCharType="begin"/>
      </w:r>
      <w:r w:rsidR="00B369DB">
        <w:rPr>
          <w:bCs/>
          <w:lang w:val="en"/>
        </w:rPr>
        <w:instrText xml:space="preserve"> ADDIN ZOTERO_ITEM CSL_CITATION {"citationID":"2AOHyT4j","properties":{"formattedCitation":"(Andrews, 2010)","plainCitation":"(Andrews, 2010)","noteIndex":0},"citationItems":[{"id":964,"uris":["http://zotero.org/users/15902993/items/8PJB3HZG"],"itemData":{"id":964,"type":"document","source":"CiNii Research","title":"FastQC: a quality control tool for high throughput sequence data.","title-short":"FastQC","URL":"https://cir.nii.ac.jp/crid/1370584340724053142","author":[{"family":"Andrews","given":"S"}],"accessed":{"date-parts":[["2025",3,7]]},"issued":{"date-parts":[["2010"]]}}}],"schema":"https://github.com/citation-style-language/schema/raw/master/csl-citation.json"} </w:instrText>
      </w:r>
      <w:r w:rsidR="00B369DB">
        <w:rPr>
          <w:bCs/>
          <w:lang w:val="en"/>
        </w:rPr>
        <w:fldChar w:fldCharType="separate"/>
      </w:r>
      <w:r w:rsidR="00B369DB">
        <w:rPr>
          <w:bCs/>
          <w:noProof/>
          <w:lang w:val="en"/>
        </w:rPr>
        <w:t>(Andrews, 2010)</w:t>
      </w:r>
      <w:r w:rsidR="00B369DB">
        <w:rPr>
          <w:bCs/>
          <w:lang w:val="en"/>
        </w:rPr>
        <w:fldChar w:fldCharType="end"/>
      </w:r>
      <w:r w:rsidR="0085178F" w:rsidRPr="006D2868">
        <w:rPr>
          <w:bCs/>
          <w:lang w:val="en"/>
        </w:rPr>
        <w:t xml:space="preserve">. </w:t>
      </w:r>
      <w:r w:rsidR="000023FB">
        <w:rPr>
          <w:bCs/>
          <w:lang w:val="en"/>
        </w:rPr>
        <w:t>The publicly available annotated northern cardinal genome is not chromosome-level and each scaffold could not reliably be assigned as either an autosome or sex chromosome</w:t>
      </w:r>
      <w:ins w:id="98" w:author="Sabrina McNew" w:date="2025-03-11T10:21:00Z" w16du:dateUtc="2025-03-11T17:21:00Z">
        <w:r w:rsidR="004A233B">
          <w:rPr>
            <w:bCs/>
            <w:lang w:val="en"/>
          </w:rPr>
          <w:t>.</w:t>
        </w:r>
      </w:ins>
      <w:del w:id="99" w:author="Sabrina McNew" w:date="2025-03-11T10:21:00Z" w16du:dateUtc="2025-03-11T17:21:00Z">
        <w:r w:rsidR="000023FB" w:rsidDel="004A233B">
          <w:rPr>
            <w:bCs/>
            <w:lang w:val="en"/>
          </w:rPr>
          <w:delText>;</w:delText>
        </w:r>
      </w:del>
      <w:r w:rsidR="000023FB">
        <w:rPr>
          <w:bCs/>
          <w:lang w:val="en"/>
        </w:rPr>
        <w:t xml:space="preserve"> </w:t>
      </w:r>
      <w:del w:id="100" w:author="Sabrina McNew" w:date="2025-03-11T10:21:00Z" w16du:dateUtc="2025-03-11T17:21:00Z">
        <w:r w:rsidR="000023FB" w:rsidDel="004A233B">
          <w:rPr>
            <w:bCs/>
            <w:lang w:val="en"/>
          </w:rPr>
          <w:delText>therefore</w:delText>
        </w:r>
      </w:del>
      <w:ins w:id="101" w:author="Sabrina McNew" w:date="2025-03-11T10:21:00Z" w16du:dateUtc="2025-03-11T17:21:00Z">
        <w:r w:rsidR="004A233B">
          <w:rPr>
            <w:bCs/>
            <w:lang w:val="en"/>
          </w:rPr>
          <w:t>Therefore</w:t>
        </w:r>
      </w:ins>
      <w:r w:rsidR="000023FB">
        <w:rPr>
          <w:bCs/>
          <w:lang w:val="en"/>
        </w:rPr>
        <w:t xml:space="preserve">, </w:t>
      </w:r>
      <w:del w:id="102" w:author="Sabrina McNew" w:date="2025-03-11T10:21:00Z" w16du:dateUtc="2025-03-11T17:21:00Z">
        <w:r w:rsidR="000023FB" w:rsidDel="004A233B">
          <w:rPr>
            <w:bCs/>
            <w:lang w:val="en"/>
          </w:rPr>
          <w:delText>w</w:delText>
        </w:r>
        <w:r w:rsidR="0085178F" w:rsidRPr="006D2868" w:rsidDel="004A233B">
          <w:rPr>
            <w:bCs/>
            <w:lang w:val="en"/>
          </w:rPr>
          <w:delText xml:space="preserve">e </w:delText>
        </w:r>
        <w:r w:rsidR="00CA2E21" w:rsidDel="004A233B">
          <w:rPr>
            <w:bCs/>
            <w:lang w:val="en"/>
          </w:rPr>
          <w:delText>used bwa mem</w:delText>
        </w:r>
        <w:r w:rsidR="00B369DB" w:rsidDel="004A233B">
          <w:rPr>
            <w:bCs/>
            <w:lang w:val="en"/>
          </w:rPr>
          <w:delText xml:space="preserve"> </w:delText>
        </w:r>
        <w:r w:rsidR="00B369DB" w:rsidDel="004A233B">
          <w:rPr>
            <w:bCs/>
            <w:lang w:val="en"/>
          </w:rPr>
          <w:fldChar w:fldCharType="begin"/>
        </w:r>
        <w:r w:rsidR="00B369DB" w:rsidDel="004A233B">
          <w:rPr>
            <w:bCs/>
            <w:lang w:val="en"/>
          </w:rPr>
          <w:delInstrText xml:space="preserve"> ADDIN ZOTERO_ITEM CSL_CITATION {"citationID":"u8x2gahq","properties":{"formattedCitation":"(Li &amp; Durbin, 2009)","plainCitation":"(Li &amp; Durbin, 2009)","noteIndex":0},"citationItems":[{"id":968,"uris":["http://zotero.org/users/15902993/items/W2KBX87C"],"itemData":{"id":968,"type":"article-journal","abstract":"Motivation: The enormous amount of short reads generated by the new DNA sequencing technologies call for the development of fast and accurate read alignment programs. A first generation of hash table-based methods has been developed, including MAQ, which is accurate, feature rich and fast enough to align short reads from a single individual. However, MAQ does not support gapped alignment for single-end reads, which makes it unsuitable for alignment of longer reads where indels may occur frequently. The speed of MAQ is also a concern when the alignment is scaled up to the resequencing of hundreds of individuals.Results: We implemented Burrows-Wheeler Alignment tool (BWA), a new read alignment package that is based on backward search with Burrows–Wheeler Transform (BWT), to efficiently align short sequencing reads against a large reference sequence such as the human genome, allowing mismatches and gaps. BWA supports both base space reads, e.g. from Illumina sequencing machines, and color space reads from AB SOLiD machines. Evaluations on both simulated and real data suggest that BWA is </w:delInstrText>
        </w:r>
        <w:r w:rsidR="00B369DB" w:rsidDel="004A233B">
          <w:rPr>
            <w:rFonts w:ascii="Cambria Math" w:hAnsi="Cambria Math" w:cs="Cambria Math"/>
            <w:bCs/>
            <w:lang w:val="en"/>
          </w:rPr>
          <w:delInstrText>∼</w:delInstrText>
        </w:r>
        <w:r w:rsidR="00B369DB" w:rsidDel="004A233B">
          <w:rPr>
            <w:bCs/>
            <w:lang w:val="en"/>
          </w:rPr>
          <w:delInstrText xml:space="preserve">10–20× faster than MAQ, while achieving similar accuracy. In addition, BWA outputs alignment in the new standard SAM (Sequence Alignment/Map) format. Variant calling and other downstream analyses after the alignment can be achieved with the open source SAMtools software package.Availability:  http://maq.sourceforge.netContact:  rd@sanger.ac.uk","container-title":"Bioinformatics","DOI":"10.1093/bioinformatics/btp324","ISSN":"1367-4803","issue":"14","journalAbbreviation":"Bioinformatics","page":"1754-1760","source":"Silverchair","title":"Fast and accurate short read alignment with Burrows–Wheeler transform","volume":"25","author":[{"family":"Li","given":"Heng"},{"family":"Durbin","given":"Richard"}],"issued":{"date-parts":[["2009",7,15]]}}}],"schema":"https://github.com/citation-style-language/schema/raw/master/csl-citation.json"} </w:delInstrText>
        </w:r>
        <w:r w:rsidR="00B369DB" w:rsidDel="004A233B">
          <w:rPr>
            <w:bCs/>
            <w:lang w:val="en"/>
          </w:rPr>
          <w:fldChar w:fldCharType="separate"/>
        </w:r>
        <w:r w:rsidR="00B369DB" w:rsidDel="004A233B">
          <w:rPr>
            <w:bCs/>
            <w:noProof/>
            <w:lang w:val="en"/>
          </w:rPr>
          <w:delText>(Li &amp; Durbin, 2009)</w:delText>
        </w:r>
        <w:r w:rsidR="00B369DB" w:rsidDel="004A233B">
          <w:rPr>
            <w:bCs/>
            <w:lang w:val="en"/>
          </w:rPr>
          <w:fldChar w:fldCharType="end"/>
        </w:r>
        <w:r w:rsidR="00CA2E21" w:rsidDel="004A233B">
          <w:rPr>
            <w:bCs/>
            <w:lang w:val="en"/>
          </w:rPr>
          <w:delText xml:space="preserve"> </w:delText>
        </w:r>
      </w:del>
      <w:del w:id="103" w:author="Sabrina McNew" w:date="2025-03-11T10:22:00Z" w16du:dateUtc="2025-03-11T17:22:00Z">
        <w:r w:rsidR="00CA2E21" w:rsidDel="004A233B">
          <w:rPr>
            <w:bCs/>
            <w:lang w:val="en"/>
          </w:rPr>
          <w:delText xml:space="preserve">to </w:delText>
        </w:r>
        <w:r w:rsidR="0085178F" w:rsidRPr="006D2868" w:rsidDel="004A233B">
          <w:rPr>
            <w:bCs/>
            <w:lang w:val="en"/>
          </w:rPr>
          <w:delText>align</w:delText>
        </w:r>
      </w:del>
      <w:ins w:id="104" w:author="Sabrina McNew" w:date="2025-03-11T10:22:00Z" w16du:dateUtc="2025-03-11T17:22:00Z">
        <w:r w:rsidR="004A233B">
          <w:rPr>
            <w:bCs/>
            <w:lang w:val="en"/>
          </w:rPr>
          <w:t>we aligned</w:t>
        </w:r>
      </w:ins>
      <w:r w:rsidR="0085178F" w:rsidRPr="006D2868">
        <w:rPr>
          <w:bCs/>
          <w:lang w:val="en"/>
        </w:rPr>
        <w:t xml:space="preserve"> the trimmed sequence reads to the reference </w:t>
      </w:r>
      <w:r w:rsidR="00CA2E21">
        <w:rPr>
          <w:bCs/>
          <w:lang w:val="en"/>
        </w:rPr>
        <w:t>small tree finch (</w:t>
      </w:r>
      <w:proofErr w:type="spellStart"/>
      <w:r w:rsidR="00CA2E21">
        <w:rPr>
          <w:bCs/>
          <w:lang w:val="en"/>
        </w:rPr>
        <w:t>Camarhynchus</w:t>
      </w:r>
      <w:proofErr w:type="spellEnd"/>
      <w:r w:rsidR="00CA2E21">
        <w:rPr>
          <w:bCs/>
          <w:lang w:val="en"/>
        </w:rPr>
        <w:t xml:space="preserve"> </w:t>
      </w:r>
      <w:proofErr w:type="spellStart"/>
      <w:r w:rsidR="00CA2E21">
        <w:rPr>
          <w:bCs/>
          <w:lang w:val="en"/>
        </w:rPr>
        <w:t>parvulus</w:t>
      </w:r>
      <w:proofErr w:type="spellEnd"/>
      <w:r w:rsidR="00CA2E21">
        <w:rPr>
          <w:bCs/>
          <w:lang w:val="en"/>
        </w:rPr>
        <w:t>) genome STF-</w:t>
      </w:r>
      <w:proofErr w:type="spellStart"/>
      <w:r w:rsidR="00CA2E21">
        <w:rPr>
          <w:bCs/>
          <w:lang w:val="en"/>
        </w:rPr>
        <w:t>HiC</w:t>
      </w:r>
      <w:proofErr w:type="spellEnd"/>
      <w:r w:rsidR="00CA2E21">
        <w:rPr>
          <w:bCs/>
          <w:lang w:val="en"/>
        </w:rPr>
        <w:t xml:space="preserve"> (1.28 GB; </w:t>
      </w:r>
      <w:proofErr w:type="spellStart"/>
      <w:r w:rsidR="00CA2E21">
        <w:rPr>
          <w:bCs/>
          <w:lang w:val="en"/>
        </w:rPr>
        <w:t>Genbank</w:t>
      </w:r>
      <w:proofErr w:type="spellEnd"/>
      <w:r w:rsidR="00CA2E21">
        <w:rPr>
          <w:bCs/>
          <w:lang w:val="en"/>
        </w:rPr>
        <w:t xml:space="preserve"> accession number: GCF_901933205.1)</w:t>
      </w:r>
      <w:ins w:id="105" w:author="Sabrina McNew" w:date="2025-03-11T10:22:00Z" w16du:dateUtc="2025-03-11T17:22:00Z">
        <w:r w:rsidR="004A233B">
          <w:rPr>
            <w:bCs/>
            <w:lang w:val="en"/>
          </w:rPr>
          <w:t xml:space="preserve"> using bwa mem </w:t>
        </w:r>
        <w:r w:rsidR="004A233B">
          <w:rPr>
            <w:bCs/>
            <w:lang w:val="en"/>
          </w:rPr>
          <w:fldChar w:fldCharType="begin"/>
        </w:r>
        <w:r w:rsidR="004A233B">
          <w:rPr>
            <w:bCs/>
            <w:lang w:val="en"/>
          </w:rPr>
          <w:instrText xml:space="preserve"> ADDIN ZOTERO_ITEM CSL_CITATION {"citationID":"u8x2gahq","properties":{"formattedCitation":"(Li &amp; Durbin, 2009)","plainCitation":"(Li &amp; Durbin, 2009)","noteIndex":0},"citationItems":[{"id":968,"uris":["http://zotero.org/users/15902993/items/W2KBX87C"],"itemData":{"id":968,"type":"article-journal","abstract":"Motivation: The enormous amount of short reads generated by the new DNA sequencing technologies call for the development of fast and accurate read alignment programs. A first generation of hash table-based methods has been developed, including MAQ, which is accurate, feature rich and fast enough to align short reads from a single individual. However, MAQ does not support gapped alignment for single-end reads, which makes it unsuitable for alignment of longer reads where indels may occur frequently. The speed of MAQ is also a concern when the alignment is scaled up to the resequencing of hundreds of individuals.Results: We implemented Burrows-Wheeler Alignment tool (BWA), a new read alignment package that is based on backward search with Burrows–Wheeler Transform (BWT), to efficiently align short sequencing reads against a large reference sequence such as the human genome, allowing mismatches and gaps. BWA supports both base space reads, e.g. from Illumina sequencing machines, and color space reads from AB SOLiD machines. Evaluations on both simulated and real data suggest that BWA is </w:instrText>
        </w:r>
        <w:r w:rsidR="004A233B">
          <w:rPr>
            <w:rFonts w:ascii="Cambria Math" w:hAnsi="Cambria Math" w:cs="Cambria Math"/>
            <w:bCs/>
            <w:lang w:val="en"/>
          </w:rPr>
          <w:instrText>∼</w:instrText>
        </w:r>
        <w:r w:rsidR="004A233B">
          <w:rPr>
            <w:bCs/>
            <w:lang w:val="en"/>
          </w:rPr>
          <w:instrText xml:space="preserve">10–20× faster than MAQ, while achieving similar accuracy. In addition, BWA outputs alignment in the new standard SAM (Sequence Alignment/Map) format. Variant calling and other downstream analyses after the alignment can be achieved with the open source SAMtools software package.Availability:  http://maq.sourceforge.netContact:  rd@sanger.ac.uk","container-title":"Bioinformatics","DOI":"10.1093/bioinformatics/btp324","ISSN":"1367-4803","issue":"14","journalAbbreviation":"Bioinformatics","page":"1754-1760","source":"Silverchair","title":"Fast and accurate short read alignment with Burrows–Wheeler transform","volume":"25","author":[{"family":"Li","given":"Heng"},{"family":"Durbin","given":"Richard"}],"issued":{"date-parts":[["2009",7,15]]}}}],"schema":"https://github.com/citation-style-language/schema/raw/master/csl-citation.json"} </w:instrText>
        </w:r>
        <w:r w:rsidR="004A233B">
          <w:rPr>
            <w:bCs/>
            <w:lang w:val="en"/>
          </w:rPr>
          <w:fldChar w:fldCharType="separate"/>
        </w:r>
        <w:r w:rsidR="004A233B">
          <w:rPr>
            <w:bCs/>
            <w:noProof/>
            <w:lang w:val="en"/>
          </w:rPr>
          <w:t>(Li &amp; Durbin, 2009)</w:t>
        </w:r>
        <w:r w:rsidR="004A233B">
          <w:rPr>
            <w:bCs/>
            <w:lang w:val="en"/>
          </w:rPr>
          <w:fldChar w:fldCharType="end"/>
        </w:r>
      </w:ins>
      <w:r w:rsidR="00F96EB6">
        <w:rPr>
          <w:bCs/>
          <w:lang w:val="en"/>
        </w:rPr>
        <w:t xml:space="preserve">. The small tree finch is the closest relative with an available chromosome-level genome. </w:t>
      </w:r>
      <w:del w:id="106" w:author="Scott Anthony Taylor" w:date="2025-04-06T13:34:00Z" w16du:dateUtc="2025-04-06T19:34:00Z">
        <w:r w:rsidR="00445C45" w:rsidRPr="006D2868" w:rsidDel="00EE1CBE">
          <w:rPr>
            <w:bCs/>
            <w:lang w:val="en"/>
          </w:rPr>
          <w:delText>Then we</w:delText>
        </w:r>
      </w:del>
      <w:ins w:id="107" w:author="Scott Anthony Taylor" w:date="2025-04-06T13:34:00Z" w16du:dateUtc="2025-04-06T19:34:00Z">
        <w:r w:rsidR="00EE1CBE">
          <w:rPr>
            <w:bCs/>
            <w:lang w:val="en"/>
          </w:rPr>
          <w:t>We next</w:t>
        </w:r>
      </w:ins>
      <w:r w:rsidR="00445C45" w:rsidRPr="006D2868">
        <w:rPr>
          <w:bCs/>
          <w:lang w:val="en"/>
        </w:rPr>
        <w:t xml:space="preserve"> sorted </w:t>
      </w:r>
      <w:r w:rsidR="00445C45">
        <w:rPr>
          <w:bCs/>
          <w:lang w:val="en"/>
        </w:rPr>
        <w:t xml:space="preserve">the </w:t>
      </w:r>
      <w:r w:rsidR="00445C45" w:rsidRPr="006D2868">
        <w:rPr>
          <w:bCs/>
          <w:lang w:val="en"/>
        </w:rPr>
        <w:t xml:space="preserve">bam files using </w:t>
      </w:r>
      <w:proofErr w:type="spellStart"/>
      <w:r w:rsidR="00445C45" w:rsidRPr="006D2868">
        <w:rPr>
          <w:bCs/>
          <w:lang w:val="en"/>
        </w:rPr>
        <w:t>samtools</w:t>
      </w:r>
      <w:proofErr w:type="spellEnd"/>
      <w:r w:rsidR="00445C45" w:rsidRPr="006D2868">
        <w:rPr>
          <w:bCs/>
          <w:lang w:val="en"/>
        </w:rPr>
        <w:t xml:space="preserve"> </w:t>
      </w:r>
      <w:r w:rsidR="00B369DB">
        <w:rPr>
          <w:bCs/>
          <w:lang w:val="en"/>
        </w:rPr>
        <w:fldChar w:fldCharType="begin"/>
      </w:r>
      <w:r w:rsidR="001A72F4">
        <w:rPr>
          <w:bCs/>
          <w:lang w:val="en"/>
        </w:rPr>
        <w:instrText xml:space="preserve"> ADDIN ZOTERO_ITEM CSL_CITATION {"citationID":"0o8dyaPA","properties":{"formattedCitation":"(H. Li et al., 2009)","plainCitation":"(H. Li et al., 2009)","noteIndex":0},"citationItems":[{"id":773,"uris":["http://zotero.org/users/15902993/items/6MK3NMRE"],"itemData":{"id":773,"type":"article-journal","container-title":"Bioinformatics","DOI":"10.1093/bioinformatics/btp352","ISSN":"1367-4803","issue":"16","note":"publisher: Oxford University Press (OUP)","page":"2078–2079","title":"The Sequence Alignment/Map format and SAMtools","volume":"25","author":[{"family":"Li","given":"Heng"},{"family":"Handsaker","given":"Bob"},{"family":"Wysoker","given":"Alec"},{"family":"Fennell","given":"Tim"},{"family":"Ruan","given":"Jue"},{"family":"Homer","given":"Nils"},{"family":"Marth","given":"Gabor"},{"family":"Abecasis","given":"Goncalo"},{"family":"Durbin","given":"Richard"}],"issued":{"date-parts":[["2009",6]]}}}],"schema":"https://github.com/citation-style-language/schema/raw/master/csl-citation.json"} </w:instrText>
      </w:r>
      <w:r w:rsidR="00B369DB">
        <w:rPr>
          <w:bCs/>
          <w:lang w:val="en"/>
        </w:rPr>
        <w:fldChar w:fldCharType="separate"/>
      </w:r>
      <w:r w:rsidR="001A72F4">
        <w:rPr>
          <w:bCs/>
          <w:noProof/>
          <w:lang w:val="en"/>
        </w:rPr>
        <w:t>(H. Li et al., 2009)</w:t>
      </w:r>
      <w:r w:rsidR="00B369DB">
        <w:rPr>
          <w:bCs/>
          <w:lang w:val="en"/>
        </w:rPr>
        <w:fldChar w:fldCharType="end"/>
      </w:r>
      <w:r w:rsidR="00445C45" w:rsidRPr="006D2868">
        <w:rPr>
          <w:bCs/>
          <w:lang w:val="en"/>
        </w:rPr>
        <w:t xml:space="preserve"> and </w:t>
      </w:r>
      <w:proofErr w:type="spellStart"/>
      <w:r w:rsidR="00445C45" w:rsidRPr="006D2868">
        <w:rPr>
          <w:bCs/>
          <w:lang w:val="en"/>
        </w:rPr>
        <w:t>picard</w:t>
      </w:r>
      <w:proofErr w:type="spellEnd"/>
      <w:r w:rsidR="00445C45" w:rsidRPr="006D2868">
        <w:rPr>
          <w:bCs/>
          <w:lang w:val="en"/>
        </w:rPr>
        <w:t xml:space="preserve">-tools </w:t>
      </w:r>
      <w:r w:rsidR="00B369DB">
        <w:rPr>
          <w:bCs/>
          <w:lang w:val="en"/>
        </w:rPr>
        <w:fldChar w:fldCharType="begin"/>
      </w:r>
      <w:r w:rsidR="00B369DB">
        <w:rPr>
          <w:bCs/>
          <w:lang w:val="en"/>
        </w:rPr>
        <w:instrText xml:space="preserve"> ADDIN ZOTERO_ITEM CSL_CITATION {"citationID":"tQR5h4w6","properties":{"formattedCitation":"(Picard, 2019)","plainCitation":"(Picard, 2019)","noteIndex":0},"citationItems":[{"id":971,"uris":["http://zotero.org/users/15902993/items/KAI9MKC7"],"itemData":{"id":971,"type":"document","source":"CiNii Research","title":"Broad Institute","URL":"https://cir.nii.ac.jp/crid/1370013168858971926","author":[{"family":"Picard","given":"Toolkit"}],"accessed":{"date-parts":[["2025",3,7]]},"issued":{"date-parts":[["2019"]]}}}],"schema":"https://github.com/citation-style-language/schema/raw/master/csl-citation.json"} </w:instrText>
      </w:r>
      <w:r w:rsidR="00B369DB">
        <w:rPr>
          <w:bCs/>
          <w:lang w:val="en"/>
        </w:rPr>
        <w:fldChar w:fldCharType="separate"/>
      </w:r>
      <w:r w:rsidR="00B369DB">
        <w:rPr>
          <w:bCs/>
          <w:noProof/>
          <w:lang w:val="en"/>
        </w:rPr>
        <w:t>(Picard, 2019)</w:t>
      </w:r>
      <w:r w:rsidR="00B369DB">
        <w:rPr>
          <w:bCs/>
          <w:lang w:val="en"/>
        </w:rPr>
        <w:fldChar w:fldCharType="end"/>
      </w:r>
      <w:r w:rsidR="00445C45">
        <w:rPr>
          <w:bCs/>
          <w:lang w:val="en"/>
        </w:rPr>
        <w:t xml:space="preserve">, clipped overlapping read pairs using </w:t>
      </w:r>
      <w:proofErr w:type="spellStart"/>
      <w:r w:rsidR="00B369DB">
        <w:rPr>
          <w:bCs/>
          <w:lang w:val="en"/>
        </w:rPr>
        <w:t>BamU</w:t>
      </w:r>
      <w:r w:rsidR="00445C45">
        <w:rPr>
          <w:bCs/>
          <w:lang w:val="en"/>
        </w:rPr>
        <w:t>ti</w:t>
      </w:r>
      <w:r w:rsidR="00B369DB">
        <w:rPr>
          <w:bCs/>
          <w:lang w:val="en"/>
        </w:rPr>
        <w:t>l</w:t>
      </w:r>
      <w:proofErr w:type="spellEnd"/>
      <w:r w:rsidR="00445C45">
        <w:rPr>
          <w:bCs/>
          <w:lang w:val="en"/>
        </w:rPr>
        <w:t xml:space="preserve"> </w:t>
      </w:r>
      <w:r w:rsidR="00B369DB">
        <w:rPr>
          <w:bCs/>
          <w:lang w:val="en"/>
        </w:rPr>
        <w:fldChar w:fldCharType="begin"/>
      </w:r>
      <w:r w:rsidR="00B369DB">
        <w:rPr>
          <w:bCs/>
          <w:lang w:val="en"/>
        </w:rPr>
        <w:instrText xml:space="preserve"> ADDIN ZOTERO_ITEM CSL_CITATION {"citationID":"0cMyJvs5","properties":{"formattedCitation":"(Jun et al., 2015)","plainCitation":"(Jun et al., 2015)","noteIndex":0},"citationItems":[{"id":974,"uris":["http://zotero.org/users/15902993/items/URVC2DUQ"],"itemData":{"id":974,"type":"article-journal","abstract":"The analysis of next-generation sequencing data is computationally and statistically challenging because of massive data volumes and imperfect data quality. We present GotCloud, a pipeline for efficiently detecting and genotyping high-quality variants from large-scale sequencing data. GotCloud automates sequence alignment, sample-level quality control, variant calling, filtering of likely artifacts using machine learning techniques, and genotype refinement using haplotype information. The pipeline can process thousands of samples in parallel and requires less computational resources than current alternatives. Experiments with whole genome and exome targeted sequence data generated by the 1000 Genomes Project show that the pipeline provides effective filtering against false positive variants and high power to detect true variants. Our pipeline has already contributed to variant detection and genotyping in several large-scale sequencing projects, including the 1000 Genomes Project and the NHLBI Exome Sequencing Project. We hope it will now prove useful to many medical sequencing studies.","container-title":"Genome Research","DOI":"10.1101/gr.176552.114","ISSN":"1088-9051, 1549-5469","journalAbbreviation":"Genome Res.","language":"en","note":"Company: Cold Spring Harbor Laboratory Press\nDistributor: Cold Spring Harbor Laboratory Press\nInstitution: Cold Spring Harbor Laboratory Press\nLabel: Cold Spring Harbor Laboratory Press\npublisher: Cold Spring Harbor Lab\nPMID: 25883319","page":"gr.176552.114","source":"genome.cshlp.org","title":"An efficient and scalable analysis framework for variant extraction and refinement from population scale DNA sequence data","author":[{"family":"Jun","given":"Goo"},{"family":"Wing","given":"Mary Kate"},{"family":"Abecasis","given":"Gonçalo R."},{"family":"Kang","given":"Hyun Min"}],"issued":{"date-parts":[["2015",4,16]]}}}],"schema":"https://github.com/citation-style-language/schema/raw/master/csl-citation.json"} </w:instrText>
      </w:r>
      <w:r w:rsidR="00B369DB">
        <w:rPr>
          <w:bCs/>
          <w:lang w:val="en"/>
        </w:rPr>
        <w:fldChar w:fldCharType="separate"/>
      </w:r>
      <w:r w:rsidR="00B369DB">
        <w:rPr>
          <w:bCs/>
          <w:noProof/>
          <w:lang w:val="en"/>
        </w:rPr>
        <w:t>(Jun et al., 2015)</w:t>
      </w:r>
      <w:r w:rsidR="00B369DB">
        <w:rPr>
          <w:bCs/>
          <w:lang w:val="en"/>
        </w:rPr>
        <w:fldChar w:fldCharType="end"/>
      </w:r>
      <w:r w:rsidR="00445C45">
        <w:rPr>
          <w:bCs/>
          <w:lang w:val="en"/>
        </w:rPr>
        <w:t xml:space="preserve">, realigned around indels using GATK </w:t>
      </w:r>
      <w:r w:rsidR="0076390C">
        <w:rPr>
          <w:bCs/>
          <w:lang w:val="en"/>
        </w:rPr>
        <w:fldChar w:fldCharType="begin"/>
      </w:r>
      <w:r w:rsidR="0076390C">
        <w:rPr>
          <w:bCs/>
          <w:lang w:val="en"/>
        </w:rPr>
        <w:instrText xml:space="preserve"> ADDIN ZOTERO_ITEM CSL_CITATION {"citationID":"c7Uenr7R","properties":{"formattedCitation":"(McKenna et al., 2010)","plainCitation":"(McKenna et al., 2010)","noteIndex":0},"citationItems":[{"id":977,"uris":["http://zotero.org/users/15902993/items/J8Y7NS5I"],"itemData":{"id":977,"type":"article-journal","abstract":"Next-generation DNA sequencing (NGS) projects, such as the 1000 Genomes Project, are already revolutionizing our understanding of genetic variation among individuals. However, the massive data sets generated by NGS—the 1000 Genome pilot alone includes nearly five terabases—make writing feature-rich, efficient, and robust analysis tools difficult for even computationally sophisticated individuals. Indeed, many professionals are limited in the scope and the ease with which they can answer scientific questions by the complexity of accessing and manipulating the data produced by these machines. Here, we discuss our Genome Analysis Toolkit (GATK), a structured programming framework designed to ease the development of efficient and robust analysis tools for next-generation DNA sequencers using the functional programming philosophy of MapReduce. The GATK provides a small but rich set of data access patterns that encompass the majority of analysis tool needs. Separating specific analysis calculations from common data management infrastructure enables us to optimize the GATK framework for correctness, stability, and CPU and memory efficiency and to enable distributed and shared memory parallelization. We highlight the capabilities of the GATK by describing the implementation and application of robust, scale-tolerant tools like coverage calculators and single nucleotide polymorphism (SNP) calling. We conclude that the GATK programming framework enables developers and analysts to quickly and easily write efficient and robust NGS tools, many of which have already been incorporated into large-scale sequencing projects like the 1000 Genomes Project and The Cancer Genome Atlas.","container-title":"Genome Research","DOI":"10.1101/gr.107524.110","ISSN":"1088-9051, 1549-5469","issue":"9","journalAbbreviation":"Genome Res.","language":"en","note":"Company: Cold Spring Harbor Laboratory Press\nDistributor: Cold Spring Harbor Laboratory Press\nInstitution: Cold Spring Harbor Laboratory Press\nLabel: Cold Spring Harbor Laboratory Press\npublisher: Cold Spring Harbor Lab\nPMID: 20644199","page":"1297-1303","source":"genome.cshlp.org","title":"The Genome Analysis Toolkit: A MapReduce framework for analyzing next-generation DNA sequencing data","title-short":"The Genome Analysis Toolkit","volume":"20","author":[{"family":"McKenna","given":"Aaron"},{"family":"Hanna","given":"Matthew"},{"family":"Banks","given":"Eric"},{"family":"Sivachenko","given":"Andrey"},{"family":"Cibulskis","given":"Kristian"},{"family":"Kernytsky","given":"Andrew"},{"family":"Garimella","given":"Kiran"},{"family":"Altshuler","given":"David"},{"family":"Gabriel","given":"Stacey"},{"family":"Daly","given":"Mark"},{"family":"DePristo","given":"Mark A."}],"issued":{"date-parts":[["2010",9,1]]}}}],"schema":"https://github.com/citation-style-language/schema/raw/master/csl-citation.json"} </w:instrText>
      </w:r>
      <w:r w:rsidR="0076390C">
        <w:rPr>
          <w:bCs/>
          <w:lang w:val="en"/>
        </w:rPr>
        <w:fldChar w:fldCharType="separate"/>
      </w:r>
      <w:r w:rsidR="0076390C">
        <w:rPr>
          <w:bCs/>
          <w:noProof/>
          <w:lang w:val="en"/>
        </w:rPr>
        <w:t>(3.7, McKenna et al., 2010)</w:t>
      </w:r>
      <w:r w:rsidR="0076390C">
        <w:rPr>
          <w:bCs/>
          <w:lang w:val="en"/>
        </w:rPr>
        <w:fldChar w:fldCharType="end"/>
      </w:r>
      <w:r w:rsidR="00445C45">
        <w:rPr>
          <w:bCs/>
          <w:lang w:val="en"/>
        </w:rPr>
        <w:t xml:space="preserve"> and </w:t>
      </w:r>
      <w:r w:rsidR="00445C45" w:rsidRPr="006D2868">
        <w:rPr>
          <w:bCs/>
          <w:lang w:val="en"/>
        </w:rPr>
        <w:t>indexed the resulting</w:t>
      </w:r>
      <w:r w:rsidR="00445C45">
        <w:rPr>
          <w:bCs/>
          <w:lang w:val="en"/>
        </w:rPr>
        <w:t xml:space="preserve"> using </w:t>
      </w:r>
      <w:proofErr w:type="spellStart"/>
      <w:r w:rsidR="00445C45">
        <w:rPr>
          <w:bCs/>
          <w:lang w:val="en"/>
        </w:rPr>
        <w:t>samtools</w:t>
      </w:r>
      <w:proofErr w:type="spellEnd"/>
      <w:r w:rsidR="00445C45">
        <w:rPr>
          <w:bCs/>
          <w:lang w:val="en"/>
        </w:rPr>
        <w:t xml:space="preserve"> and </w:t>
      </w:r>
      <w:proofErr w:type="spellStart"/>
      <w:r w:rsidR="00445C45">
        <w:rPr>
          <w:bCs/>
          <w:lang w:val="en"/>
        </w:rPr>
        <w:t>picard</w:t>
      </w:r>
      <w:proofErr w:type="spellEnd"/>
      <w:r w:rsidR="00445C45">
        <w:rPr>
          <w:bCs/>
          <w:lang w:val="en"/>
        </w:rPr>
        <w:t xml:space="preserve">-tools. </w:t>
      </w:r>
      <w:r w:rsidR="00F76822">
        <w:rPr>
          <w:bCs/>
          <w:lang w:val="en"/>
        </w:rPr>
        <w:t xml:space="preserve">We dropped all scaffolds and sex chromosomes from downstream analyses. </w:t>
      </w:r>
      <w:ins w:id="108" w:author="Sabrina McNew" w:date="2025-03-11T10:24:00Z" w16du:dateUtc="2025-03-11T17:24:00Z">
        <w:r w:rsidR="00AF61E3">
          <w:rPr>
            <w:bCs/>
            <w:lang w:val="en"/>
          </w:rPr>
          <w:t xml:space="preserve">Because our </w:t>
        </w:r>
        <w:commentRangeStart w:id="109"/>
        <w:r w:rsidR="00AF61E3">
          <w:rPr>
            <w:bCs/>
            <w:lang w:val="en"/>
          </w:rPr>
          <w:t>coverage was &lt; 10</w:t>
        </w:r>
      </w:ins>
      <w:ins w:id="110" w:author="Scott Anthony Taylor" w:date="2025-04-06T13:34:00Z" w16du:dateUtc="2025-04-06T19:34:00Z">
        <w:r w:rsidR="00EE1CBE">
          <w:rPr>
            <w:bCs/>
            <w:lang w:val="en"/>
          </w:rPr>
          <w:t>X</w:t>
        </w:r>
      </w:ins>
      <w:ins w:id="111" w:author="Sabrina McNew" w:date="2025-03-11T10:24:00Z" w16du:dateUtc="2025-03-11T17:24:00Z">
        <w:r w:rsidR="00AF61E3">
          <w:rPr>
            <w:bCs/>
            <w:lang w:val="en"/>
          </w:rPr>
          <w:t xml:space="preserve"> </w:t>
        </w:r>
        <w:commentRangeEnd w:id="109"/>
        <w:r w:rsidR="00AF61E3">
          <w:rPr>
            <w:rStyle w:val="CommentReference"/>
            <w:rFonts w:ascii="Calibri" w:eastAsia="Calibri" w:hAnsi="Calibri" w:cs="Calibri"/>
          </w:rPr>
          <w:commentReference w:id="109"/>
        </w:r>
        <w:r w:rsidR="00AF61E3">
          <w:rPr>
            <w:bCs/>
            <w:lang w:val="en"/>
          </w:rPr>
          <w:t xml:space="preserve">for all samples, we employed a genotype likelihood approach using </w:t>
        </w:r>
        <w:proofErr w:type="spellStart"/>
        <w:r w:rsidR="00AF61E3">
          <w:rPr>
            <w:bCs/>
            <w:lang w:val="en"/>
          </w:rPr>
          <w:t>angsd</w:t>
        </w:r>
        <w:proofErr w:type="spellEnd"/>
        <w:r w:rsidR="00AF61E3">
          <w:rPr>
            <w:bCs/>
            <w:lang w:val="en"/>
          </w:rPr>
          <w:t xml:space="preserve"> to call SNPs</w:t>
        </w:r>
      </w:ins>
      <w:del w:id="112" w:author="Sabrina McNew" w:date="2025-03-11T10:25:00Z" w16du:dateUtc="2025-03-11T17:25:00Z">
        <w:r w:rsidR="00445C45" w:rsidDel="00AF61E3">
          <w:rPr>
            <w:bCs/>
            <w:lang w:val="en"/>
          </w:rPr>
          <w:delText>We used angsd</w:delText>
        </w:r>
      </w:del>
      <w:r w:rsidR="00445C45">
        <w:rPr>
          <w:bCs/>
          <w:lang w:val="en"/>
        </w:rPr>
        <w:t xml:space="preserve"> </w:t>
      </w:r>
      <w:r w:rsidR="0076390C">
        <w:rPr>
          <w:bCs/>
          <w:lang w:val="en"/>
        </w:rPr>
        <w:fldChar w:fldCharType="begin"/>
      </w:r>
      <w:r w:rsidR="0076390C">
        <w:rPr>
          <w:bCs/>
          <w:lang w:val="en"/>
        </w:rPr>
        <w:instrText xml:space="preserve"> ADDIN ZOTERO_ITEM CSL_CITATION {"citationID":"pvefN5sg","properties":{"formattedCitation":"(Korneliussen et al., 2014)","plainCitation":"(Korneliussen et al., 2014)","noteIndex":0},"citationItems":[{"id":982,"uris":["http://zotero.org/users/15902993/items/XVWAY64Q"],"itemData":{"id":982,"type":"article-journal","abstract":"High-throughput DNA sequencing technologies are generating vast amounts of data. Fast, flexible and memory efficient implementations are needed in order to facilitate analyses of thousands of samples simultaneously.","container-title":"BMC Bioinformatics","DOI":"10.1186/s12859-014-0356-4","ISSN":"1471-2105","issue":"1","journalAbbreviation":"BMC Bioinformatics","language":"en","page":"356","source":"Springer Link","title":"ANGSD: Analysis of Next Generation Sequencing Data","title-short":"ANGSD","volume":"15","author":[{"family":"Korneliussen","given":"Thorfinn Sand"},{"family":"Albrechtsen","given":"Anders"},{"family":"Nielsen","given":"Rasmus"}],"issued":{"date-parts":[["2014",11,25]]}}}],"schema":"https://github.com/citation-style-language/schema/raw/master/csl-citation.json"} </w:instrText>
      </w:r>
      <w:r w:rsidR="0076390C">
        <w:rPr>
          <w:bCs/>
          <w:lang w:val="en"/>
        </w:rPr>
        <w:fldChar w:fldCharType="separate"/>
      </w:r>
      <w:r w:rsidR="0076390C">
        <w:rPr>
          <w:bCs/>
          <w:noProof/>
          <w:lang w:val="en"/>
        </w:rPr>
        <w:t>(Korneliussen et al., 2014)</w:t>
      </w:r>
      <w:r w:rsidR="0076390C">
        <w:rPr>
          <w:bCs/>
          <w:lang w:val="en"/>
        </w:rPr>
        <w:fldChar w:fldCharType="end"/>
      </w:r>
      <w:ins w:id="113" w:author="Sabrina McNew" w:date="2025-03-11T10:25:00Z" w16du:dateUtc="2025-03-11T17:25:00Z">
        <w:r w:rsidR="00AF61E3">
          <w:rPr>
            <w:bCs/>
            <w:lang w:val="en"/>
          </w:rPr>
          <w:t>.</w:t>
        </w:r>
      </w:ins>
      <w:r w:rsidR="0076390C">
        <w:rPr>
          <w:bCs/>
          <w:lang w:val="en"/>
        </w:rPr>
        <w:t xml:space="preserve"> </w:t>
      </w:r>
      <w:del w:id="114" w:author="Sabrina McNew" w:date="2025-03-11T10:25:00Z" w16du:dateUtc="2025-03-11T17:25:00Z">
        <w:r w:rsidR="00445C45" w:rsidDel="00AF61E3">
          <w:rPr>
            <w:bCs/>
            <w:lang w:val="en"/>
          </w:rPr>
          <w:delText xml:space="preserve">to </w:delText>
        </w:r>
      </w:del>
      <w:ins w:id="115" w:author="Sabrina McNew" w:date="2025-03-11T10:25:00Z" w16du:dateUtc="2025-03-11T17:25:00Z">
        <w:r w:rsidR="00AF61E3">
          <w:rPr>
            <w:bCs/>
            <w:lang w:val="en"/>
          </w:rPr>
          <w:t xml:space="preserve">We </w:t>
        </w:r>
      </w:ins>
      <w:r w:rsidR="00445C45">
        <w:rPr>
          <w:bCs/>
          <w:lang w:val="en"/>
        </w:rPr>
        <w:t>generate</w:t>
      </w:r>
      <w:ins w:id="116" w:author="Sabrina McNew" w:date="2025-03-11T10:25:00Z" w16du:dateUtc="2025-03-11T17:25:00Z">
        <w:r w:rsidR="00AF61E3">
          <w:rPr>
            <w:bCs/>
            <w:lang w:val="en"/>
          </w:rPr>
          <w:t>d</w:t>
        </w:r>
      </w:ins>
      <w:r w:rsidR="00445C45">
        <w:rPr>
          <w:bCs/>
          <w:lang w:val="en"/>
        </w:rPr>
        <w:t xml:space="preserve"> a list of varying sites with a minimum SNP p-value of </w:t>
      </w:r>
      <w:r w:rsidR="00445C45" w:rsidRPr="005E166B">
        <w:rPr>
          <w:bCs/>
          <w:lang w:val="en"/>
        </w:rPr>
        <w:t>1e-6</w:t>
      </w:r>
      <w:r w:rsidR="00445C45">
        <w:rPr>
          <w:bCs/>
          <w:lang w:val="en"/>
        </w:rPr>
        <w:t xml:space="preserve">, minimum individual depth of 4, minimum of 20 individuals, minimum minor allele frequency of 0.05, and minimum mapping quality of 30. </w:t>
      </w:r>
      <w:del w:id="117" w:author="Sabrina McNew" w:date="2025-03-11T10:22:00Z" w16du:dateUtc="2025-03-11T17:22:00Z">
        <w:r w:rsidR="00445C45" w:rsidDel="004A233B">
          <w:rPr>
            <w:bCs/>
            <w:lang w:val="en"/>
          </w:rPr>
          <w:delText xml:space="preserve">This </w:delText>
        </w:r>
      </w:del>
      <w:ins w:id="118" w:author="Sabrina McNew" w:date="2025-03-11T10:22:00Z" w16du:dateUtc="2025-03-11T17:22:00Z">
        <w:r w:rsidR="004A233B">
          <w:rPr>
            <w:bCs/>
            <w:lang w:val="en"/>
          </w:rPr>
          <w:t xml:space="preserve">Our quality control and filtering steps </w:t>
        </w:r>
      </w:ins>
      <w:r w:rsidR="00445C45">
        <w:rPr>
          <w:bCs/>
          <w:lang w:val="en"/>
        </w:rPr>
        <w:t xml:space="preserve">left </w:t>
      </w:r>
      <w:ins w:id="119" w:author="Sabrina McNew" w:date="2025-03-11T10:22:00Z" w16du:dateUtc="2025-03-11T17:22:00Z">
        <w:r w:rsidR="004A233B">
          <w:rPr>
            <w:bCs/>
            <w:lang w:val="en"/>
          </w:rPr>
          <w:t xml:space="preserve">a dataset of </w:t>
        </w:r>
      </w:ins>
      <w:r w:rsidR="00445C45" w:rsidRPr="005E166B">
        <w:rPr>
          <w:bCs/>
          <w:lang w:val="en"/>
        </w:rPr>
        <w:t>2</w:t>
      </w:r>
      <w:r w:rsidR="00445C45">
        <w:rPr>
          <w:bCs/>
          <w:lang w:val="en"/>
        </w:rPr>
        <w:t>,</w:t>
      </w:r>
      <w:r w:rsidR="00445C45" w:rsidRPr="005E166B">
        <w:rPr>
          <w:bCs/>
          <w:lang w:val="en"/>
        </w:rPr>
        <w:t>618</w:t>
      </w:r>
      <w:r w:rsidR="00445C45">
        <w:rPr>
          <w:bCs/>
          <w:lang w:val="en"/>
        </w:rPr>
        <w:t>,</w:t>
      </w:r>
      <w:r w:rsidR="00445C45" w:rsidRPr="005E166B">
        <w:rPr>
          <w:bCs/>
          <w:lang w:val="en"/>
        </w:rPr>
        <w:t>696</w:t>
      </w:r>
      <w:r w:rsidR="00445C45">
        <w:rPr>
          <w:bCs/>
          <w:lang w:val="en"/>
        </w:rPr>
        <w:t xml:space="preserve"> SNPs</w:t>
      </w:r>
      <w:ins w:id="120" w:author="Sabrina McNew" w:date="2025-03-11T10:23:00Z" w16du:dateUtc="2025-03-11T17:23:00Z">
        <w:r w:rsidR="004A233B">
          <w:rPr>
            <w:bCs/>
            <w:lang w:val="en"/>
          </w:rPr>
          <w:t xml:space="preserve"> across our samples</w:t>
        </w:r>
      </w:ins>
      <w:r w:rsidR="00445C45">
        <w:rPr>
          <w:bCs/>
          <w:lang w:val="en"/>
        </w:rPr>
        <w:t xml:space="preserve">. </w:t>
      </w:r>
      <w:commentRangeStart w:id="121"/>
      <w:commentRangeStart w:id="122"/>
      <w:r w:rsidR="00445C45">
        <w:rPr>
          <w:bCs/>
          <w:lang w:val="en"/>
        </w:rPr>
        <w:t>We additionally tested for</w:t>
      </w:r>
      <w:ins w:id="123" w:author="Scott Anthony Taylor" w:date="2025-04-06T13:35:00Z" w16du:dateUtc="2025-04-06T19:35:00Z">
        <w:r w:rsidR="00A4705B">
          <w:rPr>
            <w:bCs/>
            <w:lang w:val="en"/>
          </w:rPr>
          <w:t>,</w:t>
        </w:r>
      </w:ins>
      <w:r w:rsidR="00445C45">
        <w:rPr>
          <w:bCs/>
          <w:lang w:val="en"/>
        </w:rPr>
        <w:t xml:space="preserve"> and did not find evidence of</w:t>
      </w:r>
      <w:ins w:id="124" w:author="Scott Anthony Taylor" w:date="2025-04-06T13:35:00Z" w16du:dateUtc="2025-04-06T19:35:00Z">
        <w:r w:rsidR="00A4705B">
          <w:rPr>
            <w:bCs/>
            <w:lang w:val="en"/>
          </w:rPr>
          <w:t>,</w:t>
        </w:r>
      </w:ins>
      <w:r w:rsidR="00445C45">
        <w:rPr>
          <w:bCs/>
          <w:lang w:val="en"/>
        </w:rPr>
        <w:t xml:space="preserve"> batch effects between museum and field collected samples </w:t>
      </w:r>
      <w:r w:rsidR="0076390C">
        <w:rPr>
          <w:bCs/>
          <w:lang w:val="en"/>
        </w:rPr>
        <w:fldChar w:fldCharType="begin"/>
      </w:r>
      <w:r w:rsidR="0076390C">
        <w:rPr>
          <w:bCs/>
          <w:lang w:val="en"/>
        </w:rPr>
        <w:instrText xml:space="preserve"> ADDIN ZOTERO_ITEM CSL_CITATION {"citationID":"a3ZMSBC3","properties":{"formattedCitation":"(Lou &amp; Therkildsen, 2022)","plainCitation":"(Lou &amp; Therkildsen, 2022)","noteIndex":0},"citationItems":[{"id":507,"uris":["http://zotero.org/users/15902993/items/XM89SWDT"],"itemData":{"id":507,"type":"article-journal","abstract":"Over the past few decades, there has been an explosion in the amount of publicly available sequencing data. This opens new opportunities for combining data sets to achieve unprecedented sample sizes, spatial coverage or temporal replication in population genomic studies. However, a common concern is that nonbiological differences between data sets may generate patterns of variation in the data that can confound real biological patterns, a problem known as batch effects. In this paper, we compare two batches of low-coverage whole genome sequencing (lcWGS) data generated from the same populations of Atlantic cod (Gadus morhua). First, we show that with a “batch-effect-naive” bioinformatic pipeline, batch effects systematically biased our genetic diversity estimates, population structure inference and selection scans. We then demonstrate that these batch effects resulted from multiple technical differences between our data sets, including the sequencing chemistry (four-channel vs. two-channel), sequencing run, read type (single-end vs. paired-end), read length (125 vs. 150 bp), DNA degradation level (degraded vs. well preserved) and sequencing depth (0.8× vs. 0.3× on average). Lastly, we illustrate that a set of simple bioinformatic strategies (such as different read trimming and single nucleotide polymorphism filtering) can be used to detect batch effects in our data and substantially mitigate their impact. We conclude that combining data sets remains a powerful approach as long as batch effects are explicitly accounted for. We focus on lcWGS data in this paper, which may be particularly vulnerable to certain causes of batch effects, but many of our conclusions also apply to other sequencing strategies.","container-title":"Molecular Ecology Resources","DOI":"10.1111/1755-0998.13559","ISSN":"1755-0998","issue":"5","language":"en","license":"© 2021 John Wiley &amp; Sons Ltd","note":"_eprint: https://onlinelibrary.wiley.com/doi/pdf/10.1111/1755-0998.13559","page":"1678-1692","source":"Wiley Online Library","title":"Batch effects in population genomic studies with low-coverage whole genome sequencing data: Causes, detection and mitigation","title-short":"Batch effects in population genomic studies with low-coverage whole genome sequencing data","volume":"22","author":[{"family":"Lou","given":"Runyang Nicolas"},{"family":"Therkildsen","given":"Nina Overgaard"}],"issued":{"date-parts":[["2022"]]}}}],"schema":"https://github.com/citation-style-language/schema/raw/master/csl-citation.json"} </w:instrText>
      </w:r>
      <w:r w:rsidR="0076390C">
        <w:rPr>
          <w:bCs/>
          <w:lang w:val="en"/>
        </w:rPr>
        <w:fldChar w:fldCharType="separate"/>
      </w:r>
      <w:r w:rsidR="0076390C">
        <w:rPr>
          <w:bCs/>
          <w:noProof/>
          <w:lang w:val="en"/>
        </w:rPr>
        <w:t>(Lou &amp; Therkildsen, 2022)</w:t>
      </w:r>
      <w:r w:rsidR="0076390C">
        <w:rPr>
          <w:bCs/>
          <w:lang w:val="en"/>
        </w:rPr>
        <w:fldChar w:fldCharType="end"/>
      </w:r>
      <w:r w:rsidR="0076390C">
        <w:rPr>
          <w:bCs/>
          <w:lang w:val="en"/>
        </w:rPr>
        <w:t xml:space="preserve">. </w:t>
      </w:r>
      <w:commentRangeEnd w:id="121"/>
      <w:r w:rsidR="00AF61E3">
        <w:rPr>
          <w:rStyle w:val="CommentReference"/>
          <w:rFonts w:ascii="Calibri" w:eastAsia="Calibri" w:hAnsi="Calibri" w:cs="Calibri"/>
        </w:rPr>
        <w:commentReference w:id="121"/>
      </w:r>
      <w:commentRangeEnd w:id="122"/>
      <w:r w:rsidR="00A4705B">
        <w:rPr>
          <w:rStyle w:val="CommentReference"/>
          <w:rFonts w:ascii="Calibri" w:eastAsia="Calibri" w:hAnsi="Calibri" w:cs="Calibri"/>
        </w:rPr>
        <w:commentReference w:id="122"/>
      </w:r>
      <w:r w:rsidR="002E1F60">
        <w:rPr>
          <w:bCs/>
          <w:lang w:val="en"/>
        </w:rPr>
        <w:t xml:space="preserve">After filtering, we had an average depth of coverage of </w:t>
      </w:r>
      <w:r w:rsidR="00D04AF6">
        <w:rPr>
          <w:bCs/>
          <w:lang w:val="en"/>
        </w:rPr>
        <w:t>5.08</w:t>
      </w:r>
      <w:r w:rsidR="002E1F60">
        <w:rPr>
          <w:bCs/>
          <w:lang w:val="en"/>
        </w:rPr>
        <w:t xml:space="preserve"> across all samples.</w:t>
      </w:r>
    </w:p>
    <w:p w14:paraId="240268DD" w14:textId="77777777" w:rsidR="0085178F" w:rsidRPr="006D2868" w:rsidRDefault="0085178F" w:rsidP="00FE72A9">
      <w:pPr>
        <w:spacing w:line="480" w:lineRule="auto"/>
        <w:rPr>
          <w:bCs/>
          <w:lang w:val="en"/>
        </w:rPr>
      </w:pPr>
    </w:p>
    <w:p w14:paraId="0B7DAAA0" w14:textId="2C348E77" w:rsidR="0085178F" w:rsidRPr="006D2868" w:rsidRDefault="0085178F" w:rsidP="00FE72A9">
      <w:pPr>
        <w:spacing w:line="480" w:lineRule="auto"/>
        <w:rPr>
          <w:bCs/>
          <w:u w:val="single"/>
          <w:lang w:val="en"/>
        </w:rPr>
      </w:pPr>
      <w:r w:rsidRPr="006D2868">
        <w:rPr>
          <w:bCs/>
          <w:u w:val="single"/>
          <w:lang w:val="en"/>
        </w:rPr>
        <w:t>Population Structure Analyses</w:t>
      </w:r>
    </w:p>
    <w:p w14:paraId="73D3CC53" w14:textId="64876BD7" w:rsidR="00445C45" w:rsidRDefault="0085178F" w:rsidP="00FE72A9">
      <w:pPr>
        <w:spacing w:line="480" w:lineRule="auto"/>
        <w:ind w:firstLine="720"/>
        <w:rPr>
          <w:bCs/>
          <w:lang w:val="en"/>
        </w:rPr>
      </w:pPr>
      <w:r w:rsidRPr="006D2868">
        <w:rPr>
          <w:bCs/>
          <w:lang w:val="en"/>
        </w:rPr>
        <w:t xml:space="preserve">We analyzed relationships between our samples </w:t>
      </w:r>
      <w:r w:rsidR="00445C45">
        <w:rPr>
          <w:bCs/>
          <w:lang w:val="en"/>
        </w:rPr>
        <w:t>using</w:t>
      </w:r>
      <w:r w:rsidRPr="006D2868">
        <w:rPr>
          <w:bCs/>
          <w:lang w:val="en"/>
        </w:rPr>
        <w:t xml:space="preserve"> Principal Component Analyses (PCA)</w:t>
      </w:r>
      <w:r w:rsidR="00D04AF6">
        <w:rPr>
          <w:bCs/>
          <w:lang w:val="en"/>
        </w:rPr>
        <w:t xml:space="preserve"> and ADMIXTURE</w:t>
      </w:r>
      <w:r w:rsidRPr="006D2868">
        <w:rPr>
          <w:bCs/>
          <w:lang w:val="en"/>
        </w:rPr>
        <w:t xml:space="preserve">. </w:t>
      </w:r>
      <w:r w:rsidR="00445C45">
        <w:rPr>
          <w:bCs/>
          <w:lang w:val="en"/>
        </w:rPr>
        <w:t xml:space="preserve">We first used </w:t>
      </w:r>
      <w:proofErr w:type="spellStart"/>
      <w:r w:rsidR="00445C45">
        <w:rPr>
          <w:bCs/>
          <w:lang w:val="en"/>
        </w:rPr>
        <w:t>angsd</w:t>
      </w:r>
      <w:proofErr w:type="spellEnd"/>
      <w:r w:rsidR="00445C45">
        <w:rPr>
          <w:bCs/>
          <w:lang w:val="en"/>
        </w:rPr>
        <w:t xml:space="preserve"> to generate a bcf file which we input into plink to filter for unlinked SNPs (</w:t>
      </w:r>
      <w:r w:rsidR="00445C45" w:rsidRPr="00445C45">
        <w:rPr>
          <w:bCs/>
          <w:lang w:val="en"/>
        </w:rPr>
        <w:t>--</w:t>
      </w:r>
      <w:proofErr w:type="spellStart"/>
      <w:r w:rsidR="00445C45" w:rsidRPr="00445C45">
        <w:rPr>
          <w:bCs/>
          <w:lang w:val="en"/>
        </w:rPr>
        <w:t>indep</w:t>
      </w:r>
      <w:proofErr w:type="spellEnd"/>
      <w:r w:rsidR="00445C45" w:rsidRPr="00445C45">
        <w:rPr>
          <w:bCs/>
          <w:lang w:val="en"/>
        </w:rPr>
        <w:t>-pairwise 50kb 1 0.5</w:t>
      </w:r>
      <w:r w:rsidR="00445C45">
        <w:rPr>
          <w:bCs/>
          <w:lang w:val="en"/>
        </w:rPr>
        <w:t xml:space="preserve">). We used </w:t>
      </w:r>
      <w:proofErr w:type="spellStart"/>
      <w:r w:rsidR="00445C45">
        <w:rPr>
          <w:bCs/>
          <w:lang w:val="en"/>
        </w:rPr>
        <w:t>pcangsd</w:t>
      </w:r>
      <w:proofErr w:type="spellEnd"/>
      <w:r w:rsidR="00445C45">
        <w:rPr>
          <w:bCs/>
          <w:lang w:val="en"/>
        </w:rPr>
        <w:t xml:space="preserve"> to output a covariance matrix from which we computed eigenvectors that we visualized in R and to output an </w:t>
      </w:r>
      <w:r w:rsidR="00D04AF6">
        <w:rPr>
          <w:bCs/>
          <w:lang w:val="en"/>
        </w:rPr>
        <w:t xml:space="preserve">ADMIXTURE </w:t>
      </w:r>
      <w:r w:rsidR="00445C45">
        <w:rPr>
          <w:bCs/>
          <w:lang w:val="en"/>
        </w:rPr>
        <w:t>plot.</w:t>
      </w:r>
      <w:r w:rsidR="00EF5CFB">
        <w:rPr>
          <w:bCs/>
          <w:lang w:val="en"/>
        </w:rPr>
        <w:t xml:space="preserve"> </w:t>
      </w:r>
      <w:del w:id="125" w:author="Scott Anthony Taylor" w:date="2025-04-06T13:36:00Z" w16du:dateUtc="2025-04-06T19:36:00Z">
        <w:r w:rsidR="00EF5CFB" w:rsidDel="00AD6996">
          <w:rPr>
            <w:bCs/>
            <w:lang w:val="en"/>
          </w:rPr>
          <w:delText xml:space="preserve">These </w:delText>
        </w:r>
      </w:del>
      <w:ins w:id="126" w:author="Scott Anthony Taylor" w:date="2025-04-06T13:36:00Z" w16du:dateUtc="2025-04-06T19:36:00Z">
        <w:r w:rsidR="00AD6996">
          <w:rPr>
            <w:bCs/>
            <w:lang w:val="en"/>
          </w:rPr>
          <w:t>PCA and ADMIXTURE analyses</w:t>
        </w:r>
        <w:r w:rsidR="00AD6996">
          <w:rPr>
            <w:bCs/>
            <w:lang w:val="en"/>
          </w:rPr>
          <w:t xml:space="preserve"> </w:t>
        </w:r>
      </w:ins>
      <w:r w:rsidR="00EF5CFB">
        <w:rPr>
          <w:bCs/>
          <w:lang w:val="en"/>
        </w:rPr>
        <w:t xml:space="preserve">revealed that two of our rural pyrrhuloxia samples </w:t>
      </w:r>
      <w:r w:rsidR="003B0D2D">
        <w:rPr>
          <w:bCs/>
          <w:lang w:val="en"/>
        </w:rPr>
        <w:t xml:space="preserve">from eastern Arizona </w:t>
      </w:r>
      <w:r w:rsidR="00EF5CFB">
        <w:rPr>
          <w:bCs/>
          <w:lang w:val="en"/>
        </w:rPr>
        <w:t>may be close relatives, so we removed the individual with lower depth of coverage from all downstream analyses</w:t>
      </w:r>
      <w:r w:rsidR="00C552E8">
        <w:rPr>
          <w:bCs/>
          <w:lang w:val="en"/>
        </w:rPr>
        <w:t xml:space="preserve"> (</w:t>
      </w:r>
      <w:r w:rsidR="00C552E8" w:rsidRPr="00C552E8">
        <w:rPr>
          <w:bCs/>
          <w:lang w:val="en"/>
        </w:rPr>
        <w:t>UWBM77718</w:t>
      </w:r>
      <w:r w:rsidR="00C552E8">
        <w:rPr>
          <w:bCs/>
          <w:lang w:val="en"/>
        </w:rPr>
        <w:t>)</w:t>
      </w:r>
      <w:r w:rsidR="00EF5CFB">
        <w:rPr>
          <w:bCs/>
          <w:lang w:val="en"/>
        </w:rPr>
        <w:t>. We show results from the population structure analyses without that individual</w:t>
      </w:r>
      <w:r w:rsidR="000023FB">
        <w:rPr>
          <w:bCs/>
          <w:lang w:val="en"/>
        </w:rPr>
        <w:t>, but the full results are in the supplement (Figure S1)</w:t>
      </w:r>
      <w:r w:rsidR="00EF5CFB">
        <w:rPr>
          <w:bCs/>
          <w:lang w:val="en"/>
        </w:rPr>
        <w:t>.</w:t>
      </w:r>
    </w:p>
    <w:p w14:paraId="09574F62" w14:textId="784D2CD3" w:rsidR="0085178F" w:rsidRPr="006D2868" w:rsidRDefault="0085178F" w:rsidP="00FE72A9">
      <w:pPr>
        <w:spacing w:line="480" w:lineRule="auto"/>
        <w:rPr>
          <w:bCs/>
          <w:lang w:val="en"/>
        </w:rPr>
      </w:pPr>
    </w:p>
    <w:p w14:paraId="758D122E" w14:textId="77777777" w:rsidR="0085178F" w:rsidRPr="006D2868" w:rsidRDefault="0085178F" w:rsidP="00FE72A9">
      <w:pPr>
        <w:spacing w:line="480" w:lineRule="auto"/>
        <w:rPr>
          <w:bCs/>
          <w:u w:val="single"/>
          <w:lang w:val="en"/>
        </w:rPr>
      </w:pPr>
      <w:r w:rsidRPr="006D2868">
        <w:rPr>
          <w:bCs/>
          <w:u w:val="single"/>
          <w:lang w:val="en"/>
        </w:rPr>
        <w:t>Tests for positive selection and introgression</w:t>
      </w:r>
    </w:p>
    <w:p w14:paraId="2E24E7CB" w14:textId="62A01C1B" w:rsidR="002E1F60" w:rsidRDefault="0085178F" w:rsidP="00FE72A9">
      <w:pPr>
        <w:spacing w:line="480" w:lineRule="auto"/>
        <w:ind w:firstLine="720"/>
        <w:rPr>
          <w:bCs/>
          <w:lang w:val="en"/>
        </w:rPr>
      </w:pPr>
      <w:r w:rsidRPr="006D2868">
        <w:rPr>
          <w:bCs/>
          <w:lang w:val="en"/>
        </w:rPr>
        <w:t xml:space="preserve">To identify regions of the genome that have either recently undergone positive selection due to urbanization or that are associated with urban versus rural areas, we used </w:t>
      </w:r>
      <w:r w:rsidR="00445C45">
        <w:rPr>
          <w:bCs/>
          <w:lang w:val="en"/>
        </w:rPr>
        <w:t>two</w:t>
      </w:r>
      <w:r w:rsidRPr="006D2868">
        <w:rPr>
          <w:bCs/>
          <w:lang w:val="en"/>
        </w:rPr>
        <w:t xml:space="preserve"> statistical approaches. First, we employed F</w:t>
      </w:r>
      <w:r w:rsidRPr="006D2868">
        <w:rPr>
          <w:bCs/>
          <w:vertAlign w:val="subscript"/>
          <w:lang w:val="en"/>
        </w:rPr>
        <w:t>ST</w:t>
      </w:r>
      <w:r w:rsidRPr="006D2868">
        <w:rPr>
          <w:bCs/>
          <w:lang w:val="en"/>
        </w:rPr>
        <w:t xml:space="preserve"> scans </w:t>
      </w:r>
      <w:r w:rsidR="00445C45">
        <w:rPr>
          <w:bCs/>
          <w:lang w:val="en"/>
        </w:rPr>
        <w:t>to</w:t>
      </w:r>
      <w:r w:rsidRPr="006D2868">
        <w:rPr>
          <w:bCs/>
          <w:lang w:val="en"/>
        </w:rPr>
        <w:t xml:space="preserve"> compare urban populations with rural populations of the same species</w:t>
      </w:r>
      <w:r w:rsidR="002E1F60">
        <w:rPr>
          <w:bCs/>
          <w:lang w:val="en"/>
        </w:rPr>
        <w:t xml:space="preserve"> using 50 kb windows with a step size of </w:t>
      </w:r>
      <w:r w:rsidR="00EE3E0E">
        <w:rPr>
          <w:bCs/>
          <w:lang w:val="en"/>
        </w:rPr>
        <w:t>12.5</w:t>
      </w:r>
      <w:r w:rsidR="002E1F60">
        <w:rPr>
          <w:bCs/>
          <w:lang w:val="en"/>
        </w:rPr>
        <w:t xml:space="preserve"> kb</w:t>
      </w:r>
      <w:r w:rsidR="00EE3E0E">
        <w:rPr>
          <w:bCs/>
          <w:lang w:val="en"/>
        </w:rPr>
        <w:t xml:space="preserve"> </w:t>
      </w:r>
      <w:r w:rsidR="008A699A">
        <w:rPr>
          <w:bCs/>
          <w:lang w:val="en"/>
        </w:rPr>
        <w:fldChar w:fldCharType="begin"/>
      </w:r>
      <w:r w:rsidR="008A699A">
        <w:rPr>
          <w:bCs/>
          <w:lang w:val="en"/>
        </w:rPr>
        <w:instrText xml:space="preserve"> ADDIN ZOTERO_ITEM CSL_CITATION {"citationID":"8TydIb3k","properties":{"formattedCitation":"(Da Silva Ribeiro et al., 2022)","plainCitation":"(Da Silva Ribeiro et al., 2022)","noteIndex":0},"citationItems":[{"id":985,"uris":["http://zotero.org/users/15902993/items/J24K5QNL"],"itemData":{"id":985,"type":"article-journal","abstract":"Local adaptation can lead to elevated genetic differentiation at the targeted genetic variant and nearby sites. Selective sweeps come in different forms, and depending on the initial and final frequencies of a favored variant, very different patterns of genetic variation may be produced. If local selection favors an existing variant that had already recombined onto multiple genetic backgrounds, then the width of elevated genetic differentiation (high FST) may be too narrow to detect using a typical windowed genome scan, even if the targeted variant becomes highly differentiated. We, therefore, used a simulation approach to investigate the power of SNP-level FST (specifically, the maximum SNP FST value within a window, or FST_MaxSNP) to detect diverse scenarios of local adaptation, and compared it against whole-window FST and the Comparative Haplotype Identity statistic. We found that FST_MaxSNP had superior power to detect complete or mostly complete soft sweeps, but lesser power than full-window statistics to detect partial hard sweeps. Nonetheless, the power of FST_MaxSNP depended highly on sample size, and confident outliers depend on robust precautions and quality control. To investigate the relative enrichment of FST_MaxSNP outliers from real data, we applied the two FST statistics to a panel of Drosophila melanogaster populations. We found that FST_MaxSNP had a genome-wide enrichment of outliers compared with demographic expectations, and though it yielded a lesser enrichment than window FST, it detected mostly unique outlier genes and functional categories. Our results suggest that FST_MaxSNP is highly complementary to typical window-based approaches for detecting local adaptation, and merits inclusion in future genome scans and methodologies.","container-title":"Genome Biology and Evolution","DOI":"10.1093/gbe/evac143","ISSN":"1759-6653","issue":"10","language":"en","license":"https://creativecommons.org/licenses/by-nc/4.0/","page":"evac143","source":"DOI.org (Crossref)","title":"Maximum SNP &lt;i&gt;FST&lt;/i&gt; Outperforms Full-Window Statistics for Detecting Soft Sweeps in Local Adaptation","volume":"14","author":[{"family":"Da Silva Ribeiro","given":"Tiago"},{"family":"Galván","given":"José A"},{"family":"Pool","given":"John E"}],"editor":[{"family":"Betancourt","given":"Andrea"}],"issued":{"date-parts":[["2022",10,7]]}}}],"schema":"https://github.com/citation-style-language/schema/raw/master/csl-citation.json"} </w:instrText>
      </w:r>
      <w:r w:rsidR="008A699A">
        <w:rPr>
          <w:bCs/>
          <w:lang w:val="en"/>
        </w:rPr>
        <w:fldChar w:fldCharType="separate"/>
      </w:r>
      <w:r w:rsidR="008A699A">
        <w:rPr>
          <w:bCs/>
          <w:noProof/>
          <w:lang w:val="en"/>
        </w:rPr>
        <w:t>(Da Silva Ribeiro et al., 2022)</w:t>
      </w:r>
      <w:r w:rsidR="008A699A">
        <w:rPr>
          <w:bCs/>
          <w:lang w:val="en"/>
        </w:rPr>
        <w:fldChar w:fldCharType="end"/>
      </w:r>
      <w:r w:rsidRPr="006D2868">
        <w:rPr>
          <w:bCs/>
          <w:lang w:val="en"/>
        </w:rPr>
        <w:t>.</w:t>
      </w:r>
      <w:r w:rsidR="002E1F60">
        <w:rPr>
          <w:bCs/>
          <w:lang w:val="en"/>
        </w:rPr>
        <w:t xml:space="preserve"> </w:t>
      </w:r>
      <w:del w:id="127" w:author="Scott Anthony Taylor" w:date="2025-04-06T13:36:00Z" w16du:dateUtc="2025-04-06T19:36:00Z">
        <w:r w:rsidR="00445C45" w:rsidDel="008D700C">
          <w:rPr>
            <w:bCs/>
            <w:lang w:val="en"/>
          </w:rPr>
          <w:delText>Then</w:delText>
        </w:r>
      </w:del>
      <w:ins w:id="128" w:author="Scott Anthony Taylor" w:date="2025-04-06T13:36:00Z" w16du:dateUtc="2025-04-06T19:36:00Z">
        <w:r w:rsidR="008D700C">
          <w:rPr>
            <w:bCs/>
            <w:lang w:val="en"/>
          </w:rPr>
          <w:t>Next</w:t>
        </w:r>
      </w:ins>
      <w:r w:rsidR="00445C45">
        <w:rPr>
          <w:bCs/>
          <w:lang w:val="en"/>
        </w:rPr>
        <w:t xml:space="preserve">, we employed </w:t>
      </w:r>
      <w:proofErr w:type="spellStart"/>
      <w:r w:rsidR="00445C45">
        <w:rPr>
          <w:bCs/>
          <w:lang w:val="en"/>
        </w:rPr>
        <w:t>RAiSD</w:t>
      </w:r>
      <w:proofErr w:type="spellEnd"/>
      <w:r w:rsidR="00445C45">
        <w:rPr>
          <w:bCs/>
          <w:lang w:val="en"/>
        </w:rPr>
        <w:t xml:space="preserve"> to</w:t>
      </w:r>
      <w:r w:rsidRPr="006D2868">
        <w:rPr>
          <w:bCs/>
          <w:lang w:val="en"/>
        </w:rPr>
        <w:t xml:space="preserve"> compute </w:t>
      </w:r>
      <w:r w:rsidR="00445C45" w:rsidRPr="00445C45">
        <w:rPr>
          <w:bCs/>
          <w:lang w:val="en"/>
        </w:rPr>
        <w:t>μ</w:t>
      </w:r>
      <w:r w:rsidR="00445C45">
        <w:rPr>
          <w:bCs/>
          <w:lang w:val="en"/>
        </w:rPr>
        <w:t xml:space="preserve"> </w:t>
      </w:r>
      <w:r w:rsidRPr="006D2868">
        <w:rPr>
          <w:bCs/>
          <w:lang w:val="en"/>
        </w:rPr>
        <w:t xml:space="preserve">statistics </w:t>
      </w:r>
      <w:r w:rsidR="00445C45">
        <w:rPr>
          <w:bCs/>
          <w:lang w:val="en"/>
        </w:rPr>
        <w:t>across genome</w:t>
      </w:r>
      <w:r w:rsidR="00AD2AFB">
        <w:rPr>
          <w:bCs/>
          <w:lang w:val="en"/>
        </w:rPr>
        <w:t>s</w:t>
      </w:r>
      <w:r w:rsidR="00445C45">
        <w:rPr>
          <w:bCs/>
          <w:lang w:val="en"/>
        </w:rPr>
        <w:t xml:space="preserve"> from the urban population and separately across genomes from the rural population</w:t>
      </w:r>
      <w:ins w:id="129" w:author="Sabrina McNew" w:date="2025-03-11T10:30:00Z" w16du:dateUtc="2025-03-11T17:30:00Z">
        <w:r w:rsidR="00665AEE">
          <w:rPr>
            <w:bCs/>
            <w:lang w:val="en"/>
          </w:rPr>
          <w:t xml:space="preserve"> (cite </w:t>
        </w:r>
        <w:proofErr w:type="spellStart"/>
        <w:r w:rsidR="00665AEE">
          <w:rPr>
            <w:bCs/>
            <w:lang w:val="en"/>
          </w:rPr>
          <w:t>RaiSD</w:t>
        </w:r>
        <w:proofErr w:type="spellEnd"/>
        <w:r w:rsidR="00665AEE">
          <w:rPr>
            <w:bCs/>
            <w:lang w:val="en"/>
          </w:rPr>
          <w:t>?)</w:t>
        </w:r>
      </w:ins>
      <w:r w:rsidR="00445C45">
        <w:rPr>
          <w:bCs/>
          <w:lang w:val="en"/>
        </w:rPr>
        <w:t>.</w:t>
      </w:r>
      <w:r w:rsidRPr="006D2868">
        <w:rPr>
          <w:bCs/>
          <w:lang w:val="en"/>
        </w:rPr>
        <w:t xml:space="preserve"> We considered regions that were significant within urban but not within rural populations of the same species to be regions of relevance to selection within an urban environment. </w:t>
      </w:r>
      <w:proofErr w:type="spellStart"/>
      <w:r w:rsidR="002E1F60">
        <w:rPr>
          <w:bCs/>
          <w:lang w:val="en"/>
        </w:rPr>
        <w:t>RAiSD</w:t>
      </w:r>
      <w:proofErr w:type="spellEnd"/>
      <w:r w:rsidR="002E1F60">
        <w:rPr>
          <w:bCs/>
          <w:lang w:val="en"/>
        </w:rPr>
        <w:t xml:space="preserve"> determines window sizes by number of informative sites rather than total base pair numbers, so </w:t>
      </w:r>
      <w:r w:rsidR="002E1F60">
        <w:rPr>
          <w:bCs/>
          <w:lang w:val="en"/>
        </w:rPr>
        <w:lastRenderedPageBreak/>
        <w:t>we use</w:t>
      </w:r>
      <w:r w:rsidR="00EE3E0E">
        <w:rPr>
          <w:bCs/>
          <w:lang w:val="en"/>
        </w:rPr>
        <w:t>d</w:t>
      </w:r>
      <w:r w:rsidR="002E1F60">
        <w:rPr>
          <w:bCs/>
          <w:lang w:val="en"/>
        </w:rPr>
        <w:t xml:space="preserve"> windows containing 50 SNPs. For both analyses, we </w:t>
      </w:r>
      <w:r w:rsidR="00EE3E0E">
        <w:rPr>
          <w:bCs/>
          <w:lang w:val="en"/>
        </w:rPr>
        <w:t>retained</w:t>
      </w:r>
      <w:r w:rsidR="002E1F60">
        <w:rPr>
          <w:bCs/>
          <w:lang w:val="en"/>
        </w:rPr>
        <w:t xml:space="preserve"> any region in the top 1% of </w:t>
      </w:r>
      <w:commentRangeStart w:id="130"/>
      <w:r w:rsidR="002E1F60">
        <w:rPr>
          <w:bCs/>
          <w:lang w:val="en"/>
        </w:rPr>
        <w:t>statistics</w:t>
      </w:r>
      <w:commentRangeEnd w:id="130"/>
      <w:r w:rsidR="0021704A">
        <w:rPr>
          <w:rStyle w:val="CommentReference"/>
          <w:rFonts w:ascii="Calibri" w:eastAsia="Calibri" w:hAnsi="Calibri" w:cs="Calibri"/>
        </w:rPr>
        <w:commentReference w:id="130"/>
      </w:r>
      <w:r w:rsidR="002E1F60">
        <w:rPr>
          <w:bCs/>
          <w:lang w:val="en"/>
        </w:rPr>
        <w:t xml:space="preserve"> (either </w:t>
      </w:r>
      <w:r w:rsidR="002E1F60" w:rsidRPr="006D2868">
        <w:rPr>
          <w:bCs/>
          <w:lang w:val="en"/>
        </w:rPr>
        <w:t>F</w:t>
      </w:r>
      <w:r w:rsidR="002E1F60" w:rsidRPr="006D2868">
        <w:rPr>
          <w:bCs/>
          <w:vertAlign w:val="subscript"/>
          <w:lang w:val="en"/>
        </w:rPr>
        <w:t>ST</w:t>
      </w:r>
      <w:r w:rsidR="002E1F60" w:rsidRPr="002E1F60">
        <w:rPr>
          <w:bCs/>
          <w:lang w:val="en"/>
        </w:rPr>
        <w:t xml:space="preserve"> </w:t>
      </w:r>
      <w:r w:rsidR="002E1F60">
        <w:rPr>
          <w:bCs/>
          <w:lang w:val="en"/>
        </w:rPr>
        <w:t xml:space="preserve">or </w:t>
      </w:r>
      <w:r w:rsidR="002E1F60" w:rsidRPr="00445C45">
        <w:rPr>
          <w:bCs/>
          <w:lang w:val="en"/>
        </w:rPr>
        <w:t>μ</w:t>
      </w:r>
      <w:r w:rsidR="002E1F60">
        <w:rPr>
          <w:bCs/>
          <w:lang w:val="en"/>
        </w:rPr>
        <w:t xml:space="preserve">) </w:t>
      </w:r>
      <w:r w:rsidR="00EE3E0E">
        <w:rPr>
          <w:bCs/>
          <w:lang w:val="en"/>
        </w:rPr>
        <w:t>for GO term analysis</w:t>
      </w:r>
      <w:r w:rsidR="002E1F60">
        <w:rPr>
          <w:bCs/>
          <w:lang w:val="en"/>
        </w:rPr>
        <w:t>.</w:t>
      </w:r>
    </w:p>
    <w:p w14:paraId="27906427" w14:textId="422E9B8C" w:rsidR="002E1F60" w:rsidRDefault="002E1F60" w:rsidP="00FE72A9">
      <w:pPr>
        <w:spacing w:line="480" w:lineRule="auto"/>
        <w:ind w:firstLine="720"/>
        <w:rPr>
          <w:bCs/>
          <w:lang w:val="en"/>
        </w:rPr>
      </w:pPr>
      <w:r>
        <w:rPr>
          <w:bCs/>
          <w:lang w:val="en"/>
        </w:rPr>
        <w:t xml:space="preserve">To identify </w:t>
      </w:r>
      <w:del w:id="131" w:author="Sabrina McNew" w:date="2025-03-11T10:30:00Z" w16du:dateUtc="2025-03-11T17:30:00Z">
        <w:r w:rsidDel="00665AEE">
          <w:rPr>
            <w:bCs/>
            <w:lang w:val="en"/>
          </w:rPr>
          <w:delText>general selective trends</w:delText>
        </w:r>
      </w:del>
      <w:ins w:id="132" w:author="Sabrina McNew" w:date="2025-03-11T10:30:00Z" w16du:dateUtc="2025-03-11T17:30:00Z">
        <w:r w:rsidR="00665AEE">
          <w:rPr>
            <w:bCs/>
            <w:lang w:val="en"/>
          </w:rPr>
          <w:t xml:space="preserve">putative functions of </w:t>
        </w:r>
      </w:ins>
      <w:ins w:id="133" w:author="Scott Anthony Taylor" w:date="2025-04-06T13:37:00Z" w16du:dateUtc="2025-04-06T19:37:00Z">
        <w:r w:rsidR="0021704A">
          <w:rPr>
            <w:bCs/>
            <w:lang w:val="en"/>
          </w:rPr>
          <w:t xml:space="preserve">the </w:t>
        </w:r>
      </w:ins>
      <w:ins w:id="134" w:author="Sabrina McNew" w:date="2025-03-11T10:30:00Z" w16du:dateUtc="2025-03-11T17:30:00Z">
        <w:r w:rsidR="00665AEE">
          <w:rPr>
            <w:bCs/>
            <w:lang w:val="en"/>
          </w:rPr>
          <w:t>regions under selection</w:t>
        </w:r>
      </w:ins>
      <w:r>
        <w:rPr>
          <w:bCs/>
          <w:lang w:val="en"/>
        </w:rPr>
        <w:t xml:space="preserve">, </w:t>
      </w:r>
      <w:r w:rsidR="00EE3E0E">
        <w:rPr>
          <w:bCs/>
          <w:lang w:val="en"/>
        </w:rPr>
        <w:t>we</w:t>
      </w:r>
      <w:r>
        <w:rPr>
          <w:bCs/>
          <w:lang w:val="en"/>
        </w:rPr>
        <w:t xml:space="preserve"> tested for significant overrepresentation of Gene Ontology (GO) terms</w:t>
      </w:r>
      <w:r w:rsidR="002D65AD">
        <w:rPr>
          <w:bCs/>
          <w:lang w:val="en"/>
        </w:rPr>
        <w:t xml:space="preserve"> </w:t>
      </w:r>
      <w:r w:rsidR="00EE3E0E">
        <w:rPr>
          <w:bCs/>
          <w:lang w:val="en"/>
        </w:rPr>
        <w:t xml:space="preserve">among gene lists </w:t>
      </w:r>
      <w:commentRangeStart w:id="135"/>
      <w:r w:rsidR="00EE3E0E">
        <w:rPr>
          <w:bCs/>
          <w:lang w:val="en"/>
        </w:rPr>
        <w:t>within the top 1% of these analyses</w:t>
      </w:r>
      <w:commentRangeEnd w:id="135"/>
      <w:r w:rsidR="000A4C89">
        <w:rPr>
          <w:rStyle w:val="CommentReference"/>
          <w:rFonts w:ascii="Calibri" w:eastAsia="Calibri" w:hAnsi="Calibri" w:cs="Calibri"/>
        </w:rPr>
        <w:commentReference w:id="135"/>
      </w:r>
      <w:r w:rsidR="00EE3E0E">
        <w:rPr>
          <w:bCs/>
          <w:lang w:val="en"/>
        </w:rPr>
        <w:t xml:space="preserve"> </w:t>
      </w:r>
      <w:r w:rsidR="002D65AD">
        <w:rPr>
          <w:bCs/>
          <w:lang w:val="en"/>
        </w:rPr>
        <w:t>using the PANTHER classification system</w:t>
      </w:r>
      <w:ins w:id="136" w:author="Sabrina McNew" w:date="2025-03-11T10:30:00Z" w16du:dateUtc="2025-03-11T17:30:00Z">
        <w:r w:rsidR="00665AEE">
          <w:rPr>
            <w:bCs/>
            <w:lang w:val="en"/>
          </w:rPr>
          <w:t xml:space="preserve"> (cite Panther)</w:t>
        </w:r>
      </w:ins>
      <w:r>
        <w:rPr>
          <w:bCs/>
          <w:lang w:val="en"/>
        </w:rPr>
        <w:t xml:space="preserve">. We compared the lists of genes of interest to a filtered list of </w:t>
      </w:r>
      <w:ins w:id="137" w:author="Sabrina McNew" w:date="2025-03-11T10:31:00Z" w16du:dateUtc="2025-03-11T17:31:00Z">
        <w:r w:rsidR="00665AEE">
          <w:rPr>
            <w:bCs/>
            <w:lang w:val="en"/>
          </w:rPr>
          <w:t>background genes</w:t>
        </w:r>
      </w:ins>
      <w:del w:id="138" w:author="Sabrina McNew" w:date="2025-03-11T10:31:00Z" w16du:dateUtc="2025-03-11T17:31:00Z">
        <w:r w:rsidDel="00665AEE">
          <w:rPr>
            <w:bCs/>
            <w:lang w:val="en"/>
          </w:rPr>
          <w:delText>all genes in the reference genome</w:delText>
        </w:r>
      </w:del>
      <w:r>
        <w:rPr>
          <w:bCs/>
          <w:lang w:val="en"/>
        </w:rPr>
        <w:t xml:space="preserve">. </w:t>
      </w:r>
      <w:commentRangeStart w:id="139"/>
      <w:r w:rsidR="00D04AF6">
        <w:rPr>
          <w:bCs/>
          <w:lang w:val="en"/>
        </w:rPr>
        <w:t xml:space="preserve">To curate our list of background genes, </w:t>
      </w:r>
      <w:ins w:id="140" w:author="Sabrina McNew" w:date="2025-03-11T10:31:00Z" w16du:dateUtc="2025-03-11T17:31:00Z">
        <w:r w:rsidR="00665AEE">
          <w:rPr>
            <w:bCs/>
            <w:lang w:val="en"/>
          </w:rPr>
          <w:t>we started with all genes in the reference genome</w:t>
        </w:r>
      </w:ins>
      <w:ins w:id="141" w:author="Sabrina McNew" w:date="2025-03-11T10:32:00Z" w16du:dateUtc="2025-03-11T17:32:00Z">
        <w:r w:rsidR="00665AEE">
          <w:rPr>
            <w:bCs/>
            <w:lang w:val="en"/>
          </w:rPr>
          <w:t xml:space="preserve"> for which we had </w:t>
        </w:r>
      </w:ins>
      <w:ins w:id="142" w:author="Sabrina McNew" w:date="2025-03-11T10:33:00Z" w16du:dateUtc="2025-03-11T17:33:00Z">
        <w:r w:rsidR="00665AEE">
          <w:rPr>
            <w:bCs/>
            <w:lang w:val="en"/>
          </w:rPr>
          <w:t>sequence coverage (or SNPs??)</w:t>
        </w:r>
      </w:ins>
      <w:ins w:id="143" w:author="Sabrina McNew" w:date="2025-03-11T10:31:00Z" w16du:dateUtc="2025-03-11T17:31:00Z">
        <w:r w:rsidR="00665AEE">
          <w:rPr>
            <w:bCs/>
            <w:lang w:val="en"/>
          </w:rPr>
          <w:t xml:space="preserve">, then </w:t>
        </w:r>
      </w:ins>
      <w:r w:rsidR="00D04AF6">
        <w:rPr>
          <w:bCs/>
          <w:lang w:val="en"/>
        </w:rPr>
        <w:t>we</w:t>
      </w:r>
      <w:r>
        <w:rPr>
          <w:bCs/>
          <w:lang w:val="en"/>
        </w:rPr>
        <w:t xml:space="preserve"> filtered out</w:t>
      </w:r>
      <w:ins w:id="144" w:author="Sabrina McNew" w:date="2025-03-11T10:32:00Z" w16du:dateUtc="2025-03-11T17:32:00Z">
        <w:r w:rsidR="00665AEE">
          <w:rPr>
            <w:bCs/>
            <w:lang w:val="en"/>
          </w:rPr>
          <w:t xml:space="preserve"> </w:t>
        </w:r>
      </w:ins>
      <w:del w:id="145" w:author="Sabrina McNew" w:date="2025-03-11T10:32:00Z" w16du:dateUtc="2025-03-11T17:32:00Z">
        <w:r w:rsidDel="00665AEE">
          <w:rPr>
            <w:bCs/>
            <w:lang w:val="en"/>
          </w:rPr>
          <w:delText xml:space="preserve"> </w:delText>
        </w:r>
      </w:del>
      <w:r>
        <w:rPr>
          <w:bCs/>
          <w:lang w:val="en"/>
        </w:rPr>
        <w:t xml:space="preserve">any </w:t>
      </w:r>
      <w:ins w:id="146" w:author="Sabrina McNew" w:date="2025-03-11T10:32:00Z" w16du:dateUtc="2025-03-11T17:32:00Z">
        <w:r w:rsidR="00665AEE">
          <w:rPr>
            <w:bCs/>
            <w:lang w:val="en"/>
          </w:rPr>
          <w:t xml:space="preserve">genes with </w:t>
        </w:r>
      </w:ins>
      <w:del w:id="147" w:author="Sabrina McNew" w:date="2025-03-11T10:32:00Z" w16du:dateUtc="2025-03-11T17:32:00Z">
        <w:r w:rsidDel="00665AEE">
          <w:rPr>
            <w:bCs/>
            <w:lang w:val="en"/>
          </w:rPr>
          <w:delText xml:space="preserve">site </w:delText>
        </w:r>
      </w:del>
      <w:ins w:id="148" w:author="Sabrina McNew" w:date="2025-03-11T10:32:00Z" w16du:dateUtc="2025-03-11T17:32:00Z">
        <w:r w:rsidR="00665AEE">
          <w:rPr>
            <w:bCs/>
            <w:lang w:val="en"/>
          </w:rPr>
          <w:t xml:space="preserve">SNPs </w:t>
        </w:r>
      </w:ins>
      <w:r>
        <w:rPr>
          <w:bCs/>
          <w:lang w:val="en"/>
        </w:rPr>
        <w:t xml:space="preserve">with low </w:t>
      </w:r>
      <w:proofErr w:type="spellStart"/>
      <w:r>
        <w:rPr>
          <w:bCs/>
          <w:lang w:val="en"/>
        </w:rPr>
        <w:t>mappability</w:t>
      </w:r>
      <w:proofErr w:type="spellEnd"/>
      <w:r>
        <w:rPr>
          <w:bCs/>
          <w:lang w:val="en"/>
        </w:rPr>
        <w:t xml:space="preserve"> </w:t>
      </w:r>
      <w:commentRangeEnd w:id="139"/>
      <w:r w:rsidR="00665AEE">
        <w:rPr>
          <w:rStyle w:val="CommentReference"/>
          <w:rFonts w:ascii="Calibri" w:eastAsia="Calibri" w:hAnsi="Calibri" w:cs="Calibri"/>
        </w:rPr>
        <w:commentReference w:id="139"/>
      </w:r>
      <w:r>
        <w:rPr>
          <w:bCs/>
          <w:lang w:val="en"/>
        </w:rPr>
        <w:t xml:space="preserve">(&lt; 0.95 SNP calling rate in </w:t>
      </w:r>
      <w:proofErr w:type="spellStart"/>
      <w:r w:rsidR="001A72F4">
        <w:rPr>
          <w:bCs/>
          <w:lang w:val="en"/>
        </w:rPr>
        <w:t>SNP</w:t>
      </w:r>
      <w:r>
        <w:rPr>
          <w:bCs/>
          <w:lang w:val="en"/>
        </w:rPr>
        <w:t>abl</w:t>
      </w:r>
      <w:r w:rsidR="001A72F4">
        <w:rPr>
          <w:bCs/>
          <w:lang w:val="en"/>
        </w:rPr>
        <w:t>e</w:t>
      </w:r>
      <w:proofErr w:type="spellEnd"/>
      <w:r w:rsidR="001A72F4">
        <w:rPr>
          <w:bCs/>
          <w:lang w:val="en"/>
        </w:rPr>
        <w:t xml:space="preserve"> </w:t>
      </w:r>
      <w:r w:rsidR="001A72F4" w:rsidRPr="001A72F4">
        <w:rPr>
          <w:bCs/>
          <w:lang w:val="en"/>
        </w:rPr>
        <w:t>http://lh3lh3.users.sourceforge.net/snpable.shtml</w:t>
      </w:r>
      <w:r>
        <w:rPr>
          <w:bCs/>
          <w:lang w:val="en"/>
        </w:rPr>
        <w:t xml:space="preserve">) and with less than 3x average depth </w:t>
      </w:r>
      <w:r w:rsidR="000023FB">
        <w:rPr>
          <w:bCs/>
          <w:lang w:val="en"/>
        </w:rPr>
        <w:t>from</w:t>
      </w:r>
      <w:r>
        <w:rPr>
          <w:bCs/>
          <w:lang w:val="en"/>
        </w:rPr>
        <w:t xml:space="preserve"> our </w:t>
      </w:r>
      <w:r w:rsidR="000023FB">
        <w:rPr>
          <w:bCs/>
          <w:lang w:val="en"/>
        </w:rPr>
        <w:t xml:space="preserve">unfiltered </w:t>
      </w:r>
      <w:proofErr w:type="spellStart"/>
      <w:r w:rsidR="000023FB">
        <w:rPr>
          <w:bCs/>
          <w:lang w:val="en"/>
        </w:rPr>
        <w:t>bams</w:t>
      </w:r>
      <w:proofErr w:type="spellEnd"/>
      <w:r>
        <w:rPr>
          <w:bCs/>
          <w:lang w:val="en"/>
        </w:rPr>
        <w:t xml:space="preserve"> or greater than 2 standard deviations above the mean depth of the sample (28.15). We also excluded any significant genes that may have been identified in these regions, to reduce errors from poor alignment. </w:t>
      </w:r>
      <w:r w:rsidR="00D04AF6">
        <w:rPr>
          <w:bCs/>
          <w:lang w:val="en"/>
        </w:rPr>
        <w:t>Genes excluded from the background gene list were also removed from any ultimate lists of candidate genes, as we inferred that they were in regions prone to</w:t>
      </w:r>
      <w:ins w:id="149" w:author="Scott Anthony Taylor" w:date="2025-04-06T13:38:00Z" w16du:dateUtc="2025-04-06T19:38:00Z">
        <w:r w:rsidR="008E1E0B">
          <w:rPr>
            <w:bCs/>
            <w:lang w:val="en"/>
          </w:rPr>
          <w:t xml:space="preserve"> sequencing or assembly?</w:t>
        </w:r>
      </w:ins>
      <w:r w:rsidR="00D04AF6">
        <w:rPr>
          <w:bCs/>
          <w:lang w:val="en"/>
        </w:rPr>
        <w:t xml:space="preserve"> error. </w:t>
      </w:r>
      <w:r w:rsidR="00FE7D98">
        <w:rPr>
          <w:bCs/>
          <w:lang w:val="en"/>
        </w:rPr>
        <w:t>We corrected for multiple testing by using a false discovery rate using the Ben</w:t>
      </w:r>
      <w:r w:rsidR="00D04AF6">
        <w:rPr>
          <w:bCs/>
          <w:lang w:val="en"/>
        </w:rPr>
        <w:t>ja</w:t>
      </w:r>
      <w:r w:rsidR="00FE7D98">
        <w:rPr>
          <w:bCs/>
          <w:lang w:val="en"/>
        </w:rPr>
        <w:t xml:space="preserve">mini-Hochberg FDR test with a significance level of </w:t>
      </w:r>
      <w:r w:rsidR="00FE7D98" w:rsidRPr="00FE7D98">
        <w:rPr>
          <w:bCs/>
          <w:i/>
          <w:iCs/>
          <w:lang w:val="en"/>
        </w:rPr>
        <w:t>q</w:t>
      </w:r>
      <w:r w:rsidR="00FE7D98">
        <w:rPr>
          <w:bCs/>
          <w:lang w:val="en"/>
        </w:rPr>
        <w:t xml:space="preserve"> &lt; 0.2 </w:t>
      </w:r>
      <w:r w:rsidR="001A72F4">
        <w:rPr>
          <w:bCs/>
          <w:lang w:val="en"/>
        </w:rPr>
        <w:fldChar w:fldCharType="begin"/>
      </w:r>
      <w:r w:rsidR="001A72F4">
        <w:rPr>
          <w:bCs/>
          <w:lang w:val="en"/>
        </w:rPr>
        <w:instrText xml:space="preserve"> ADDIN ZOTERO_ITEM CSL_CITATION {"citationID":"yABPZh2M","properties":{"formattedCitation":"(Z.-H. Li et al., 2013; Osborn et al., 2013; Wagner et al., 2020)","plainCitation":"(Z.-H. Li et al., 2013; Osborn et al., 2013; Wagner et al., 2020)","noteIndex":0},"citationItems":[{"id":995,"uris":["http://zotero.org/users/15902993/items/ZJKT8JVK"],"itemData":{"id":995,"type":"article-journal","abstract":"TCDD is one of the most persistent environmental toxicants in biological systems and its effect through aryl hydrocarbon receptor (AhR) has been well characterized. However, the information on TCDD-induced toxicity in other molecular pathways is rather limited. To fully understand molecular toxicity of TCDD in an in vivo animal model, adult zebrafish were exposed to TCDD at 10 nM for 96 h and the livers were sampled for RNA-sequencing based transcriptomic profiling. A total of 1,058 differently expressed genes were identified based on fold-change&gt;2 and TPM (transcripts per million) &gt;10. Among the top 20 up-regulated genes, 10 novel responsive genes were identified and verified by RT-qPCR analysis on independent samples. Transcriptomic analysis indicated several deregulated pathways associated with cell cycle, endocrine disruptors, signal transduction and immune systems. Comparative analyses of TCDD-induced transcriptomic changes between fish and mammalian models revealed that proteomic pathway is consistently up-regulated while calcium signaling pathway and several immune-related pathways are generally down-regulated. Finally, our study also suggested that zebrafish model showed greater similarity to in vivo mammalian models than in vitro models. Our study indicated that the zebrafish is a valuable in vivo model in toxicogenomic analyses for understanding molecular toxicity of environmental toxicants relevant to human health. The expression profiles associated with TCDD could be useful for monitoring environmental dioxin and dioxin-like contamination.","container-title":"PLOS ONE","DOI":"10.1371/journal.pone.0077292","ISSN":"1932-6203","issue":"10","journalAbbreviation":"PLOS ONE","language":"en","note":"publisher: Public Library of Science","page":"e77292","source":"PLoS Journals","title":"RNA-Sequencing Analysis of TCDD-Induced Responses in Zebrafish Liver Reveals High Relatedness to In Vivo Mammalian Models and Conserved Biological Pathways","volume":"8","author":[{"family":"Li","given":"Zhi-Hua"},{"family":"Xu","given":"Hongyan"},{"family":"Zheng","given":"Weiling"},{"family":"Lam","given":"Siew Hong"},{"family":"Gong","given":"Zhiyuan"}],"issued":{"date-parts":[["2013",10,30]]}}},{"id":993,"uris":["http://zotero.org/users/15902993/items/9XZY3UK4"],"itemData":{"id":993,"type":"article-journal","abstract":"Purpose To determine if plasma metabolic profiles can detect differences between patients with neovascular age-related macular degeneration (NVAMD) and similarly-aged controls. Methods Metabolomic analysis using liquid chromatography with Fourier-transform mass spectrometry (LC-FTMS) was performed on plasma samples from 26 NVAMD patients and 19 controls. Data were collected from mass/charge ratio (m/z) 85 to 850 on a Thermo LTQ-FT mass spectrometer, and metabolic features were extracted using an adaptive processing software package. Both non-transformed and log2 transformed data were corrected using Benjamini and Hochberg False Discovery Rate (FDR) to account for multiple testing. Orthogonal Partial Least Squares-Discriminant Analysis was performed to determine metabolic features that distinguished NVAMD patients from controls. Individual m/z features were matched to the Kyoto Encyclopedia of Genes and Genomes database and the Metlin metabolomics database, and metabolic pathways associated with NVAMD were identified using MetScape. Results Of the 1680 total m/z features detected by LC-FTMS, 94 unique m/z features were significantly different between NVAMD patients and controls using FDR (q = 0.05). A comparison of these features to those found with log2 transformed data (n = 132, q = 0.2) revealed 40 features in common, reaffirming the involvement of certain metabolites. Such metabolites included di- and tripeptides, covalently modified amino acids, bile acids, and vitamin D-related metabolites. Correlation analysis revealed associations among certain significant features, and pathway analysis demonstrated broader changes in tyrosine metabolism, sulfur amino acid metabolism, and amino acids related to urea metabolism. Conclusions These data suggest that metabolomic analysis can identify a panel of individual metabolites that differ between NVAMD cases and controls. Pathway analysis can assess the involvement of certain metabolic pathways, such as tyrosine and urea metabolism, and can provide further insight into the pathophysiology of AMD.","container-title":"PLOS ONE","DOI":"10.1371/journal.pone.0072737","ISSN":"1932-6203","issue":"8","journalAbbreviation":"PLOS ONE","language":"en","note":"publisher: Public Library of Science","page":"e72737","source":"PLoS Journals","title":"Metabolome-Wide Association Study of Neovascular Age-Related Macular Degeneration","volume":"8","author":[{"family":"Osborn","given":"Melissa P."},{"family":"Park","given":"Youngja"},{"family":"Parks","given":"Megan B."},{"family":"Burgess","given":"L. Goodwin"},{"family":"Uppal","given":"Karan"},{"family":"Lee","given":"Kichun"},{"family":"Jones","given":"Dean P."},{"family":"Jr","given":"Milam A. Brantley"}],"issued":{"date-parts":[["2013",8,27]]}}},{"id":989,"uris":["http://zotero.org/users/15902993/items/8EWHXWEY"],"itemData":{"id":989,"type":"article-journal","abstract":"The study of hybrid zones can provide insight into the genetic basis of species differences that are relevant for the maintenance of reproductive isolation. Hybrid zones can also provide insight into climate change, species distributions, and evolution. The hybrid zone between black-capped chickadees (Poecile atricapillus) and Carolina chickadees (Poecile carolinensis) is shifting northward in response to increasing winter temperatures but is not increasing in width. This pattern indicates strong selection against chickadees with admixed genomes. Using high-resolution genomic data, we identified regions of the genomes that are outliers in both time points and do not introgress between the species; these regions may be involved in the maintenance of reproductive isolation. Genes involved in metabolic regulation processes were overrepresented in this dataset. Several gene ontology categories were also temporally consistent—including glutamate signaling, synaptic transmission, and catabolic processes—but the nucleotide variants leading to this pattern were not. Our results support recent findings that hybrids between black-capped and Carolina chickadees have higher basal metabolic rates than either parental species and suffer spatial memory and problem-solving deficits. Metabolic breakdown, as well as spatial memory and problem-solving, in hybrid chickadees may act as strong postzygotic isolation mechanisms in this moving hybrid zone.","container-title":"Evolution","DOI":"10.1111/evo.13970","ISSN":"0014-3820","issue":"7","journalAbbreviation":"Evolution","page":"1498-1513","source":"Silverchair","title":"Genomic regions underlying metabolic and neuronal signaling pathways are temporally consistent in a moving avian hybrid zone","volume":"74","author":[{"family":"Wagner","given":"Dominique N."},{"family":"Curry","given":"Robert L."},{"family":"Chen","given":"Nancy"},{"family":"Lovette","given":"Irby J."},{"family":"Taylor","given":"Scott A."}],"issued":{"date-parts":[["2020",7,1]]}}}],"schema":"https://github.com/citation-style-language/schema/raw/master/csl-citation.json"} </w:instrText>
      </w:r>
      <w:r w:rsidR="001A72F4">
        <w:rPr>
          <w:bCs/>
          <w:lang w:val="en"/>
        </w:rPr>
        <w:fldChar w:fldCharType="separate"/>
      </w:r>
      <w:r w:rsidR="001A72F4">
        <w:rPr>
          <w:bCs/>
          <w:noProof/>
          <w:lang w:val="en"/>
        </w:rPr>
        <w:t>(Z.-H. Li et al., 2013; Osborn et al., 2013; Wagner et al., 2020)</w:t>
      </w:r>
      <w:r w:rsidR="001A72F4">
        <w:rPr>
          <w:bCs/>
          <w:lang w:val="en"/>
        </w:rPr>
        <w:fldChar w:fldCharType="end"/>
      </w:r>
      <w:r w:rsidR="00FE7D98">
        <w:rPr>
          <w:bCs/>
          <w:lang w:val="en"/>
        </w:rPr>
        <w:t>.</w:t>
      </w:r>
      <w:r w:rsidR="00DC3903">
        <w:rPr>
          <w:bCs/>
          <w:lang w:val="en"/>
        </w:rPr>
        <w:t xml:space="preserve"> Because </w:t>
      </w:r>
      <w:r w:rsidR="00D04AF6">
        <w:rPr>
          <w:bCs/>
          <w:lang w:val="en"/>
        </w:rPr>
        <w:t>F</w:t>
      </w:r>
      <w:r w:rsidR="00D04AF6" w:rsidRPr="008E1E0B">
        <w:rPr>
          <w:bCs/>
          <w:vertAlign w:val="subscript"/>
          <w:lang w:val="en"/>
          <w:rPrChange w:id="150" w:author="Scott Anthony Taylor" w:date="2025-04-06T13:38:00Z" w16du:dateUtc="2025-04-06T19:38:00Z">
            <w:rPr>
              <w:bCs/>
              <w:vertAlign w:val="superscript"/>
              <w:lang w:val="en"/>
            </w:rPr>
          </w:rPrChange>
        </w:rPr>
        <w:t>ST</w:t>
      </w:r>
      <w:r w:rsidR="00DC3903">
        <w:rPr>
          <w:bCs/>
          <w:lang w:val="en"/>
        </w:rPr>
        <w:t xml:space="preserve"> and </w:t>
      </w:r>
      <w:proofErr w:type="spellStart"/>
      <w:r w:rsidR="00DC3903">
        <w:rPr>
          <w:bCs/>
          <w:lang w:val="en"/>
        </w:rPr>
        <w:t>R</w:t>
      </w:r>
      <w:r w:rsidR="00EE3E0E">
        <w:rPr>
          <w:bCs/>
          <w:lang w:val="en"/>
        </w:rPr>
        <w:t>A</w:t>
      </w:r>
      <w:r w:rsidR="00DC3903">
        <w:rPr>
          <w:bCs/>
          <w:lang w:val="en"/>
        </w:rPr>
        <w:t>iSD</w:t>
      </w:r>
      <w:proofErr w:type="spellEnd"/>
      <w:r w:rsidR="00DC3903">
        <w:rPr>
          <w:bCs/>
          <w:lang w:val="en"/>
        </w:rPr>
        <w:t xml:space="preserve"> are sensitive to different evolutionary processes, we tested for overrepresented GO terms for each species in a combined list of genes identified by both programs as well as independent lists from each statistic.</w:t>
      </w:r>
      <w:r w:rsidR="00DC016C">
        <w:rPr>
          <w:bCs/>
          <w:lang w:val="en"/>
        </w:rPr>
        <w:t xml:space="preserve"> We visualized the overrepresented GO terms in </w:t>
      </w:r>
      <w:commentRangeStart w:id="151"/>
      <w:commentRangeStart w:id="152"/>
      <w:proofErr w:type="spellStart"/>
      <w:r w:rsidR="00DC016C">
        <w:rPr>
          <w:bCs/>
          <w:lang w:val="en"/>
        </w:rPr>
        <w:t>rrvgo</w:t>
      </w:r>
      <w:proofErr w:type="spellEnd"/>
      <w:r w:rsidR="00DC016C">
        <w:rPr>
          <w:bCs/>
          <w:lang w:val="en"/>
        </w:rPr>
        <w:t xml:space="preserve"> </w:t>
      </w:r>
      <w:commentRangeEnd w:id="151"/>
      <w:r w:rsidR="00665AEE">
        <w:rPr>
          <w:rStyle w:val="CommentReference"/>
          <w:rFonts w:ascii="Calibri" w:eastAsia="Calibri" w:hAnsi="Calibri" w:cs="Calibri"/>
        </w:rPr>
        <w:commentReference w:id="151"/>
      </w:r>
      <w:commentRangeEnd w:id="152"/>
      <w:r w:rsidR="00665AEE">
        <w:rPr>
          <w:rStyle w:val="CommentReference"/>
          <w:rFonts w:ascii="Calibri" w:eastAsia="Calibri" w:hAnsi="Calibri" w:cs="Calibri"/>
        </w:rPr>
        <w:commentReference w:id="152"/>
      </w:r>
      <w:r w:rsidR="00DC016C">
        <w:rPr>
          <w:bCs/>
          <w:lang w:val="en"/>
        </w:rPr>
        <w:fldChar w:fldCharType="begin"/>
      </w:r>
      <w:r w:rsidR="00DC016C">
        <w:rPr>
          <w:bCs/>
          <w:lang w:val="en"/>
        </w:rPr>
        <w:instrText xml:space="preserve"> ADDIN ZOTERO_ITEM CSL_CITATION {"citationID":"N9Loxlfr","properties":{"formattedCitation":"(Sayols, 2023)","plainCitation":"(Sayols, 2023)","noteIndex":0},"citationItems":[{"id":1011,"uris":["http://zotero.org/users/15902993/items/X3EIWSI7"],"itemData":{"id":1011,"type":"article-journal","abstract":"Gene Ontology (GO) annotation is often used to guide the biological interpretation of high-throughput omics experiments, e.g. by analysing lists of differentially regulated genes for enriched GO terms. Due to the hierarchical nature of GOs, the resulting lists of enriched terms are usually redundant and difficult to summarise and interpret. To facilitate the interpretation of large lists of GO terms, I developed rrvgo, a Bioconductor package that aims at simplifying the redundancy of GO lists by grouping similar terms based on their semantic similarity. rrvgo also provides different visualization options to guide the interpretation of the summarized GO terms. Considering that several software tools have been developed for this purpose, rrvgo is unique at combining powerful visualizations in a programmatic interface coupled with up-to-date GO gene annotation provided by the Bioconductor project.","container-title":"microPublication Biology","DOI":"10.17912/micropub.biology.000811","ISSN":"2578-9430","journalAbbreviation":"MicroPubl Biol","note":"PMID: 37151216\nPMCID: PMC10155054","page":"10.17912/micropub.biology.000811","source":"PubMed Central","title":"rrvgo: a Bioconductor package for interpreting lists of Gene Ontology terms","title-short":"rrvgo","volume":"2023","author":[{"family":"Sayols","given":"Sergi"}],"issued":{"date-parts":[["2023"]]}}}],"schema":"https://github.com/citation-style-language/schema/raw/master/csl-citation.json"} </w:instrText>
      </w:r>
      <w:r w:rsidR="00DC016C">
        <w:rPr>
          <w:bCs/>
          <w:lang w:val="en"/>
        </w:rPr>
        <w:fldChar w:fldCharType="separate"/>
      </w:r>
      <w:r w:rsidR="00DC016C">
        <w:rPr>
          <w:bCs/>
          <w:noProof/>
          <w:lang w:val="en"/>
        </w:rPr>
        <w:t>(Sayols, 2023)</w:t>
      </w:r>
      <w:r w:rsidR="00DC016C">
        <w:rPr>
          <w:bCs/>
          <w:lang w:val="en"/>
        </w:rPr>
        <w:fldChar w:fldCharType="end"/>
      </w:r>
      <w:r w:rsidR="00DC016C">
        <w:rPr>
          <w:bCs/>
          <w:lang w:val="en"/>
        </w:rPr>
        <w:t xml:space="preserve">, which produces a scatter plot from the </w:t>
      </w:r>
      <w:proofErr w:type="spellStart"/>
      <w:r w:rsidR="00DC016C">
        <w:rPr>
          <w:bCs/>
          <w:lang w:val="en"/>
        </w:rPr>
        <w:t>PCoA</w:t>
      </w:r>
      <w:proofErr w:type="spellEnd"/>
      <w:r w:rsidR="00DC016C">
        <w:rPr>
          <w:bCs/>
          <w:lang w:val="en"/>
        </w:rPr>
        <w:t xml:space="preserve"> of the dissimilarity matrix of the semantic similarity of overrepresented GO terms. Terms in these plots cluster by meaning, but the units of the axes are meaningless and are therefore not included.</w:t>
      </w:r>
    </w:p>
    <w:p w14:paraId="6939F460" w14:textId="5DAE2399" w:rsidR="00750FCE" w:rsidRPr="006D2868" w:rsidRDefault="00750FCE" w:rsidP="00FE72A9">
      <w:pPr>
        <w:spacing w:line="480" w:lineRule="auto"/>
        <w:ind w:firstLine="720"/>
        <w:rPr>
          <w:bCs/>
          <w:lang w:val="en"/>
        </w:rPr>
      </w:pPr>
      <w:r>
        <w:rPr>
          <w:bCs/>
          <w:lang w:val="en"/>
        </w:rPr>
        <w:lastRenderedPageBreak/>
        <w:t xml:space="preserve">Finally, to test for significant parallel evolution in response to urbanization across avian taxa, we compared our lists of candidate genes </w:t>
      </w:r>
      <w:r w:rsidR="00EE3E0E">
        <w:rPr>
          <w:bCs/>
          <w:lang w:val="en"/>
        </w:rPr>
        <w:t xml:space="preserve">between cardinal species and </w:t>
      </w:r>
      <w:r>
        <w:rPr>
          <w:bCs/>
          <w:lang w:val="en"/>
        </w:rPr>
        <w:t xml:space="preserve">with lists curated in two major </w:t>
      </w:r>
      <w:ins w:id="153" w:author="Sabrina McNew" w:date="2025-03-11T10:46:00Z" w16du:dateUtc="2025-03-11T17:46:00Z">
        <w:r w:rsidR="00175883">
          <w:rPr>
            <w:bCs/>
            <w:lang w:val="en"/>
          </w:rPr>
          <w:t xml:space="preserve">recent </w:t>
        </w:r>
      </w:ins>
      <w:r>
        <w:rPr>
          <w:bCs/>
          <w:lang w:val="en"/>
        </w:rPr>
        <w:t xml:space="preserve">investigations of avian urban genomic responses. One of these studies investigated urban adaptation of </w:t>
      </w:r>
      <w:r w:rsidR="00AD2AFB">
        <w:rPr>
          <w:bCs/>
          <w:lang w:val="en"/>
        </w:rPr>
        <w:t>b</w:t>
      </w:r>
      <w:r>
        <w:rPr>
          <w:bCs/>
          <w:lang w:val="en"/>
        </w:rPr>
        <w:t xml:space="preserve">urrowing </w:t>
      </w:r>
      <w:r w:rsidR="00AD2AFB">
        <w:rPr>
          <w:bCs/>
          <w:lang w:val="en"/>
        </w:rPr>
        <w:t>o</w:t>
      </w:r>
      <w:r>
        <w:rPr>
          <w:bCs/>
          <w:lang w:val="en"/>
        </w:rPr>
        <w:t>wls (</w:t>
      </w:r>
      <w:r w:rsidR="00D04AF6" w:rsidRPr="00D04AF6">
        <w:rPr>
          <w:bCs/>
          <w:i/>
          <w:iCs/>
          <w:lang w:val="en"/>
        </w:rPr>
        <w:t xml:space="preserve">Athene </w:t>
      </w:r>
      <w:proofErr w:type="spellStart"/>
      <w:r w:rsidR="00D04AF6" w:rsidRPr="00D04AF6">
        <w:rPr>
          <w:bCs/>
          <w:i/>
          <w:iCs/>
          <w:lang w:val="en"/>
        </w:rPr>
        <w:t>cunicularia</w:t>
      </w:r>
      <w:proofErr w:type="spellEnd"/>
      <w:r>
        <w:rPr>
          <w:bCs/>
          <w:lang w:val="en"/>
        </w:rPr>
        <w:t xml:space="preserve">) across multiple cities in Argentina and the other investigated urban adaptation of </w:t>
      </w:r>
      <w:r w:rsidR="00AD2AFB">
        <w:rPr>
          <w:bCs/>
          <w:lang w:val="en"/>
        </w:rPr>
        <w:t>g</w:t>
      </w:r>
      <w:r>
        <w:rPr>
          <w:bCs/>
          <w:lang w:val="en"/>
        </w:rPr>
        <w:t xml:space="preserve">reat </w:t>
      </w:r>
      <w:r w:rsidR="00AD2AFB">
        <w:rPr>
          <w:bCs/>
          <w:lang w:val="en"/>
        </w:rPr>
        <w:t>t</w:t>
      </w:r>
      <w:r>
        <w:rPr>
          <w:bCs/>
          <w:lang w:val="en"/>
        </w:rPr>
        <w:t>its (</w:t>
      </w:r>
      <w:r w:rsidRPr="00750FCE">
        <w:rPr>
          <w:bCs/>
          <w:i/>
          <w:iCs/>
          <w:lang w:val="en"/>
        </w:rPr>
        <w:t>Parus major</w:t>
      </w:r>
      <w:r>
        <w:rPr>
          <w:bCs/>
          <w:lang w:val="en"/>
        </w:rPr>
        <w:t>) across multiple European cities</w:t>
      </w:r>
      <w:r w:rsidR="00AD2AFB">
        <w:rPr>
          <w:bCs/>
          <w:lang w:val="en"/>
        </w:rPr>
        <w:t xml:space="preserve"> </w:t>
      </w:r>
      <w:r w:rsidR="001A72F4">
        <w:rPr>
          <w:bCs/>
          <w:lang w:val="en"/>
        </w:rPr>
        <w:fldChar w:fldCharType="begin"/>
      </w:r>
      <w:r w:rsidR="001A72F4">
        <w:rPr>
          <w:bCs/>
          <w:lang w:val="en"/>
        </w:rPr>
        <w:instrText xml:space="preserve"> ADDIN ZOTERO_ITEM CSL_CITATION {"citationID":"ZxXsrrGg","properties":{"formattedCitation":"(Mueller et al., 2020; Salm\\uc0\\u243{}n et al., 2021)","plainCitation":"(Mueller et al., 2020; Salmón et al., 2021)","noteIndex":0},"citationItems":[{"id":577,"uris":["http://zotero.org/users/15902993/items/RVN9U627"],"itemData":{"id":577,"type":"article-journal","abstract":"When a species colonizes an urban habitat, differences in the environment can create novel selection pressures. Successful colonization will further lead to demographic perturbations and genetic drift, which can interfere with selection. Here, we test for consistent urban selection signals in multiple populations of the burrowing owl (Athene cunicularia), a species that colonized South American cities just a few decades ago. We sequenced 213 owls from three urban-rural population pairs and performed a genome-wide comparison of urban against rural birds. We further studied genome-wide associations with flight initiation distance, a measure of harm avoidance in which urban and rural birds are known to differ. Based on four samples taken over nine years from one of the urban populations, we investigated temporal allele frequency changes. The genomic data were also used to identify urban-specific signatures of selective sweeps. Single genomic sites did not reach genome-wide significance for any association. However, a gene-set analysis on the strongest signals from these four selection scans suggests a significant enrichment of genes with known functions related to synapses and neuron projections. We identified 98 genes predominantly expressed in the brain, of which many may play a role in the modulation of brain connectivity and consequently in cognitive function and motivational behaviour during urbanization. Furthermore, polymorphisms in the promoter region of the synaptic SERT gene – one of the two candidates known to correlate with urban colonization in birds – associated with the habitat in which individuals lived (urban vs. rural).","container-title":"Molecular Ecology","DOI":"10.1111/mec.15451","ISSN":"1365-294X","issue":"18","language":"en","license":"© 2020 The Authors. Molecular Ecology published by John Wiley &amp; Sons Ltd","note":"_eprint: https://onlinelibrary.wiley.com/doi/pdf/10.1111/mec.15451","page":"3403-3412","source":"Wiley Online Library","title":"Genes acting in synapses and neuron projections are early targets of selection during urban colonization","volume":"29","author":[{"family":"Mueller","given":"Jakob C."},{"family":"Carrete","given":"Martina"},{"family":"Boerno","given":"Stefan"},{"family":"Kuhl","given":"Heiner"},{"family":"Tella","given":"José L."},{"family":"Kempenaers","given":"Bart"}],"issued":{"date-parts":[["2020"]]}}},{"id":858,"uris":["http://zotero.org/users/15902993/items/GT5H6HF9"],"itemData":{"id":858,"type":"article-journal","container-title":"Nature Communications","DOI":"10.1038/s41467-021-23027-w","ISSN":"2041-1723","issue":"1","note":"publisher: Springer Science and Business Media LLC","title":"Continent-wide genomic signatures of adaptation to urbanisation in a songbird across Europe","URL":"http://dx.doi.org/10.1038/s41467-021-23027-w","volume":"12","author":[{"family":"Salmón","given":"Pablo"},{"family":"Jacobs","given":"Arne"},{"family":"Ahrén","given":"Dag"},{"family":"Biard","given":"Clotilde"},{"family":"Dingemanse","given":"Niels J."},{"family":"Dominoni","given":"Davide M."},{"family":"Helm","given":"Barbara"},{"family":"Lundberg","given":"Max"},{"family":"Senar","given":"Juan Carlos"},{"family":"Sprau","given":"Philipp"},{"family":"Visser","given":"Marcel E."},{"family":"Isaksson","given":"Caroline"}],"issued":{"date-parts":[["2021",5]]}}}],"schema":"https://github.com/citation-style-language/schema/raw/master/csl-citation.json"} </w:instrText>
      </w:r>
      <w:r w:rsidR="001A72F4">
        <w:rPr>
          <w:bCs/>
          <w:lang w:val="en"/>
        </w:rPr>
        <w:fldChar w:fldCharType="separate"/>
      </w:r>
      <w:r w:rsidR="001A72F4" w:rsidRPr="001A72F4">
        <w:rPr>
          <w:rFonts w:eastAsiaTheme="minorHAnsi"/>
        </w:rPr>
        <w:t>(Mueller et al., 2020; Salmón et al., 2021)</w:t>
      </w:r>
      <w:r w:rsidR="001A72F4">
        <w:rPr>
          <w:bCs/>
          <w:lang w:val="en"/>
        </w:rPr>
        <w:fldChar w:fldCharType="end"/>
      </w:r>
      <w:r>
        <w:rPr>
          <w:bCs/>
          <w:lang w:val="en"/>
        </w:rPr>
        <w:t xml:space="preserve">. We first tested for significant overlap between </w:t>
      </w:r>
      <w:r w:rsidR="00C57197">
        <w:rPr>
          <w:bCs/>
          <w:lang w:val="en"/>
        </w:rPr>
        <w:t>taxa and</w:t>
      </w:r>
      <w:r>
        <w:rPr>
          <w:bCs/>
          <w:lang w:val="en"/>
        </w:rPr>
        <w:t xml:space="preserve"> then highlight genes that show signatures of selection across multiple taxa.</w:t>
      </w:r>
      <w:ins w:id="154" w:author="Sabrina McNew" w:date="2025-03-11T10:20:00Z" w16du:dateUtc="2025-03-11T17:20:00Z">
        <w:r w:rsidR="004A233B" w:rsidRPr="004A233B">
          <w:rPr>
            <w:bCs/>
            <w:lang w:val="en"/>
          </w:rPr>
          <w:t xml:space="preserve"> </w:t>
        </w:r>
      </w:ins>
      <w:moveToRangeStart w:id="155" w:author="Sabrina McNew" w:date="2025-03-11T10:20:00Z" w:name="move192580855"/>
      <w:moveTo w:id="156" w:author="Sabrina McNew" w:date="2025-03-11T10:20:00Z" w16du:dateUtc="2025-03-11T17:20:00Z">
        <w:r w:rsidR="004A233B">
          <w:rPr>
            <w:bCs/>
            <w:lang w:val="en"/>
          </w:rPr>
          <w:t xml:space="preserve">All code used </w:t>
        </w:r>
        <w:del w:id="157" w:author="Scott Anthony Taylor" w:date="2025-04-06T13:39:00Z" w16du:dateUtc="2025-04-06T19:39:00Z">
          <w:r w:rsidR="004A233B" w:rsidDel="00FF527F">
            <w:rPr>
              <w:bCs/>
              <w:lang w:val="en"/>
            </w:rPr>
            <w:delText xml:space="preserve">to </w:delText>
          </w:r>
        </w:del>
        <w:del w:id="158" w:author="Sabrina McNew" w:date="2025-03-11T10:20:00Z" w16du:dateUtc="2025-03-11T17:20:00Z">
          <w:r w:rsidR="004A233B" w:rsidDel="004A233B">
            <w:rPr>
              <w:bCs/>
              <w:lang w:val="en"/>
            </w:rPr>
            <w:delText>analyze these genomes</w:delText>
          </w:r>
        </w:del>
      </w:moveTo>
      <w:ins w:id="159" w:author="Sabrina McNew" w:date="2025-03-11T10:20:00Z" w16du:dateUtc="2025-03-11T17:20:00Z">
        <w:r w:rsidR="004A233B">
          <w:rPr>
            <w:bCs/>
            <w:lang w:val="en"/>
          </w:rPr>
          <w:t>in these analysis</w:t>
        </w:r>
      </w:ins>
      <w:moveTo w:id="160" w:author="Sabrina McNew" w:date="2025-03-11T10:20:00Z" w16du:dateUtc="2025-03-11T17:20:00Z">
        <w:r w:rsidR="004A233B">
          <w:rPr>
            <w:bCs/>
            <w:lang w:val="en"/>
          </w:rPr>
          <w:t xml:space="preserve"> can be found on GitHub</w:t>
        </w:r>
      </w:moveTo>
      <w:ins w:id="161" w:author="Sabrina McNew" w:date="2025-03-11T10:21:00Z" w16du:dateUtc="2025-03-11T17:21:00Z">
        <w:r w:rsidR="004A233B">
          <w:rPr>
            <w:bCs/>
            <w:lang w:val="en"/>
          </w:rPr>
          <w:t xml:space="preserve">, and will be archived permanently upon acceptance </w:t>
        </w:r>
      </w:ins>
      <w:moveTo w:id="162" w:author="Sabrina McNew" w:date="2025-03-11T10:20:00Z" w16du:dateUtc="2025-03-11T17:20:00Z">
        <w:del w:id="163" w:author="Sabrina McNew" w:date="2025-03-11T10:21:00Z" w16du:dateUtc="2025-03-11T17:21:00Z">
          <w:r w:rsidR="004A233B" w:rsidDel="004A233B">
            <w:rPr>
              <w:bCs/>
              <w:lang w:val="en"/>
            </w:rPr>
            <w:delText xml:space="preserve"> </w:delText>
          </w:r>
        </w:del>
        <w:r w:rsidR="004A233B">
          <w:rPr>
            <w:bCs/>
            <w:lang w:val="en"/>
          </w:rPr>
          <w:t>(</w:t>
        </w:r>
        <w:r w:rsidR="004A233B">
          <w:fldChar w:fldCharType="begin"/>
        </w:r>
        <w:r w:rsidR="004A233B">
          <w:instrText>HYPERLINK "https://github.com/dannyjackson/CardinalisGenomics"</w:instrText>
        </w:r>
      </w:moveTo>
      <w:ins w:id="164" w:author="Sabrina McNew" w:date="2025-03-11T10:20:00Z" w16du:dateUtc="2025-03-11T17:20:00Z"/>
      <w:moveTo w:id="165" w:author="Sabrina McNew" w:date="2025-03-11T10:20:00Z" w16du:dateUtc="2025-03-11T17:20:00Z">
        <w:r w:rsidR="004A233B">
          <w:fldChar w:fldCharType="separate"/>
        </w:r>
        <w:r w:rsidR="004A233B" w:rsidRPr="00B73507">
          <w:rPr>
            <w:rStyle w:val="Hyperlink"/>
            <w:bCs/>
            <w:lang w:val="en"/>
          </w:rPr>
          <w:t>https://github.com/dannyjackson/CardinalisGenomics</w:t>
        </w:r>
        <w:r w:rsidR="004A233B">
          <w:fldChar w:fldCharType="end"/>
        </w:r>
        <w:r w:rsidR="004A233B">
          <w:rPr>
            <w:bCs/>
            <w:lang w:val="en"/>
          </w:rPr>
          <w:t xml:space="preserve">; </w:t>
        </w:r>
        <w:del w:id="166" w:author="Sabrina McNew" w:date="2025-03-11T10:20:00Z" w16du:dateUtc="2025-03-11T17:20:00Z">
          <w:r w:rsidR="004A233B" w:rsidDel="004A233B">
            <w:rPr>
              <w:bCs/>
              <w:lang w:val="en"/>
            </w:rPr>
            <w:delText>will publish a release with a DOI before submitting</w:delText>
          </w:r>
        </w:del>
        <w:r w:rsidR="004A233B">
          <w:rPr>
            <w:bCs/>
            <w:lang w:val="en"/>
          </w:rPr>
          <w:t>).</w:t>
        </w:r>
      </w:moveTo>
      <w:moveToRangeEnd w:id="155"/>
    </w:p>
    <w:p w14:paraId="522FBF30" w14:textId="6FCD0585" w:rsidR="0085178F" w:rsidRPr="006D2868" w:rsidRDefault="0085178F" w:rsidP="00FE72A9">
      <w:pPr>
        <w:spacing w:line="480" w:lineRule="auto"/>
        <w:rPr>
          <w:bCs/>
          <w:lang w:val="en"/>
        </w:rPr>
      </w:pPr>
    </w:p>
    <w:p w14:paraId="0CC6759F" w14:textId="76A6EE9F" w:rsidR="0085178F" w:rsidRPr="006D2868" w:rsidRDefault="0085178F" w:rsidP="00FE72A9">
      <w:pPr>
        <w:spacing w:line="480" w:lineRule="auto"/>
        <w:rPr>
          <w:b/>
          <w:bCs/>
          <w:u w:val="single"/>
          <w:lang w:val="en"/>
        </w:rPr>
      </w:pPr>
      <w:bookmarkStart w:id="167" w:name="_Hlk192497998"/>
      <w:r w:rsidRPr="006D2868">
        <w:rPr>
          <w:b/>
          <w:bCs/>
          <w:u w:val="single"/>
          <w:lang w:val="en"/>
        </w:rPr>
        <w:t>Results</w:t>
      </w:r>
    </w:p>
    <w:p w14:paraId="349B1ECB" w14:textId="66B56361" w:rsidR="0085178F" w:rsidRPr="006D2868" w:rsidRDefault="0085178F" w:rsidP="00FE72A9">
      <w:pPr>
        <w:spacing w:line="480" w:lineRule="auto"/>
        <w:rPr>
          <w:bCs/>
          <w:u w:val="single"/>
          <w:lang w:val="en"/>
        </w:rPr>
      </w:pPr>
      <w:r w:rsidRPr="006D2868">
        <w:rPr>
          <w:bCs/>
          <w:u w:val="single"/>
          <w:lang w:val="en"/>
        </w:rPr>
        <w:t xml:space="preserve">Population Structure Analyses (PCA, </w:t>
      </w:r>
      <w:r w:rsidR="002D65AD">
        <w:rPr>
          <w:bCs/>
          <w:u w:val="single"/>
          <w:lang w:val="en"/>
        </w:rPr>
        <w:t>admixture</w:t>
      </w:r>
      <w:r w:rsidRPr="006D2868">
        <w:rPr>
          <w:bCs/>
          <w:u w:val="single"/>
          <w:lang w:val="en"/>
        </w:rPr>
        <w:t>)</w:t>
      </w:r>
    </w:p>
    <w:p w14:paraId="7678D1F0" w14:textId="3B9E6B9B" w:rsidR="002D65AD" w:rsidRDefault="002D65AD" w:rsidP="00FE72A9">
      <w:pPr>
        <w:spacing w:line="480" w:lineRule="auto"/>
        <w:ind w:firstLine="720"/>
        <w:rPr>
          <w:bCs/>
          <w:lang w:val="en"/>
        </w:rPr>
      </w:pPr>
      <w:r>
        <w:rPr>
          <w:bCs/>
          <w:lang w:val="en"/>
        </w:rPr>
        <w:t>A</w:t>
      </w:r>
      <w:r w:rsidR="0085178F" w:rsidRPr="006D2868">
        <w:rPr>
          <w:bCs/>
          <w:lang w:val="en"/>
        </w:rPr>
        <w:t xml:space="preserve">ll individuals first separated </w:t>
      </w:r>
      <w:del w:id="168" w:author="Scott Anthony Taylor" w:date="2025-04-06T13:40:00Z" w16du:dateUtc="2025-04-06T19:40:00Z">
        <w:r w:rsidR="0085178F" w:rsidRPr="006D2868" w:rsidDel="00913F71">
          <w:rPr>
            <w:bCs/>
            <w:lang w:val="en"/>
          </w:rPr>
          <w:delText xml:space="preserve">out </w:delText>
        </w:r>
      </w:del>
      <w:ins w:id="169" w:author="Scott Anthony Taylor" w:date="2025-04-06T13:40:00Z" w16du:dateUtc="2025-04-06T19:40:00Z">
        <w:r w:rsidR="00913F71">
          <w:rPr>
            <w:bCs/>
            <w:lang w:val="en"/>
          </w:rPr>
          <w:t xml:space="preserve">by </w:t>
        </w:r>
      </w:ins>
      <w:r w:rsidR="0085178F" w:rsidRPr="006D2868">
        <w:rPr>
          <w:bCs/>
          <w:lang w:val="en"/>
        </w:rPr>
        <w:t>species along PC1 (2</w:t>
      </w:r>
      <w:r>
        <w:rPr>
          <w:bCs/>
          <w:lang w:val="en"/>
        </w:rPr>
        <w:t>8</w:t>
      </w:r>
      <w:r w:rsidR="0085178F" w:rsidRPr="006D2868">
        <w:rPr>
          <w:bCs/>
          <w:lang w:val="en"/>
        </w:rPr>
        <w:t>.</w:t>
      </w:r>
      <w:r>
        <w:rPr>
          <w:bCs/>
          <w:lang w:val="en"/>
        </w:rPr>
        <w:t>84</w:t>
      </w:r>
      <w:r w:rsidR="0085178F" w:rsidRPr="006D2868">
        <w:rPr>
          <w:bCs/>
          <w:lang w:val="en"/>
        </w:rPr>
        <w:t>% variation)</w:t>
      </w:r>
      <w:r>
        <w:rPr>
          <w:bCs/>
          <w:lang w:val="en"/>
        </w:rPr>
        <w:t>.</w:t>
      </w:r>
      <w:r w:rsidR="0085178F" w:rsidRPr="006D2868">
        <w:rPr>
          <w:bCs/>
          <w:lang w:val="en"/>
        </w:rPr>
        <w:t xml:space="preserve"> PC2</w:t>
      </w:r>
      <w:r>
        <w:rPr>
          <w:bCs/>
          <w:lang w:val="en"/>
        </w:rPr>
        <w:t xml:space="preserve"> </w:t>
      </w:r>
      <w:r w:rsidR="00C234B9">
        <w:rPr>
          <w:bCs/>
          <w:lang w:val="en"/>
        </w:rPr>
        <w:t xml:space="preserve">(3.78% variation) </w:t>
      </w:r>
      <w:r>
        <w:rPr>
          <w:bCs/>
          <w:lang w:val="en"/>
        </w:rPr>
        <w:t xml:space="preserve">separated northern cardinals by ecotype, with clusters associated with the Sonoran basin, </w:t>
      </w:r>
      <w:r w:rsidR="00C57197">
        <w:rPr>
          <w:bCs/>
          <w:lang w:val="en"/>
        </w:rPr>
        <w:t>montane</w:t>
      </w:r>
      <w:r>
        <w:rPr>
          <w:bCs/>
          <w:lang w:val="en"/>
        </w:rPr>
        <w:t xml:space="preserve"> conifer forests, and the </w:t>
      </w:r>
      <w:proofErr w:type="spellStart"/>
      <w:r>
        <w:rPr>
          <w:bCs/>
          <w:lang w:val="en"/>
        </w:rPr>
        <w:t>Madrean</w:t>
      </w:r>
      <w:proofErr w:type="spellEnd"/>
      <w:r>
        <w:rPr>
          <w:bCs/>
          <w:lang w:val="en"/>
        </w:rPr>
        <w:t xml:space="preserve"> archipelago</w:t>
      </w:r>
      <w:r w:rsidR="00C234B9">
        <w:rPr>
          <w:bCs/>
          <w:lang w:val="en"/>
        </w:rPr>
        <w:t xml:space="preserve">, while pyrrhuloxia did not segregate </w:t>
      </w:r>
      <w:r w:rsidR="008F5817">
        <w:rPr>
          <w:bCs/>
          <w:lang w:val="en"/>
        </w:rPr>
        <w:t xml:space="preserve">distinctly </w:t>
      </w:r>
      <w:r w:rsidR="00C234B9">
        <w:rPr>
          <w:bCs/>
          <w:lang w:val="en"/>
        </w:rPr>
        <w:t xml:space="preserve">by ecotype; neither species clustered by urbanization category (Figure </w:t>
      </w:r>
      <w:r w:rsidR="00C57197">
        <w:rPr>
          <w:bCs/>
          <w:lang w:val="en"/>
        </w:rPr>
        <w:t>1</w:t>
      </w:r>
      <w:r w:rsidR="00C234B9">
        <w:rPr>
          <w:bCs/>
          <w:lang w:val="en"/>
        </w:rPr>
        <w:t xml:space="preserve">). </w:t>
      </w:r>
      <w:del w:id="170" w:author="Scott Anthony Taylor" w:date="2025-04-06T13:40:00Z" w16du:dateUtc="2025-04-06T19:40:00Z">
        <w:r w:rsidR="00C234B9" w:rsidDel="00C9378C">
          <w:rPr>
            <w:bCs/>
            <w:lang w:val="en"/>
          </w:rPr>
          <w:delText xml:space="preserve">The </w:delText>
        </w:r>
      </w:del>
      <w:r w:rsidR="00E9295A">
        <w:rPr>
          <w:bCs/>
          <w:lang w:val="en"/>
        </w:rPr>
        <w:t>ADMIXTURE</w:t>
      </w:r>
      <w:r w:rsidR="00C234B9">
        <w:rPr>
          <w:bCs/>
          <w:lang w:val="en"/>
        </w:rPr>
        <w:t xml:space="preserve"> analysis</w:t>
      </w:r>
      <w:r w:rsidR="0085178F" w:rsidRPr="006D2868">
        <w:rPr>
          <w:bCs/>
          <w:lang w:val="en"/>
        </w:rPr>
        <w:t xml:space="preserve"> recovered no clusters below the species </w:t>
      </w:r>
      <w:r w:rsidR="00C57197" w:rsidRPr="006D2868">
        <w:rPr>
          <w:bCs/>
          <w:lang w:val="en"/>
        </w:rPr>
        <w:t>level</w:t>
      </w:r>
      <w:r w:rsidR="00C57197">
        <w:rPr>
          <w:bCs/>
          <w:lang w:val="en"/>
        </w:rPr>
        <w:t xml:space="preserve"> but</w:t>
      </w:r>
      <w:r w:rsidR="00C234B9">
        <w:rPr>
          <w:bCs/>
          <w:lang w:val="en"/>
        </w:rPr>
        <w:t xml:space="preserve"> showed more variation within northern cardinals that suggests a</w:t>
      </w:r>
      <w:r w:rsidR="008F5817">
        <w:rPr>
          <w:bCs/>
          <w:lang w:val="en"/>
        </w:rPr>
        <w:t xml:space="preserve"> </w:t>
      </w:r>
      <w:r w:rsidR="00C234B9">
        <w:rPr>
          <w:bCs/>
          <w:lang w:val="en"/>
        </w:rPr>
        <w:t xml:space="preserve">genomic cline from the </w:t>
      </w:r>
      <w:proofErr w:type="spellStart"/>
      <w:r w:rsidR="00C234B9">
        <w:rPr>
          <w:bCs/>
          <w:lang w:val="en"/>
        </w:rPr>
        <w:t>Madrean</w:t>
      </w:r>
      <w:proofErr w:type="spellEnd"/>
      <w:r w:rsidR="00C234B9">
        <w:rPr>
          <w:bCs/>
          <w:lang w:val="en"/>
        </w:rPr>
        <w:t xml:space="preserve"> archipelago to the </w:t>
      </w:r>
      <w:r w:rsidR="00C57197">
        <w:rPr>
          <w:bCs/>
          <w:lang w:val="en"/>
        </w:rPr>
        <w:t>montane</w:t>
      </w:r>
      <w:r w:rsidR="00C234B9">
        <w:rPr>
          <w:bCs/>
          <w:lang w:val="en"/>
        </w:rPr>
        <w:t xml:space="preserve"> conifer forests to the Sonoran basin.</w:t>
      </w:r>
    </w:p>
    <w:p w14:paraId="634695E7" w14:textId="037267B3" w:rsidR="008B5654" w:rsidRPr="006D2868" w:rsidRDefault="00175883" w:rsidP="00FE72A9">
      <w:pPr>
        <w:spacing w:line="480" w:lineRule="auto"/>
        <w:rPr>
          <w:bCs/>
          <w:lang w:val="en"/>
        </w:rPr>
      </w:pPr>
      <w:commentRangeStart w:id="171"/>
      <w:ins w:id="172" w:author="Sabrina McNew" w:date="2025-03-11T10:49:00Z" w16du:dateUtc="2025-03-11T17:49:00Z">
        <w:r>
          <w:rPr>
            <w:bCs/>
            <w:lang w:val="en"/>
          </w:rPr>
          <w:t xml:space="preserve">Before you get to the GO terms you should </w:t>
        </w:r>
      </w:ins>
      <w:ins w:id="173" w:author="Sabrina McNew" w:date="2025-03-11T10:50:00Z" w16du:dateUtc="2025-03-11T17:50:00Z">
        <w:r w:rsidR="001C291D">
          <w:rPr>
            <w:bCs/>
            <w:lang w:val="en"/>
          </w:rPr>
          <w:t xml:space="preserve">include some </w:t>
        </w:r>
        <w:proofErr w:type="spellStart"/>
        <w:r w:rsidR="001C291D">
          <w:rPr>
            <w:bCs/>
            <w:lang w:val="en"/>
          </w:rPr>
          <w:t>Fst</w:t>
        </w:r>
        <w:proofErr w:type="spellEnd"/>
        <w:r w:rsidR="001C291D">
          <w:rPr>
            <w:bCs/>
            <w:lang w:val="en"/>
          </w:rPr>
          <w:t xml:space="preserve"> and </w:t>
        </w:r>
        <w:proofErr w:type="spellStart"/>
        <w:r w:rsidR="001C291D">
          <w:rPr>
            <w:bCs/>
            <w:lang w:val="en"/>
          </w:rPr>
          <w:t>Raisd</w:t>
        </w:r>
        <w:proofErr w:type="spellEnd"/>
        <w:r w:rsidR="001C291D">
          <w:rPr>
            <w:bCs/>
            <w:lang w:val="en"/>
          </w:rPr>
          <w:t xml:space="preserve"> results. </w:t>
        </w:r>
      </w:ins>
      <w:commentRangeEnd w:id="171"/>
      <w:r w:rsidR="00C9378C">
        <w:rPr>
          <w:rStyle w:val="CommentReference"/>
          <w:rFonts w:ascii="Calibri" w:eastAsia="Calibri" w:hAnsi="Calibri" w:cs="Calibri"/>
        </w:rPr>
        <w:commentReference w:id="171"/>
      </w:r>
    </w:p>
    <w:p w14:paraId="1C73CD92" w14:textId="608B5B4F" w:rsidR="0085178F" w:rsidRPr="006D2868" w:rsidRDefault="00222B57" w:rsidP="00FE72A9">
      <w:pPr>
        <w:spacing w:line="480" w:lineRule="auto"/>
        <w:rPr>
          <w:bCs/>
          <w:u w:val="single"/>
          <w:lang w:val="en"/>
        </w:rPr>
      </w:pPr>
      <w:r>
        <w:rPr>
          <w:bCs/>
          <w:u w:val="single"/>
          <w:lang w:val="en"/>
        </w:rPr>
        <w:t>Overrepresented GO Terms</w:t>
      </w:r>
      <w:r w:rsidR="000337C4" w:rsidRPr="000337C4">
        <w:rPr>
          <w:bCs/>
          <w:noProof/>
          <w:lang w:val="en"/>
        </w:rPr>
        <w:t xml:space="preserve"> </w:t>
      </w:r>
    </w:p>
    <w:p w14:paraId="1A8B5137" w14:textId="0B4D4C6D" w:rsidR="00DC3903" w:rsidRDefault="00DC3903" w:rsidP="00FE72A9">
      <w:pPr>
        <w:spacing w:line="480" w:lineRule="auto"/>
        <w:ind w:firstLine="720"/>
        <w:rPr>
          <w:bCs/>
          <w:lang w:val="en"/>
        </w:rPr>
      </w:pPr>
      <w:commentRangeStart w:id="174"/>
      <w:r>
        <w:rPr>
          <w:bCs/>
          <w:lang w:val="en"/>
        </w:rPr>
        <w:t>In northern cardinals</w:t>
      </w:r>
      <w:commentRangeEnd w:id="174"/>
      <w:r w:rsidR="00450B80">
        <w:rPr>
          <w:rStyle w:val="CommentReference"/>
          <w:rFonts w:ascii="Calibri" w:eastAsia="Calibri" w:hAnsi="Calibri" w:cs="Calibri"/>
        </w:rPr>
        <w:commentReference w:id="174"/>
      </w:r>
      <w:r>
        <w:rPr>
          <w:bCs/>
          <w:lang w:val="en"/>
        </w:rPr>
        <w:t xml:space="preserve">, </w:t>
      </w:r>
      <w:r w:rsidR="000337C4">
        <w:rPr>
          <w:bCs/>
          <w:lang w:val="en"/>
        </w:rPr>
        <w:t xml:space="preserve">GO terms related to </w:t>
      </w:r>
      <w:r>
        <w:rPr>
          <w:bCs/>
          <w:lang w:val="en"/>
        </w:rPr>
        <w:t>blood physiology</w:t>
      </w:r>
      <w:r w:rsidR="00712099">
        <w:rPr>
          <w:bCs/>
          <w:lang w:val="en"/>
        </w:rPr>
        <w:t xml:space="preserve"> (e.g. </w:t>
      </w:r>
      <w:r w:rsidR="00712099" w:rsidRPr="00712099">
        <w:rPr>
          <w:bCs/>
          <w:lang w:val="en"/>
        </w:rPr>
        <w:t>GO:0070527</w:t>
      </w:r>
      <w:r w:rsidR="00712099">
        <w:rPr>
          <w:bCs/>
          <w:lang w:val="en"/>
        </w:rPr>
        <w:t xml:space="preserve"> </w:t>
      </w:r>
      <w:r w:rsidR="00712099" w:rsidRPr="00712099">
        <w:rPr>
          <w:bCs/>
          <w:lang w:val="en"/>
        </w:rPr>
        <w:t>platelet aggregation</w:t>
      </w:r>
      <w:r w:rsidR="00712099">
        <w:rPr>
          <w:bCs/>
          <w:lang w:val="en"/>
        </w:rPr>
        <w:t xml:space="preserve">, </w:t>
      </w:r>
      <w:r w:rsidR="00712099">
        <w:rPr>
          <w:bCs/>
          <w:i/>
          <w:iCs/>
          <w:lang w:val="en"/>
        </w:rPr>
        <w:t>q</w:t>
      </w:r>
      <w:r w:rsidR="00712099">
        <w:rPr>
          <w:bCs/>
          <w:lang w:val="en"/>
        </w:rPr>
        <w:t xml:space="preserve"> = 0.016)</w:t>
      </w:r>
      <w:r w:rsidR="00FC6680">
        <w:rPr>
          <w:bCs/>
          <w:lang w:val="en"/>
        </w:rPr>
        <w:t>, tissue integrity</w:t>
      </w:r>
      <w:r w:rsidR="00712099">
        <w:rPr>
          <w:bCs/>
          <w:lang w:val="en"/>
        </w:rPr>
        <w:t xml:space="preserve"> (e.g. </w:t>
      </w:r>
      <w:r w:rsidR="00712099" w:rsidRPr="00712099">
        <w:rPr>
          <w:bCs/>
          <w:lang w:val="en"/>
        </w:rPr>
        <w:t>GO:0098609</w:t>
      </w:r>
      <w:r w:rsidR="00712099">
        <w:rPr>
          <w:bCs/>
          <w:lang w:val="en"/>
        </w:rPr>
        <w:t xml:space="preserve"> </w:t>
      </w:r>
      <w:r w:rsidR="00712099" w:rsidRPr="00712099">
        <w:rPr>
          <w:bCs/>
          <w:lang w:val="en"/>
        </w:rPr>
        <w:t>cell-cell adhesion</w:t>
      </w:r>
      <w:r w:rsidR="00712099">
        <w:rPr>
          <w:bCs/>
          <w:lang w:val="en"/>
        </w:rPr>
        <w:t xml:space="preserve">, </w:t>
      </w:r>
      <w:r w:rsidR="00712099">
        <w:rPr>
          <w:bCs/>
          <w:i/>
          <w:iCs/>
          <w:lang w:val="en"/>
        </w:rPr>
        <w:t>q</w:t>
      </w:r>
      <w:r w:rsidR="00712099">
        <w:rPr>
          <w:bCs/>
          <w:lang w:val="en"/>
        </w:rPr>
        <w:t xml:space="preserve"> = 0.022</w:t>
      </w:r>
      <w:r w:rsidR="00712099" w:rsidRPr="00712099">
        <w:rPr>
          <w:bCs/>
          <w:lang w:val="en"/>
        </w:rPr>
        <w:t>)</w:t>
      </w:r>
      <w:r w:rsidR="008B5654">
        <w:rPr>
          <w:bCs/>
          <w:lang w:val="en"/>
        </w:rPr>
        <w:t xml:space="preserve">, </w:t>
      </w:r>
      <w:r w:rsidR="00FC6680">
        <w:rPr>
          <w:bCs/>
          <w:lang w:val="en"/>
        </w:rPr>
        <w:t xml:space="preserve">muscle </w:t>
      </w:r>
      <w:r w:rsidR="00FC6680">
        <w:rPr>
          <w:bCs/>
          <w:lang w:val="en"/>
        </w:rPr>
        <w:lastRenderedPageBreak/>
        <w:t xml:space="preserve">development </w:t>
      </w:r>
      <w:r w:rsidR="00712099">
        <w:rPr>
          <w:bCs/>
          <w:lang w:val="en"/>
        </w:rPr>
        <w:t xml:space="preserve">(e.g. </w:t>
      </w:r>
      <w:r w:rsidR="00712099" w:rsidRPr="00712099">
        <w:rPr>
          <w:bCs/>
          <w:lang w:val="en"/>
        </w:rPr>
        <w:t>GO:0007519</w:t>
      </w:r>
      <w:r w:rsidR="00712099">
        <w:rPr>
          <w:bCs/>
          <w:lang w:val="en"/>
        </w:rPr>
        <w:t xml:space="preserve"> </w:t>
      </w:r>
      <w:r w:rsidR="00712099" w:rsidRPr="00712099">
        <w:rPr>
          <w:bCs/>
          <w:lang w:val="en"/>
        </w:rPr>
        <w:t>skeletal muscle tissue development</w:t>
      </w:r>
      <w:r w:rsidR="00712099">
        <w:rPr>
          <w:bCs/>
          <w:lang w:val="en"/>
        </w:rPr>
        <w:t xml:space="preserve">, </w:t>
      </w:r>
      <w:r w:rsidR="00712099" w:rsidRPr="00712099">
        <w:rPr>
          <w:bCs/>
          <w:i/>
          <w:iCs/>
          <w:lang w:val="en"/>
        </w:rPr>
        <w:t>q</w:t>
      </w:r>
      <w:r w:rsidR="00712099">
        <w:rPr>
          <w:bCs/>
          <w:lang w:val="en"/>
        </w:rPr>
        <w:t xml:space="preserve"> = </w:t>
      </w:r>
      <w:r w:rsidR="00712099" w:rsidRPr="00712099">
        <w:rPr>
          <w:bCs/>
          <w:lang w:val="en"/>
        </w:rPr>
        <w:t>0.058</w:t>
      </w:r>
      <w:r w:rsidR="00712099">
        <w:rPr>
          <w:bCs/>
          <w:lang w:val="en"/>
        </w:rPr>
        <w:t>), and response to external stimuli (GO:</w:t>
      </w:r>
      <w:r w:rsidR="00712099" w:rsidRPr="00712099">
        <w:rPr>
          <w:bCs/>
          <w:lang w:val="en"/>
        </w:rPr>
        <w:t xml:space="preserve"> 0032102</w:t>
      </w:r>
      <w:r w:rsidR="00712099" w:rsidRPr="00712099">
        <w:t xml:space="preserve"> </w:t>
      </w:r>
      <w:r w:rsidR="00712099" w:rsidRPr="00712099">
        <w:rPr>
          <w:bCs/>
          <w:lang w:val="en"/>
        </w:rPr>
        <w:t>negative regulation of response to external stimulus</w:t>
      </w:r>
      <w:r w:rsidR="00712099">
        <w:rPr>
          <w:bCs/>
          <w:lang w:val="en"/>
        </w:rPr>
        <w:t xml:space="preserve">, </w:t>
      </w:r>
      <w:r w:rsidR="00712099">
        <w:rPr>
          <w:bCs/>
          <w:i/>
          <w:iCs/>
          <w:lang w:val="en"/>
        </w:rPr>
        <w:t>q</w:t>
      </w:r>
      <w:r w:rsidR="00712099">
        <w:rPr>
          <w:bCs/>
          <w:lang w:val="en"/>
        </w:rPr>
        <w:t xml:space="preserve"> = 0.022) </w:t>
      </w:r>
      <w:r w:rsidR="00FC6680">
        <w:rPr>
          <w:bCs/>
          <w:lang w:val="en"/>
        </w:rPr>
        <w:t xml:space="preserve">emerged as overrepresented categories in analyses of genes identified by </w:t>
      </w:r>
      <w:r w:rsidR="00712099">
        <w:rPr>
          <w:bCs/>
          <w:lang w:val="en"/>
        </w:rPr>
        <w:t xml:space="preserve">the combination of </w:t>
      </w:r>
      <w:r w:rsidR="00FC6680" w:rsidRPr="006D2868">
        <w:rPr>
          <w:bCs/>
          <w:lang w:val="en"/>
        </w:rPr>
        <w:t>F</w:t>
      </w:r>
      <w:r w:rsidR="00FC6680" w:rsidRPr="006D2868">
        <w:rPr>
          <w:bCs/>
          <w:vertAlign w:val="subscript"/>
          <w:lang w:val="en"/>
        </w:rPr>
        <w:t>ST</w:t>
      </w:r>
      <w:r w:rsidR="00712099">
        <w:rPr>
          <w:bCs/>
          <w:lang w:val="en"/>
        </w:rPr>
        <w:t xml:space="preserve"> and </w:t>
      </w:r>
      <w:proofErr w:type="spellStart"/>
      <w:r w:rsidR="00FC6680">
        <w:rPr>
          <w:bCs/>
          <w:lang w:val="en"/>
        </w:rPr>
        <w:t>RAiSD</w:t>
      </w:r>
      <w:proofErr w:type="spellEnd"/>
      <w:r w:rsidR="000337C4">
        <w:rPr>
          <w:bCs/>
          <w:lang w:val="en"/>
        </w:rPr>
        <w:t xml:space="preserve"> (Figure </w:t>
      </w:r>
      <w:r w:rsidR="000023FB">
        <w:rPr>
          <w:bCs/>
          <w:lang w:val="en"/>
        </w:rPr>
        <w:t>2</w:t>
      </w:r>
      <w:r w:rsidR="000337C4">
        <w:rPr>
          <w:bCs/>
          <w:lang w:val="en"/>
        </w:rPr>
        <w:t>)</w:t>
      </w:r>
      <w:r w:rsidR="00FC6680">
        <w:rPr>
          <w:bCs/>
          <w:lang w:val="en"/>
        </w:rPr>
        <w:t xml:space="preserve">. </w:t>
      </w:r>
      <w:r w:rsidR="00A50D58">
        <w:rPr>
          <w:bCs/>
          <w:lang w:val="en"/>
        </w:rPr>
        <w:t>Two genes drove the signal associated with blood physiology, FGA (fibrinogen alpha chain) and FGB (fibrinogen beta chain)</w:t>
      </w:r>
      <w:r w:rsidR="00AA3F03">
        <w:rPr>
          <w:bCs/>
          <w:lang w:val="en"/>
        </w:rPr>
        <w:t xml:space="preserve">, both of which are located in </w:t>
      </w:r>
      <w:r w:rsidR="00D941CC">
        <w:rPr>
          <w:bCs/>
          <w:lang w:val="en"/>
        </w:rPr>
        <w:t xml:space="preserve">an ~15kb long </w:t>
      </w:r>
      <w:r w:rsidR="00AA3F03">
        <w:rPr>
          <w:bCs/>
          <w:lang w:val="en"/>
        </w:rPr>
        <w:t>segment of chromosome 4</w:t>
      </w:r>
      <w:r w:rsidR="00D941CC">
        <w:rPr>
          <w:bCs/>
          <w:lang w:val="en"/>
        </w:rPr>
        <w:t xml:space="preserve">. </w:t>
      </w:r>
      <w:r w:rsidR="00C57197">
        <w:rPr>
          <w:bCs/>
          <w:lang w:val="en"/>
        </w:rPr>
        <w:t xml:space="preserve">Analyses of genes identified in just </w:t>
      </w:r>
      <w:r w:rsidR="00C57197" w:rsidRPr="006D2868">
        <w:rPr>
          <w:bCs/>
          <w:lang w:val="en"/>
        </w:rPr>
        <w:t>F</w:t>
      </w:r>
      <w:r w:rsidR="00C57197" w:rsidRPr="006D2868">
        <w:rPr>
          <w:bCs/>
          <w:vertAlign w:val="subscript"/>
          <w:lang w:val="en"/>
        </w:rPr>
        <w:t>ST</w:t>
      </w:r>
      <w:r w:rsidR="00C57197">
        <w:rPr>
          <w:bCs/>
          <w:lang w:val="en"/>
        </w:rPr>
        <w:t xml:space="preserve"> or </w:t>
      </w:r>
      <w:proofErr w:type="spellStart"/>
      <w:r w:rsidR="00C57197">
        <w:rPr>
          <w:bCs/>
          <w:lang w:val="en"/>
        </w:rPr>
        <w:t>RAiSD</w:t>
      </w:r>
      <w:proofErr w:type="spellEnd"/>
      <w:r w:rsidR="00C57197">
        <w:rPr>
          <w:bCs/>
          <w:lang w:val="en"/>
        </w:rPr>
        <w:t xml:space="preserve"> revealed similar patterns, with the addition of </w:t>
      </w:r>
      <w:r w:rsidR="00712099">
        <w:rPr>
          <w:bCs/>
          <w:lang w:val="en"/>
        </w:rPr>
        <w:t>two</w:t>
      </w:r>
      <w:r w:rsidR="00FC6680">
        <w:rPr>
          <w:bCs/>
          <w:lang w:val="en"/>
        </w:rPr>
        <w:t xml:space="preserve"> GO terms that were overrepresented in the genes identified by </w:t>
      </w:r>
      <w:r w:rsidR="00712099" w:rsidRPr="006D2868">
        <w:rPr>
          <w:bCs/>
          <w:lang w:val="en"/>
        </w:rPr>
        <w:t>F</w:t>
      </w:r>
      <w:r w:rsidR="00712099" w:rsidRPr="006D2868">
        <w:rPr>
          <w:bCs/>
          <w:vertAlign w:val="subscript"/>
          <w:lang w:val="en"/>
        </w:rPr>
        <w:t>ST</w:t>
      </w:r>
      <w:r w:rsidR="00712099">
        <w:rPr>
          <w:bCs/>
          <w:lang w:val="en"/>
        </w:rPr>
        <w:t xml:space="preserve"> (</w:t>
      </w:r>
      <w:r w:rsidR="00712099" w:rsidRPr="00712099">
        <w:rPr>
          <w:bCs/>
          <w:lang w:val="en"/>
        </w:rPr>
        <w:t>GO:1901564</w:t>
      </w:r>
      <w:r w:rsidR="00712099">
        <w:rPr>
          <w:bCs/>
          <w:lang w:val="en"/>
        </w:rPr>
        <w:t xml:space="preserve"> </w:t>
      </w:r>
      <w:r w:rsidR="00FC6680">
        <w:rPr>
          <w:bCs/>
          <w:lang w:val="en"/>
        </w:rPr>
        <w:t>organonitrogen compound metabolic process</w:t>
      </w:r>
      <w:r w:rsidR="00712099">
        <w:rPr>
          <w:bCs/>
          <w:lang w:val="en"/>
        </w:rPr>
        <w:t xml:space="preserve">, </w:t>
      </w:r>
      <w:r w:rsidR="00712099">
        <w:rPr>
          <w:bCs/>
          <w:i/>
          <w:iCs/>
          <w:lang w:val="en"/>
        </w:rPr>
        <w:t xml:space="preserve">q </w:t>
      </w:r>
      <w:r w:rsidR="00712099">
        <w:rPr>
          <w:bCs/>
          <w:lang w:val="en"/>
        </w:rPr>
        <w:t>= 0.124)</w:t>
      </w:r>
      <w:r w:rsidR="00FC6680">
        <w:rPr>
          <w:bCs/>
          <w:lang w:val="en"/>
        </w:rPr>
        <w:t xml:space="preserve"> and </w:t>
      </w:r>
      <w:r w:rsidR="00712099">
        <w:rPr>
          <w:bCs/>
          <w:lang w:val="en"/>
        </w:rPr>
        <w:t xml:space="preserve">in </w:t>
      </w:r>
      <w:proofErr w:type="spellStart"/>
      <w:r w:rsidR="00712099">
        <w:rPr>
          <w:bCs/>
          <w:lang w:val="en"/>
        </w:rPr>
        <w:t>RAiSD</w:t>
      </w:r>
      <w:proofErr w:type="spellEnd"/>
      <w:r w:rsidR="00712099">
        <w:rPr>
          <w:bCs/>
          <w:lang w:val="en"/>
        </w:rPr>
        <w:t xml:space="preserve"> (</w:t>
      </w:r>
      <w:r w:rsidR="00712099" w:rsidRPr="00712099">
        <w:rPr>
          <w:bCs/>
          <w:lang w:val="en"/>
        </w:rPr>
        <w:t>GO:0050878</w:t>
      </w:r>
      <w:r w:rsidR="00712099">
        <w:rPr>
          <w:bCs/>
          <w:lang w:val="en"/>
        </w:rPr>
        <w:t xml:space="preserve">, </w:t>
      </w:r>
      <w:r w:rsidR="00712099" w:rsidRPr="00712099">
        <w:rPr>
          <w:bCs/>
          <w:lang w:val="en"/>
        </w:rPr>
        <w:t>regulation of body fluid levels</w:t>
      </w:r>
      <w:r w:rsidR="00712099">
        <w:rPr>
          <w:bCs/>
          <w:lang w:val="en"/>
        </w:rPr>
        <w:t xml:space="preserve">, </w:t>
      </w:r>
      <w:r w:rsidR="00712099">
        <w:rPr>
          <w:bCs/>
          <w:i/>
          <w:iCs/>
          <w:lang w:val="en"/>
        </w:rPr>
        <w:t xml:space="preserve">q </w:t>
      </w:r>
      <w:r w:rsidR="00712099">
        <w:rPr>
          <w:bCs/>
          <w:lang w:val="en"/>
        </w:rPr>
        <w:t>= 0.013)</w:t>
      </w:r>
      <w:r w:rsidR="00C57197">
        <w:rPr>
          <w:bCs/>
          <w:lang w:val="en"/>
        </w:rPr>
        <w:t>.</w:t>
      </w:r>
    </w:p>
    <w:p w14:paraId="6265687F" w14:textId="500E3476" w:rsidR="00E35866" w:rsidRDefault="00FC6680" w:rsidP="00FE72A9">
      <w:pPr>
        <w:spacing w:line="480" w:lineRule="auto"/>
        <w:ind w:firstLine="720"/>
        <w:rPr>
          <w:bCs/>
          <w:lang w:val="en"/>
        </w:rPr>
      </w:pPr>
      <w:r>
        <w:rPr>
          <w:bCs/>
          <w:lang w:val="en"/>
        </w:rPr>
        <w:t xml:space="preserve">In pyrrhuloxia, no genes passed the FDR threshold from the combined list of </w:t>
      </w:r>
      <w:r w:rsidRPr="006D2868">
        <w:rPr>
          <w:bCs/>
          <w:lang w:val="en"/>
        </w:rPr>
        <w:t>F</w:t>
      </w:r>
      <w:r w:rsidRPr="006D2868">
        <w:rPr>
          <w:bCs/>
          <w:vertAlign w:val="subscript"/>
          <w:lang w:val="en"/>
        </w:rPr>
        <w:t>ST</w:t>
      </w:r>
      <w:r>
        <w:rPr>
          <w:bCs/>
          <w:lang w:val="en"/>
        </w:rPr>
        <w:t xml:space="preserve"> and </w:t>
      </w:r>
      <w:proofErr w:type="spellStart"/>
      <w:r>
        <w:rPr>
          <w:bCs/>
          <w:lang w:val="en"/>
        </w:rPr>
        <w:t>RAiSD</w:t>
      </w:r>
      <w:proofErr w:type="spellEnd"/>
      <w:r>
        <w:rPr>
          <w:bCs/>
          <w:lang w:val="en"/>
        </w:rPr>
        <w:t xml:space="preserve"> outliers. </w:t>
      </w:r>
      <w:commentRangeStart w:id="175"/>
      <w:r>
        <w:rPr>
          <w:bCs/>
          <w:lang w:val="en"/>
        </w:rPr>
        <w:t xml:space="preserve">In </w:t>
      </w:r>
      <w:r w:rsidRPr="006D2868">
        <w:rPr>
          <w:bCs/>
          <w:lang w:val="en"/>
        </w:rPr>
        <w:t>F</w:t>
      </w:r>
      <w:r w:rsidRPr="006D2868">
        <w:rPr>
          <w:bCs/>
          <w:vertAlign w:val="subscript"/>
          <w:lang w:val="en"/>
        </w:rPr>
        <w:t>ST</w:t>
      </w:r>
      <w:r>
        <w:rPr>
          <w:bCs/>
          <w:vertAlign w:val="subscript"/>
          <w:lang w:val="en"/>
        </w:rPr>
        <w:t xml:space="preserve"> </w:t>
      </w:r>
      <w:r>
        <w:rPr>
          <w:bCs/>
          <w:lang w:val="en"/>
        </w:rPr>
        <w:t>outliers</w:t>
      </w:r>
      <w:commentRangeEnd w:id="175"/>
      <w:r w:rsidR="00450B80">
        <w:rPr>
          <w:rStyle w:val="CommentReference"/>
          <w:rFonts w:ascii="Calibri" w:eastAsia="Calibri" w:hAnsi="Calibri" w:cs="Calibri"/>
        </w:rPr>
        <w:commentReference w:id="175"/>
      </w:r>
      <w:r>
        <w:rPr>
          <w:bCs/>
          <w:lang w:val="en"/>
        </w:rPr>
        <w:t>,</w:t>
      </w:r>
      <w:r w:rsidR="00DC3903">
        <w:rPr>
          <w:bCs/>
          <w:lang w:val="en"/>
        </w:rPr>
        <w:t xml:space="preserve"> organic cyclic compound metabolic processes, nervous system development, tissue regeneration, and insulin-like growth factor receptor signaling pathway each emerged</w:t>
      </w:r>
      <w:r w:rsidR="000023FB">
        <w:rPr>
          <w:bCs/>
          <w:lang w:val="en"/>
        </w:rPr>
        <w:t xml:space="preserve"> (Figure 3)</w:t>
      </w:r>
      <w:r w:rsidR="00DC3903">
        <w:rPr>
          <w:bCs/>
          <w:lang w:val="en"/>
        </w:rPr>
        <w:t>.</w:t>
      </w:r>
      <w:r>
        <w:rPr>
          <w:bCs/>
          <w:lang w:val="en"/>
        </w:rPr>
        <w:t xml:space="preserve"> Tissue regeneration </w:t>
      </w:r>
      <w:r w:rsidR="00F571CB">
        <w:rPr>
          <w:bCs/>
          <w:lang w:val="en"/>
        </w:rPr>
        <w:t>was overrepresented</w:t>
      </w:r>
      <w:r>
        <w:rPr>
          <w:bCs/>
          <w:lang w:val="en"/>
        </w:rPr>
        <w:t xml:space="preserve"> in the </w:t>
      </w:r>
      <w:r w:rsidR="00F571CB">
        <w:rPr>
          <w:bCs/>
          <w:lang w:val="en"/>
        </w:rPr>
        <w:t xml:space="preserve">outliers identified by </w:t>
      </w:r>
      <w:proofErr w:type="spellStart"/>
      <w:r w:rsidR="00F571CB">
        <w:rPr>
          <w:bCs/>
          <w:lang w:val="en"/>
        </w:rPr>
        <w:t>RAiSD</w:t>
      </w:r>
      <w:proofErr w:type="spellEnd"/>
      <w:r w:rsidR="000023FB">
        <w:rPr>
          <w:bCs/>
          <w:lang w:val="en"/>
        </w:rPr>
        <w:t xml:space="preserve"> (Figure 3)</w:t>
      </w:r>
      <w:r w:rsidR="00F571CB">
        <w:rPr>
          <w:bCs/>
          <w:lang w:val="en"/>
        </w:rPr>
        <w:t xml:space="preserve">. </w:t>
      </w:r>
      <w:r w:rsidR="00B64C7D">
        <w:rPr>
          <w:bCs/>
          <w:lang w:val="en"/>
        </w:rPr>
        <w:t>Two GO terms –</w:t>
      </w:r>
      <w:r w:rsidR="00AD2AFB">
        <w:rPr>
          <w:bCs/>
          <w:lang w:val="en"/>
        </w:rPr>
        <w:t xml:space="preserve"> </w:t>
      </w:r>
      <w:r w:rsidR="00B64C7D" w:rsidRPr="00B64C7D">
        <w:rPr>
          <w:bCs/>
          <w:lang w:val="en"/>
        </w:rPr>
        <w:t>GO:0031099</w:t>
      </w:r>
      <w:r w:rsidR="00B64C7D">
        <w:rPr>
          <w:bCs/>
          <w:lang w:val="en"/>
        </w:rPr>
        <w:t xml:space="preserve"> regeneration and </w:t>
      </w:r>
      <w:r w:rsidR="00B64C7D" w:rsidRPr="00B64C7D">
        <w:rPr>
          <w:bCs/>
          <w:lang w:val="en"/>
        </w:rPr>
        <w:t>GO:0042246</w:t>
      </w:r>
      <w:r w:rsidR="00B64C7D">
        <w:rPr>
          <w:bCs/>
          <w:lang w:val="en"/>
        </w:rPr>
        <w:t xml:space="preserve"> tissue regeneration – were identified as overrepresented in both </w:t>
      </w:r>
      <w:r w:rsidR="00B64C7D" w:rsidRPr="006D2868">
        <w:rPr>
          <w:bCs/>
          <w:lang w:val="en"/>
        </w:rPr>
        <w:t>F</w:t>
      </w:r>
      <w:r w:rsidR="00B64C7D" w:rsidRPr="006D2868">
        <w:rPr>
          <w:bCs/>
          <w:vertAlign w:val="subscript"/>
          <w:lang w:val="en"/>
        </w:rPr>
        <w:t>ST</w:t>
      </w:r>
      <w:r w:rsidR="00B64C7D">
        <w:rPr>
          <w:bCs/>
          <w:vertAlign w:val="subscript"/>
          <w:lang w:val="en"/>
        </w:rPr>
        <w:t xml:space="preserve"> </w:t>
      </w:r>
      <w:r w:rsidR="00B64C7D">
        <w:rPr>
          <w:bCs/>
          <w:lang w:val="en"/>
        </w:rPr>
        <w:t xml:space="preserve">and </w:t>
      </w:r>
      <w:proofErr w:type="spellStart"/>
      <w:r w:rsidR="00B64C7D">
        <w:rPr>
          <w:bCs/>
          <w:lang w:val="en"/>
        </w:rPr>
        <w:t>RAiSD</w:t>
      </w:r>
      <w:proofErr w:type="spellEnd"/>
      <w:r w:rsidR="00B64C7D">
        <w:rPr>
          <w:bCs/>
          <w:lang w:val="en"/>
        </w:rPr>
        <w:t xml:space="preserve"> gene lists.</w:t>
      </w:r>
      <w:r w:rsidR="00E35866">
        <w:rPr>
          <w:bCs/>
          <w:lang w:val="en"/>
        </w:rPr>
        <w:t xml:space="preserve"> </w:t>
      </w:r>
      <w:r w:rsidR="00AC1477">
        <w:rPr>
          <w:bCs/>
          <w:lang w:val="en"/>
        </w:rPr>
        <w:t xml:space="preserve">Two candidate genes are involved in the insulin-like growth factor (IGF) receptor signaling pathway, </w:t>
      </w:r>
      <w:r w:rsidR="00AC1477" w:rsidRPr="00461EBB">
        <w:rPr>
          <w:bCs/>
          <w:lang w:val="en"/>
        </w:rPr>
        <w:t>GIGYF2</w:t>
      </w:r>
      <w:r w:rsidR="00AC1477">
        <w:rPr>
          <w:bCs/>
          <w:lang w:val="en"/>
        </w:rPr>
        <w:t xml:space="preserve"> (</w:t>
      </w:r>
      <w:r w:rsidR="00AC1477" w:rsidRPr="00AC1477">
        <w:rPr>
          <w:bCs/>
          <w:lang w:val="en"/>
        </w:rPr>
        <w:t>GRB10 Interacting GYF Protein</w:t>
      </w:r>
      <w:r w:rsidR="00AC1477">
        <w:rPr>
          <w:bCs/>
          <w:lang w:val="en"/>
        </w:rPr>
        <w:t xml:space="preserve">) and </w:t>
      </w:r>
      <w:r w:rsidR="00AC1477" w:rsidRPr="00461EBB">
        <w:rPr>
          <w:bCs/>
          <w:lang w:val="en"/>
        </w:rPr>
        <w:t>IGF1</w:t>
      </w:r>
      <w:r w:rsidR="00AC1477">
        <w:rPr>
          <w:bCs/>
          <w:lang w:val="en"/>
        </w:rPr>
        <w:t xml:space="preserve"> (</w:t>
      </w:r>
      <w:r w:rsidR="00AC1477" w:rsidRPr="00AC1477">
        <w:rPr>
          <w:bCs/>
          <w:lang w:val="en"/>
        </w:rPr>
        <w:t>Insulin Like Growth Factor 1</w:t>
      </w:r>
      <w:r w:rsidR="00AC1477">
        <w:rPr>
          <w:bCs/>
          <w:lang w:val="en"/>
        </w:rPr>
        <w:t>). We identified 15 candidate genes associated with nervous system development.</w:t>
      </w:r>
    </w:p>
    <w:p w14:paraId="1F9F9C66" w14:textId="53E91BBF" w:rsidR="002A7442" w:rsidRDefault="00453D09" w:rsidP="00981918">
      <w:pPr>
        <w:spacing w:line="480" w:lineRule="auto"/>
        <w:ind w:firstLine="720"/>
        <w:rPr>
          <w:bCs/>
          <w:lang w:val="en"/>
        </w:rPr>
      </w:pPr>
      <w:r>
        <w:rPr>
          <w:bCs/>
          <w:lang w:val="en"/>
        </w:rPr>
        <w:t>Across GO categories identified as associated with urbanization</w:t>
      </w:r>
      <w:r w:rsidR="00EA1738">
        <w:rPr>
          <w:bCs/>
          <w:lang w:val="en"/>
        </w:rPr>
        <w:t>, more genes associated with GO terms related to blood physiology</w:t>
      </w:r>
      <w:r w:rsidR="00981918">
        <w:rPr>
          <w:bCs/>
          <w:lang w:val="en"/>
        </w:rPr>
        <w:t xml:space="preserve"> and muscle development </w:t>
      </w:r>
      <w:r w:rsidR="00EA1738">
        <w:rPr>
          <w:bCs/>
          <w:lang w:val="en"/>
        </w:rPr>
        <w:t xml:space="preserve">showed a signal of selection in northern cardinals compared to pyrrhuloxia </w:t>
      </w:r>
      <w:r>
        <w:rPr>
          <w:bCs/>
          <w:lang w:val="en"/>
        </w:rPr>
        <w:t>(</w:t>
      </w:r>
      <w:r w:rsidR="000023FB">
        <w:rPr>
          <w:bCs/>
          <w:lang w:val="en"/>
        </w:rPr>
        <w:t>Figure S2</w:t>
      </w:r>
      <w:r>
        <w:rPr>
          <w:bCs/>
          <w:lang w:val="en"/>
        </w:rPr>
        <w:t>).</w:t>
      </w:r>
      <w:r w:rsidR="00EA1738">
        <w:rPr>
          <w:bCs/>
          <w:lang w:val="en"/>
        </w:rPr>
        <w:t xml:space="preserve"> </w:t>
      </w:r>
      <w:r w:rsidR="00981918">
        <w:rPr>
          <w:bCs/>
          <w:lang w:val="en"/>
        </w:rPr>
        <w:t xml:space="preserve">Additionally, northern cardinals showed more representation of genes associated with negative regulation of response to external stimulus (GO:0032102). </w:t>
      </w:r>
      <w:r w:rsidR="00EA1738">
        <w:rPr>
          <w:bCs/>
          <w:lang w:val="en"/>
        </w:rPr>
        <w:t xml:space="preserve">Pyrrhuloxia showed greater representations of genes in </w:t>
      </w:r>
      <w:r w:rsidR="00981918">
        <w:rPr>
          <w:bCs/>
          <w:lang w:val="en"/>
        </w:rPr>
        <w:t xml:space="preserve">various disjunct </w:t>
      </w:r>
      <w:r w:rsidR="00981918">
        <w:rPr>
          <w:bCs/>
          <w:lang w:val="en"/>
        </w:rPr>
        <w:lastRenderedPageBreak/>
        <w:t xml:space="preserve">categories, including insulin-like growth factor receptor signaling pathway (GO:0048009), tissue regeneration (GO:0042246), and regulation of phosphatase activity (GO:004666). </w:t>
      </w:r>
    </w:p>
    <w:p w14:paraId="6D26758B" w14:textId="77777777" w:rsidR="00981918" w:rsidRPr="00981918" w:rsidRDefault="00981918" w:rsidP="00981918">
      <w:pPr>
        <w:spacing w:line="480" w:lineRule="auto"/>
        <w:ind w:firstLine="720"/>
        <w:rPr>
          <w:bCs/>
          <w:lang w:val="en"/>
        </w:rPr>
      </w:pPr>
    </w:p>
    <w:p w14:paraId="74992CEA" w14:textId="07F0AD14" w:rsidR="00750FCE" w:rsidRPr="00F54901" w:rsidRDefault="00750FCE" w:rsidP="00FE72A9">
      <w:pPr>
        <w:spacing w:line="480" w:lineRule="auto"/>
        <w:rPr>
          <w:lang w:val="en"/>
        </w:rPr>
      </w:pPr>
      <w:r>
        <w:rPr>
          <w:bCs/>
          <w:u w:val="single"/>
          <w:lang w:val="en"/>
        </w:rPr>
        <w:t>Parallel Evolution</w:t>
      </w:r>
      <w:r w:rsidRPr="00410F32">
        <w:rPr>
          <w:bCs/>
          <w:noProof/>
          <w:lang w:val="en"/>
        </w:rPr>
        <w:t xml:space="preserve"> </w:t>
      </w:r>
    </w:p>
    <w:p w14:paraId="185E98B5" w14:textId="5BAD1FB5" w:rsidR="008D5DDE" w:rsidRDefault="008D5DDE" w:rsidP="00FE72A9">
      <w:pPr>
        <w:spacing w:line="480" w:lineRule="auto"/>
        <w:ind w:firstLine="720"/>
        <w:rPr>
          <w:bCs/>
          <w:lang w:val="en"/>
        </w:rPr>
      </w:pPr>
      <w:r>
        <w:rPr>
          <w:bCs/>
          <w:lang w:val="en"/>
        </w:rPr>
        <w:t xml:space="preserve">Pairwise comparisons of </w:t>
      </w:r>
      <w:del w:id="176" w:author="Sabrina McNew" w:date="2025-03-11T10:47:00Z" w16du:dateUtc="2025-03-11T17:47:00Z">
        <w:r w:rsidDel="00175883">
          <w:rPr>
            <w:bCs/>
            <w:lang w:val="en"/>
          </w:rPr>
          <w:delText xml:space="preserve">species </w:delText>
        </w:r>
      </w:del>
      <w:ins w:id="177" w:author="Sabrina McNew" w:date="2025-03-11T10:47:00Z" w16du:dateUtc="2025-03-11T17:47:00Z">
        <w:r w:rsidR="00175883">
          <w:rPr>
            <w:bCs/>
            <w:lang w:val="en"/>
          </w:rPr>
          <w:t xml:space="preserve">the cardinal species sequenced in this study to published data from burrowing owls and great tits </w:t>
        </w:r>
      </w:ins>
      <w:r>
        <w:rPr>
          <w:bCs/>
          <w:lang w:val="en"/>
        </w:rPr>
        <w:t xml:space="preserve">found significant evidence of overlapping genes in five of the six pairs (northern cardinals and pyrrhuloxia </w:t>
      </w:r>
      <w:r w:rsidR="00D941CC">
        <w:rPr>
          <w:bCs/>
          <w:lang w:val="en"/>
        </w:rPr>
        <w:t>q</w:t>
      </w:r>
      <w:r w:rsidR="000023FB">
        <w:rPr>
          <w:bCs/>
          <w:lang w:val="en"/>
        </w:rPr>
        <w:t xml:space="preserve"> </w:t>
      </w:r>
      <w:r>
        <w:rPr>
          <w:bCs/>
          <w:lang w:val="en"/>
        </w:rPr>
        <w:t>=</w:t>
      </w:r>
      <w:r w:rsidR="000023FB">
        <w:rPr>
          <w:bCs/>
          <w:lang w:val="en"/>
        </w:rPr>
        <w:t xml:space="preserve"> </w:t>
      </w:r>
      <w:r w:rsidRPr="00AF493F">
        <w:rPr>
          <w:bCs/>
          <w:lang w:val="en"/>
        </w:rPr>
        <w:t>1.3</w:t>
      </w:r>
      <w:r>
        <w:rPr>
          <w:bCs/>
          <w:lang w:val="en"/>
        </w:rPr>
        <w:t>2x10</w:t>
      </w:r>
      <w:r w:rsidRPr="00AF493F">
        <w:rPr>
          <w:bCs/>
          <w:vertAlign w:val="superscript"/>
          <w:lang w:val="en"/>
        </w:rPr>
        <w:t>-15</w:t>
      </w:r>
      <w:r>
        <w:rPr>
          <w:bCs/>
          <w:lang w:val="en"/>
        </w:rPr>
        <w:t xml:space="preserve">, northern cardinals and burrowing owls </w:t>
      </w:r>
      <w:r w:rsidR="000023FB">
        <w:rPr>
          <w:bCs/>
          <w:lang w:val="en"/>
        </w:rPr>
        <w:t xml:space="preserve">q </w:t>
      </w:r>
      <w:r>
        <w:rPr>
          <w:bCs/>
          <w:lang w:val="en"/>
        </w:rPr>
        <w:t xml:space="preserve">= </w:t>
      </w:r>
      <w:r w:rsidRPr="00AF493F">
        <w:rPr>
          <w:bCs/>
          <w:lang w:val="en"/>
        </w:rPr>
        <w:t>2.81</w:t>
      </w:r>
      <w:r>
        <w:rPr>
          <w:bCs/>
          <w:lang w:val="en"/>
        </w:rPr>
        <w:t>x10</w:t>
      </w:r>
      <w:r w:rsidRPr="008D5DDE">
        <w:rPr>
          <w:bCs/>
          <w:vertAlign w:val="superscript"/>
          <w:lang w:val="en"/>
        </w:rPr>
        <w:t>-05</w:t>
      </w:r>
      <w:r>
        <w:rPr>
          <w:bCs/>
          <w:lang w:val="en"/>
        </w:rPr>
        <w:t xml:space="preserve">, northern cardinals and great tits </w:t>
      </w:r>
      <w:r w:rsidR="00D941CC">
        <w:rPr>
          <w:bCs/>
          <w:lang w:val="en"/>
        </w:rPr>
        <w:t>q</w:t>
      </w:r>
      <w:r w:rsidR="000023FB">
        <w:rPr>
          <w:bCs/>
          <w:lang w:val="en"/>
        </w:rPr>
        <w:t xml:space="preserve"> </w:t>
      </w:r>
      <w:r>
        <w:rPr>
          <w:bCs/>
          <w:lang w:val="en"/>
        </w:rPr>
        <w:t>=</w:t>
      </w:r>
      <w:r w:rsidR="000023FB">
        <w:rPr>
          <w:bCs/>
          <w:lang w:val="en"/>
        </w:rPr>
        <w:t xml:space="preserve"> </w:t>
      </w:r>
      <w:r>
        <w:rPr>
          <w:bCs/>
          <w:lang w:val="en"/>
        </w:rPr>
        <w:t>0.0</w:t>
      </w:r>
      <w:r w:rsidRPr="00AF493F">
        <w:rPr>
          <w:bCs/>
          <w:lang w:val="en"/>
        </w:rPr>
        <w:t>1</w:t>
      </w:r>
      <w:r>
        <w:rPr>
          <w:bCs/>
          <w:lang w:val="en"/>
        </w:rPr>
        <w:t xml:space="preserve">2, pyrrhuloxia and burrowing owls </w:t>
      </w:r>
      <w:r w:rsidR="00D941CC">
        <w:rPr>
          <w:bCs/>
          <w:lang w:val="en"/>
        </w:rPr>
        <w:t>q</w:t>
      </w:r>
      <w:r w:rsidR="000023FB">
        <w:rPr>
          <w:bCs/>
          <w:lang w:val="en"/>
        </w:rPr>
        <w:t xml:space="preserve"> </w:t>
      </w:r>
      <w:r>
        <w:rPr>
          <w:bCs/>
          <w:lang w:val="en"/>
        </w:rPr>
        <w:t>=</w:t>
      </w:r>
      <w:r w:rsidR="000023FB">
        <w:rPr>
          <w:bCs/>
          <w:lang w:val="en"/>
        </w:rPr>
        <w:t xml:space="preserve"> </w:t>
      </w:r>
      <w:r>
        <w:rPr>
          <w:bCs/>
          <w:lang w:val="en"/>
        </w:rPr>
        <w:t xml:space="preserve">0.008, burrowing owls and great tits </w:t>
      </w:r>
      <w:r w:rsidR="000023FB">
        <w:rPr>
          <w:bCs/>
          <w:lang w:val="en"/>
        </w:rPr>
        <w:t xml:space="preserve">q </w:t>
      </w:r>
      <w:r>
        <w:rPr>
          <w:bCs/>
          <w:lang w:val="en"/>
        </w:rPr>
        <w:t>=</w:t>
      </w:r>
      <w:r w:rsidR="000023FB">
        <w:rPr>
          <w:bCs/>
          <w:lang w:val="en"/>
        </w:rPr>
        <w:t xml:space="preserve"> </w:t>
      </w:r>
      <w:r>
        <w:rPr>
          <w:bCs/>
          <w:lang w:val="en"/>
        </w:rPr>
        <w:t>0.0</w:t>
      </w:r>
      <w:r w:rsidRPr="00AF493F">
        <w:rPr>
          <w:bCs/>
          <w:lang w:val="en"/>
        </w:rPr>
        <w:t>1</w:t>
      </w:r>
      <w:r>
        <w:rPr>
          <w:bCs/>
          <w:lang w:val="en"/>
        </w:rPr>
        <w:t>2; FDR corrected Fisher’s exact test)</w:t>
      </w:r>
      <w:r w:rsidR="00AD2AFB">
        <w:rPr>
          <w:bCs/>
          <w:lang w:val="en"/>
        </w:rPr>
        <w:t>, with only pyrrhuloxia and great tits not demonstrating significant overlap (q</w:t>
      </w:r>
      <w:r w:rsidR="000023FB">
        <w:rPr>
          <w:bCs/>
          <w:lang w:val="en"/>
        </w:rPr>
        <w:t xml:space="preserve"> </w:t>
      </w:r>
      <w:r w:rsidR="00AD2AFB">
        <w:rPr>
          <w:bCs/>
          <w:lang w:val="en"/>
        </w:rPr>
        <w:t>=</w:t>
      </w:r>
      <w:r w:rsidR="000023FB">
        <w:rPr>
          <w:bCs/>
          <w:lang w:val="en"/>
        </w:rPr>
        <w:t xml:space="preserve"> </w:t>
      </w:r>
      <w:r w:rsidR="00AD2AFB">
        <w:rPr>
          <w:bCs/>
          <w:lang w:val="en"/>
        </w:rPr>
        <w:t>0.</w:t>
      </w:r>
      <w:r w:rsidR="00AD2AFB" w:rsidRPr="00AF493F">
        <w:rPr>
          <w:bCs/>
          <w:lang w:val="en"/>
        </w:rPr>
        <w:t>601</w:t>
      </w:r>
      <w:r w:rsidR="00AD2AFB">
        <w:rPr>
          <w:bCs/>
          <w:lang w:val="en"/>
        </w:rPr>
        <w:t>).</w:t>
      </w:r>
    </w:p>
    <w:p w14:paraId="335D0857" w14:textId="0F520DC4" w:rsidR="00750FCE" w:rsidRDefault="008D5DDE" w:rsidP="00FE72A9">
      <w:pPr>
        <w:spacing w:line="480" w:lineRule="auto"/>
        <w:ind w:firstLine="720"/>
        <w:rPr>
          <w:bCs/>
          <w:lang w:val="en"/>
        </w:rPr>
      </w:pPr>
      <w:r>
        <w:rPr>
          <w:bCs/>
          <w:lang w:val="en"/>
        </w:rPr>
        <w:t xml:space="preserve">Between cardinal species, </w:t>
      </w:r>
      <w:r w:rsidR="00750FCE">
        <w:rPr>
          <w:bCs/>
          <w:lang w:val="en"/>
        </w:rPr>
        <w:t xml:space="preserve">132 genes were identified by at least one analysis in both species but </w:t>
      </w:r>
      <w:proofErr w:type="gramStart"/>
      <w:r w:rsidR="00750FCE">
        <w:rPr>
          <w:bCs/>
          <w:lang w:val="en"/>
        </w:rPr>
        <w:t>no GO</w:t>
      </w:r>
      <w:proofErr w:type="gramEnd"/>
      <w:r w:rsidR="00750FCE">
        <w:rPr>
          <w:bCs/>
          <w:lang w:val="en"/>
        </w:rPr>
        <w:t xml:space="preserve"> terms were overrepresented in the list of overlapping genes. The three genes identified by both programs in both species are </w:t>
      </w:r>
      <w:r w:rsidR="00750FCE" w:rsidRPr="003B5579">
        <w:rPr>
          <w:bCs/>
          <w:lang w:val="en"/>
        </w:rPr>
        <w:t>CDKAL1</w:t>
      </w:r>
      <w:r w:rsidR="00750FCE">
        <w:rPr>
          <w:bCs/>
          <w:lang w:val="en"/>
        </w:rPr>
        <w:t xml:space="preserve"> (</w:t>
      </w:r>
      <w:r w:rsidR="00750FCE" w:rsidRPr="003B5579">
        <w:rPr>
          <w:bCs/>
          <w:lang w:val="en"/>
        </w:rPr>
        <w:t>CDK5 Regulatory Subunit Associated Protein 1 Like 1)</w:t>
      </w:r>
      <w:r w:rsidR="00750FCE">
        <w:rPr>
          <w:bCs/>
          <w:lang w:val="en"/>
        </w:rPr>
        <w:t xml:space="preserve">, </w:t>
      </w:r>
      <w:r w:rsidR="00750FCE" w:rsidRPr="003B5579">
        <w:rPr>
          <w:bCs/>
          <w:lang w:val="en"/>
        </w:rPr>
        <w:t>COL15A1</w:t>
      </w:r>
      <w:r w:rsidR="00750FCE">
        <w:rPr>
          <w:bCs/>
          <w:lang w:val="en"/>
        </w:rPr>
        <w:t xml:space="preserve"> </w:t>
      </w:r>
      <w:r w:rsidR="00750FCE" w:rsidRPr="003B5579">
        <w:rPr>
          <w:bCs/>
          <w:lang w:val="en"/>
        </w:rPr>
        <w:t>(Collagen Type XV Alpha 1 Chain)</w:t>
      </w:r>
      <w:r w:rsidR="00750FCE">
        <w:rPr>
          <w:bCs/>
          <w:lang w:val="en"/>
        </w:rPr>
        <w:t xml:space="preserve">, and </w:t>
      </w:r>
      <w:r w:rsidR="00750FCE" w:rsidRPr="003B5579">
        <w:rPr>
          <w:bCs/>
          <w:lang w:val="en"/>
        </w:rPr>
        <w:t>TGFBR</w:t>
      </w:r>
      <w:r w:rsidR="00750FCE">
        <w:rPr>
          <w:bCs/>
          <w:lang w:val="en"/>
        </w:rPr>
        <w:t xml:space="preserve">1 </w:t>
      </w:r>
      <w:r w:rsidR="00750FCE" w:rsidRPr="003B5579">
        <w:rPr>
          <w:bCs/>
          <w:lang w:val="en"/>
        </w:rPr>
        <w:t>(Transforming Growth Factor Beta Receptor 1)</w:t>
      </w:r>
      <w:r w:rsidR="00DC4E17">
        <w:rPr>
          <w:bCs/>
          <w:lang w:val="en"/>
        </w:rPr>
        <w:t xml:space="preserve">, which are all present within the same 3.4 </w:t>
      </w:r>
      <w:r w:rsidR="00AD2AFB">
        <w:rPr>
          <w:bCs/>
          <w:lang w:val="en"/>
        </w:rPr>
        <w:t xml:space="preserve">Mb </w:t>
      </w:r>
      <w:r w:rsidR="00DC4E17">
        <w:rPr>
          <w:bCs/>
          <w:lang w:val="en"/>
        </w:rPr>
        <w:t>block of chromosome 2</w:t>
      </w:r>
      <w:r w:rsidR="00226C0D">
        <w:rPr>
          <w:bCs/>
          <w:lang w:val="en"/>
        </w:rPr>
        <w:t xml:space="preserve"> and which shows distinct evidence of a selective sweep in urban pyrrhuloxia</w:t>
      </w:r>
      <w:r w:rsidR="00DC4E17">
        <w:rPr>
          <w:bCs/>
          <w:lang w:val="en"/>
        </w:rPr>
        <w:t xml:space="preserve"> (Figure </w:t>
      </w:r>
      <w:r w:rsidR="000023FB">
        <w:rPr>
          <w:bCs/>
          <w:lang w:val="en"/>
        </w:rPr>
        <w:t>4</w:t>
      </w:r>
      <w:r w:rsidR="00816E29">
        <w:rPr>
          <w:bCs/>
          <w:lang w:val="en"/>
        </w:rPr>
        <w:t>, Figure S3</w:t>
      </w:r>
      <w:r w:rsidR="00AD2AFB">
        <w:rPr>
          <w:bCs/>
          <w:lang w:val="en"/>
        </w:rPr>
        <w:t>)</w:t>
      </w:r>
      <w:r w:rsidR="00750FCE">
        <w:rPr>
          <w:bCs/>
          <w:lang w:val="en"/>
        </w:rPr>
        <w:t>.</w:t>
      </w:r>
    </w:p>
    <w:p w14:paraId="6936097D" w14:textId="6E91E3C7" w:rsidR="008D5DDE" w:rsidRDefault="008D5DDE" w:rsidP="00FE72A9">
      <w:pPr>
        <w:spacing w:line="480" w:lineRule="auto"/>
        <w:ind w:firstLine="720"/>
        <w:rPr>
          <w:bCs/>
          <w:lang w:val="en"/>
        </w:rPr>
      </w:pPr>
      <w:r>
        <w:rPr>
          <w:bCs/>
          <w:lang w:val="en"/>
        </w:rPr>
        <w:t>No genes were identified as a candidate gene associated with urbanization in all four species, but one was identified in three of the four species (</w:t>
      </w:r>
      <w:r w:rsidRPr="008D5DDE">
        <w:rPr>
          <w:bCs/>
          <w:lang w:val="en"/>
        </w:rPr>
        <w:t>NRXN3</w:t>
      </w:r>
      <w:r>
        <w:rPr>
          <w:bCs/>
          <w:lang w:val="en"/>
        </w:rPr>
        <w:t>; found in northern cardinals, burrowing owls, and great tits</w:t>
      </w:r>
      <w:r w:rsidR="0073423B">
        <w:rPr>
          <w:bCs/>
          <w:lang w:val="en"/>
        </w:rPr>
        <w:t>; Figure 5</w:t>
      </w:r>
      <w:r>
        <w:rPr>
          <w:bCs/>
          <w:lang w:val="en"/>
        </w:rPr>
        <w:t xml:space="preserve">). 45 genes were identified in </w:t>
      </w:r>
      <w:r w:rsidR="004B71C6">
        <w:rPr>
          <w:bCs/>
          <w:lang w:val="en"/>
        </w:rPr>
        <w:t>one of the two cardinal species and in one additional non-cardinal taxa.</w:t>
      </w:r>
      <w:r w:rsidR="00791708">
        <w:rPr>
          <w:bCs/>
          <w:lang w:val="en"/>
        </w:rPr>
        <w:t xml:space="preserve"> In this list of 45 genes, GO terms associated with muscle development (e.g. </w:t>
      </w:r>
      <w:r w:rsidR="00791708" w:rsidRPr="00791708">
        <w:rPr>
          <w:bCs/>
          <w:lang w:val="en"/>
        </w:rPr>
        <w:t>GO:0090257</w:t>
      </w:r>
      <w:r w:rsidR="00791708">
        <w:rPr>
          <w:bCs/>
          <w:lang w:val="en"/>
        </w:rPr>
        <w:t xml:space="preserve"> </w:t>
      </w:r>
      <w:r w:rsidR="00791708" w:rsidRPr="00791708">
        <w:rPr>
          <w:bCs/>
          <w:lang w:val="en"/>
        </w:rPr>
        <w:t xml:space="preserve">regulation of muscle system process </w:t>
      </w:r>
      <w:r w:rsidR="00791708" w:rsidRPr="00791708">
        <w:rPr>
          <w:bCs/>
          <w:i/>
          <w:iCs/>
          <w:lang w:val="en"/>
        </w:rPr>
        <w:t>q</w:t>
      </w:r>
      <w:r w:rsidR="00791708">
        <w:rPr>
          <w:bCs/>
          <w:lang w:val="en"/>
        </w:rPr>
        <w:t xml:space="preserve"> = </w:t>
      </w:r>
      <w:r w:rsidR="00791708" w:rsidRPr="00791708">
        <w:rPr>
          <w:bCs/>
          <w:lang w:val="en"/>
        </w:rPr>
        <w:t>0.041</w:t>
      </w:r>
      <w:r w:rsidR="00791708">
        <w:rPr>
          <w:bCs/>
          <w:lang w:val="en"/>
        </w:rPr>
        <w:t xml:space="preserve">) and </w:t>
      </w:r>
      <w:r w:rsidR="00791708">
        <w:rPr>
          <w:bCs/>
          <w:lang w:val="en"/>
        </w:rPr>
        <w:lastRenderedPageBreak/>
        <w:t xml:space="preserve">neuronal processes (e.g. </w:t>
      </w:r>
      <w:r w:rsidR="00791708" w:rsidRPr="00791708">
        <w:rPr>
          <w:bCs/>
          <w:lang w:val="en"/>
        </w:rPr>
        <w:t>GO:0007399</w:t>
      </w:r>
      <w:r w:rsidR="00791708">
        <w:rPr>
          <w:bCs/>
          <w:lang w:val="en"/>
        </w:rPr>
        <w:t xml:space="preserve"> </w:t>
      </w:r>
      <w:r w:rsidR="00791708" w:rsidRPr="00791708">
        <w:rPr>
          <w:bCs/>
          <w:lang w:val="en"/>
        </w:rPr>
        <w:t>nervous system development</w:t>
      </w:r>
      <w:r w:rsidR="00791708">
        <w:rPr>
          <w:bCs/>
          <w:lang w:val="en"/>
        </w:rPr>
        <w:t xml:space="preserve">, </w:t>
      </w:r>
      <w:r w:rsidR="00791708">
        <w:rPr>
          <w:bCs/>
          <w:i/>
          <w:iCs/>
          <w:lang w:val="en"/>
        </w:rPr>
        <w:t xml:space="preserve">q </w:t>
      </w:r>
      <w:r w:rsidR="00791708">
        <w:rPr>
          <w:bCs/>
          <w:lang w:val="en"/>
        </w:rPr>
        <w:t xml:space="preserve">&lt; </w:t>
      </w:r>
      <w:r w:rsidR="00791708" w:rsidRPr="00791708">
        <w:rPr>
          <w:bCs/>
          <w:lang w:val="en"/>
        </w:rPr>
        <w:t>0.00</w:t>
      </w:r>
      <w:r w:rsidR="00791708">
        <w:rPr>
          <w:bCs/>
          <w:lang w:val="en"/>
        </w:rPr>
        <w:t>1) were overrepresented.</w:t>
      </w:r>
    </w:p>
    <w:bookmarkEnd w:id="167"/>
    <w:p w14:paraId="671E1E79" w14:textId="5384213E" w:rsidR="00750FCE" w:rsidRDefault="00750FCE" w:rsidP="00FE72A9">
      <w:pPr>
        <w:spacing w:line="480" w:lineRule="auto"/>
        <w:rPr>
          <w:bCs/>
          <w:lang w:val="en"/>
        </w:rPr>
      </w:pPr>
    </w:p>
    <w:p w14:paraId="49DB79AA" w14:textId="64F48F2F" w:rsidR="0085178F" w:rsidRPr="006D2868" w:rsidRDefault="0085178F" w:rsidP="00FE72A9">
      <w:pPr>
        <w:spacing w:line="480" w:lineRule="auto"/>
        <w:rPr>
          <w:b/>
          <w:bCs/>
          <w:u w:val="single"/>
          <w:lang w:val="en"/>
        </w:rPr>
      </w:pPr>
      <w:r w:rsidRPr="006D2868">
        <w:rPr>
          <w:b/>
          <w:bCs/>
          <w:u w:val="single"/>
          <w:lang w:val="en"/>
        </w:rPr>
        <w:t>Discussion</w:t>
      </w:r>
    </w:p>
    <w:p w14:paraId="16AFBD83" w14:textId="0940AA1A" w:rsidR="00A50D58" w:rsidRDefault="00A50D58" w:rsidP="00FE72A9">
      <w:pPr>
        <w:spacing w:line="480" w:lineRule="auto"/>
        <w:rPr>
          <w:bCs/>
          <w:lang w:val="en"/>
        </w:rPr>
      </w:pPr>
      <w:r>
        <w:rPr>
          <w:bCs/>
          <w:lang w:val="en"/>
        </w:rPr>
        <w:tab/>
        <w:t>We demonstrate a polygenic response to urbanization by two cardinal species with important differences that may underlie the</w:t>
      </w:r>
      <w:ins w:id="178" w:author="Scott Anthony Taylor" w:date="2025-04-06T13:42:00Z" w16du:dateUtc="2025-04-06T19:42:00Z">
        <w:r w:rsidR="00952873">
          <w:rPr>
            <w:bCs/>
            <w:lang w:val="en"/>
          </w:rPr>
          <w:t xml:space="preserve"> differential</w:t>
        </w:r>
      </w:ins>
      <w:r>
        <w:rPr>
          <w:bCs/>
          <w:lang w:val="en"/>
        </w:rPr>
        <w:t xml:space="preserve"> increase in urban occupation by northern cardinals compared to pyrrhuloxia. </w:t>
      </w:r>
      <w:r w:rsidR="009B6475">
        <w:rPr>
          <w:bCs/>
          <w:lang w:val="en"/>
        </w:rPr>
        <w:t xml:space="preserve">The urban environment appears </w:t>
      </w:r>
      <w:del w:id="179" w:author="Scott Anthony Taylor" w:date="2025-04-06T13:43:00Z" w16du:dateUtc="2025-04-06T19:43:00Z">
        <w:r w:rsidR="009B6475" w:rsidDel="00CE42CB">
          <w:rPr>
            <w:bCs/>
            <w:lang w:val="en"/>
          </w:rPr>
          <w:delText>to have selected for changes</w:delText>
        </w:r>
      </w:del>
      <w:ins w:id="180" w:author="Scott Anthony Taylor" w:date="2025-04-06T13:43:00Z" w16du:dateUtc="2025-04-06T19:43:00Z">
        <w:r w:rsidR="00CE42CB">
          <w:rPr>
            <w:bCs/>
            <w:lang w:val="en"/>
          </w:rPr>
          <w:t>exert novel selection pressures</w:t>
        </w:r>
      </w:ins>
      <w:r w:rsidR="009B6475">
        <w:rPr>
          <w:bCs/>
          <w:lang w:val="en"/>
        </w:rPr>
        <w:t xml:space="preserve"> </w:t>
      </w:r>
      <w:ins w:id="181" w:author="Scott Anthony Taylor" w:date="2025-04-06T13:43:00Z" w16du:dateUtc="2025-04-06T19:43:00Z">
        <w:r w:rsidR="00CE42CB">
          <w:rPr>
            <w:bCs/>
            <w:lang w:val="en"/>
          </w:rPr>
          <w:t xml:space="preserve">on </w:t>
        </w:r>
      </w:ins>
      <w:del w:id="182" w:author="Scott Anthony Taylor" w:date="2025-04-06T13:43:00Z" w16du:dateUtc="2025-04-06T19:43:00Z">
        <w:r w:rsidR="009B6475" w:rsidDel="00CE42CB">
          <w:rPr>
            <w:bCs/>
            <w:lang w:val="en"/>
          </w:rPr>
          <w:delText xml:space="preserve">to the </w:delText>
        </w:r>
      </w:del>
      <w:r w:rsidR="009B6475">
        <w:rPr>
          <w:bCs/>
          <w:lang w:val="en"/>
        </w:rPr>
        <w:t xml:space="preserve">blood physiology, muscle development, and neural development of both species. </w:t>
      </w:r>
      <w:commentRangeStart w:id="183"/>
      <w:commentRangeStart w:id="184"/>
      <w:r w:rsidR="009B6475">
        <w:rPr>
          <w:bCs/>
          <w:lang w:val="en"/>
        </w:rPr>
        <w:t>Pyrrhuloxia displayed less evidence of a selective response to urbanization</w:t>
      </w:r>
      <w:ins w:id="185" w:author="Sabrina McNew" w:date="2025-03-11T11:03:00Z" w16du:dateUtc="2025-03-11T18:03:00Z">
        <w:r w:rsidR="00450B80">
          <w:rPr>
            <w:bCs/>
            <w:lang w:val="en"/>
          </w:rPr>
          <w:t>. Compared to northern cardinals, pyrrhuloxia had fewer SNPs that were significantly differentiated</w:t>
        </w:r>
      </w:ins>
      <w:ins w:id="186" w:author="Scott Anthony Taylor" w:date="2025-04-06T13:43:00Z" w16du:dateUtc="2025-04-06T19:43:00Z">
        <w:r w:rsidR="00BF107C">
          <w:rPr>
            <w:bCs/>
            <w:lang w:val="en"/>
          </w:rPr>
          <w:t xml:space="preserve"> between urban and rur</w:t>
        </w:r>
      </w:ins>
      <w:ins w:id="187" w:author="Scott Anthony Taylor" w:date="2025-04-06T13:44:00Z" w16du:dateUtc="2025-04-06T19:44:00Z">
        <w:r w:rsidR="00BF107C">
          <w:rPr>
            <w:bCs/>
            <w:lang w:val="en"/>
          </w:rPr>
          <w:t>al populations</w:t>
        </w:r>
      </w:ins>
      <w:ins w:id="188" w:author="Sabrina McNew" w:date="2025-03-11T11:03:00Z" w16du:dateUtc="2025-03-11T18:03:00Z">
        <w:r w:rsidR="00450B80">
          <w:rPr>
            <w:bCs/>
            <w:lang w:val="en"/>
          </w:rPr>
          <w:t xml:space="preserve">. </w:t>
        </w:r>
      </w:ins>
      <w:ins w:id="189" w:author="Sabrina McNew" w:date="2025-03-11T11:06:00Z" w16du:dateUtc="2025-03-11T18:06:00Z">
        <w:r w:rsidR="00450B80">
          <w:rPr>
            <w:bCs/>
            <w:lang w:val="en"/>
          </w:rPr>
          <w:t>Ge</w:t>
        </w:r>
      </w:ins>
      <w:ins w:id="190" w:author="Sabrina McNew" w:date="2025-03-11T11:03:00Z" w16du:dateUtc="2025-03-11T18:03:00Z">
        <w:r w:rsidR="00450B80">
          <w:rPr>
            <w:bCs/>
            <w:lang w:val="en"/>
          </w:rPr>
          <w:t xml:space="preserve">ne ontology analyses </w:t>
        </w:r>
      </w:ins>
      <w:ins w:id="191" w:author="Sabrina McNew" w:date="2025-03-11T11:04:00Z" w16du:dateUtc="2025-03-11T18:04:00Z">
        <w:r w:rsidR="00450B80">
          <w:rPr>
            <w:bCs/>
            <w:lang w:val="en"/>
          </w:rPr>
          <w:t xml:space="preserve">of candidate genes identified by our two methods of population differentiation each </w:t>
        </w:r>
      </w:ins>
      <w:ins w:id="192" w:author="Sabrina McNew" w:date="2025-03-11T11:06:00Z" w16du:dateUtc="2025-03-11T18:06:00Z">
        <w:r w:rsidR="00450B80">
          <w:rPr>
            <w:bCs/>
            <w:lang w:val="en"/>
          </w:rPr>
          <w:t>found functional categories associated with urbanization. However,</w:t>
        </w:r>
      </w:ins>
      <w:del w:id="193" w:author="Sabrina McNew" w:date="2025-03-11T11:03:00Z" w16du:dateUtc="2025-03-11T18:03:00Z">
        <w:r w:rsidR="009B6475" w:rsidDel="00450B80">
          <w:rPr>
            <w:bCs/>
            <w:lang w:val="en"/>
          </w:rPr>
          <w:delText>,</w:delText>
        </w:r>
      </w:del>
      <w:del w:id="194" w:author="Sabrina McNew" w:date="2025-03-11T11:07:00Z" w16du:dateUtc="2025-03-11T18:07:00Z">
        <w:r w:rsidR="009B6475" w:rsidDel="00450B80">
          <w:rPr>
            <w:bCs/>
            <w:lang w:val="en"/>
          </w:rPr>
          <w:delText xml:space="preserve"> with</w:delText>
        </w:r>
      </w:del>
      <w:r w:rsidR="009B6475">
        <w:rPr>
          <w:bCs/>
          <w:lang w:val="en"/>
        </w:rPr>
        <w:t xml:space="preserve"> no significant GO-terms </w:t>
      </w:r>
      <w:del w:id="195" w:author="Sabrina McNew" w:date="2025-03-11T11:07:00Z" w16du:dateUtc="2025-03-11T18:07:00Z">
        <w:r w:rsidR="009B6475" w:rsidDel="00450B80">
          <w:rPr>
            <w:bCs/>
            <w:lang w:val="en"/>
          </w:rPr>
          <w:delText xml:space="preserve">emerging </w:delText>
        </w:r>
      </w:del>
      <w:ins w:id="196" w:author="Sabrina McNew" w:date="2025-03-11T11:07:00Z" w16du:dateUtc="2025-03-11T18:07:00Z">
        <w:r w:rsidR="00450B80">
          <w:rPr>
            <w:bCs/>
            <w:lang w:val="en"/>
          </w:rPr>
          <w:t xml:space="preserve">emerged </w:t>
        </w:r>
      </w:ins>
      <w:r w:rsidR="009B6475">
        <w:rPr>
          <w:bCs/>
          <w:lang w:val="en"/>
        </w:rPr>
        <w:t>from analyses of the combined list of genes identified across both F</w:t>
      </w:r>
      <w:r w:rsidR="009B6475" w:rsidRPr="009B6475">
        <w:rPr>
          <w:bCs/>
          <w:vertAlign w:val="superscript"/>
          <w:lang w:val="en"/>
        </w:rPr>
        <w:t>ST</w:t>
      </w:r>
      <w:r w:rsidR="009B6475">
        <w:rPr>
          <w:bCs/>
          <w:lang w:val="en"/>
        </w:rPr>
        <w:t xml:space="preserve"> and </w:t>
      </w:r>
      <w:proofErr w:type="spellStart"/>
      <w:r w:rsidR="009B6475">
        <w:rPr>
          <w:bCs/>
          <w:lang w:val="en"/>
        </w:rPr>
        <w:t>RAiSD</w:t>
      </w:r>
      <w:commentRangeEnd w:id="183"/>
      <w:proofErr w:type="spellEnd"/>
      <w:r w:rsidR="00450B80">
        <w:rPr>
          <w:rStyle w:val="CommentReference"/>
          <w:rFonts w:ascii="Calibri" w:eastAsia="Calibri" w:hAnsi="Calibri" w:cs="Calibri"/>
        </w:rPr>
        <w:commentReference w:id="183"/>
      </w:r>
      <w:commentRangeEnd w:id="184"/>
      <w:r w:rsidR="00BF107C">
        <w:rPr>
          <w:rStyle w:val="CommentReference"/>
          <w:rFonts w:ascii="Calibri" w:eastAsia="Calibri" w:hAnsi="Calibri" w:cs="Calibri"/>
        </w:rPr>
        <w:commentReference w:id="184"/>
      </w:r>
      <w:ins w:id="197" w:author="Sabrina McNew" w:date="2025-03-11T11:07:00Z" w16du:dateUtc="2025-03-11T18:07:00Z">
        <w:r w:rsidR="00450B80">
          <w:rPr>
            <w:bCs/>
            <w:lang w:val="en"/>
          </w:rPr>
          <w:t>, suggesting that the effects of urbanization on p</w:t>
        </w:r>
      </w:ins>
      <w:ins w:id="198" w:author="Sabrina McNew" w:date="2025-03-11T11:08:00Z" w16du:dateUtc="2025-03-11T18:08:00Z">
        <w:r w:rsidR="00450B80">
          <w:rPr>
            <w:bCs/>
            <w:lang w:val="en"/>
          </w:rPr>
          <w:t>yrr</w:t>
        </w:r>
      </w:ins>
      <w:ins w:id="199" w:author="Sabrina McNew" w:date="2025-03-11T11:07:00Z" w16du:dateUtc="2025-03-11T18:07:00Z">
        <w:r w:rsidR="00450B80">
          <w:rPr>
            <w:bCs/>
            <w:lang w:val="en"/>
          </w:rPr>
          <w:t xml:space="preserve">huloxia </w:t>
        </w:r>
      </w:ins>
      <w:ins w:id="200" w:author="Sabrina McNew" w:date="2025-03-11T11:08:00Z" w16du:dateUtc="2025-03-11T18:08:00Z">
        <w:r w:rsidR="00450B80">
          <w:rPr>
            <w:bCs/>
            <w:lang w:val="en"/>
          </w:rPr>
          <w:t xml:space="preserve">are more </w:t>
        </w:r>
        <w:commentRangeStart w:id="201"/>
        <w:commentRangeStart w:id="202"/>
        <w:r w:rsidR="00450B80">
          <w:rPr>
            <w:bCs/>
            <w:lang w:val="en"/>
          </w:rPr>
          <w:t>diffuse</w:t>
        </w:r>
        <w:commentRangeEnd w:id="201"/>
        <w:r w:rsidR="00450B80">
          <w:rPr>
            <w:rStyle w:val="CommentReference"/>
            <w:rFonts w:ascii="Calibri" w:eastAsia="Calibri" w:hAnsi="Calibri" w:cs="Calibri"/>
          </w:rPr>
          <w:commentReference w:id="201"/>
        </w:r>
      </w:ins>
      <w:commentRangeEnd w:id="202"/>
      <w:r w:rsidR="00D3033E">
        <w:rPr>
          <w:rStyle w:val="CommentReference"/>
          <w:rFonts w:ascii="Calibri" w:eastAsia="Calibri" w:hAnsi="Calibri" w:cs="Calibri"/>
        </w:rPr>
        <w:commentReference w:id="202"/>
      </w:r>
      <w:r w:rsidR="009B6475">
        <w:rPr>
          <w:bCs/>
          <w:lang w:val="en"/>
        </w:rPr>
        <w:t xml:space="preserve">. </w:t>
      </w:r>
      <w:commentRangeStart w:id="203"/>
      <w:r w:rsidR="009B6475">
        <w:rPr>
          <w:bCs/>
          <w:lang w:val="en"/>
        </w:rPr>
        <w:t xml:space="preserve">Northern cardinals </w:t>
      </w:r>
      <w:commentRangeEnd w:id="203"/>
      <w:r w:rsidR="00082B9C">
        <w:rPr>
          <w:rStyle w:val="CommentReference"/>
          <w:rFonts w:ascii="Calibri" w:eastAsia="Calibri" w:hAnsi="Calibri" w:cs="Calibri"/>
        </w:rPr>
        <w:commentReference w:id="203"/>
      </w:r>
      <w:r w:rsidR="009B6475">
        <w:rPr>
          <w:bCs/>
          <w:lang w:val="en"/>
        </w:rPr>
        <w:t xml:space="preserve">are larger than pyrrhuloxia and therefore may have had a more favorable pre-existing muscular physiology that has allowed them to better adapt to the urban environment. The behavioral and </w:t>
      </w:r>
      <w:del w:id="204" w:author="Sabrina McNew" w:date="2025-03-11T11:08:00Z" w16du:dateUtc="2025-03-11T18:08:00Z">
        <w:r w:rsidR="009B6475" w:rsidDel="00450B80">
          <w:rPr>
            <w:bCs/>
            <w:lang w:val="en"/>
          </w:rPr>
          <w:delText xml:space="preserve">hematological </w:delText>
        </w:r>
      </w:del>
      <w:ins w:id="205" w:author="Sabrina McNew" w:date="2025-03-11T11:08:00Z" w16du:dateUtc="2025-03-11T18:08:00Z">
        <w:r w:rsidR="00450B80">
          <w:rPr>
            <w:bCs/>
            <w:lang w:val="en"/>
          </w:rPr>
          <w:t xml:space="preserve">physiological </w:t>
        </w:r>
      </w:ins>
      <w:r w:rsidR="009B6475">
        <w:rPr>
          <w:bCs/>
          <w:lang w:val="en"/>
        </w:rPr>
        <w:t xml:space="preserve">differences between these species are understudied but our results suggest that traits </w:t>
      </w:r>
      <w:commentRangeStart w:id="206"/>
      <w:r w:rsidR="009B6475">
        <w:rPr>
          <w:bCs/>
          <w:lang w:val="en"/>
        </w:rPr>
        <w:t xml:space="preserve">in these realms </w:t>
      </w:r>
      <w:commentRangeEnd w:id="206"/>
      <w:r w:rsidR="006E5D09">
        <w:rPr>
          <w:rStyle w:val="CommentReference"/>
          <w:rFonts w:ascii="Calibri" w:eastAsia="Calibri" w:hAnsi="Calibri" w:cs="Calibri"/>
        </w:rPr>
        <w:commentReference w:id="206"/>
      </w:r>
      <w:r w:rsidR="009B6475">
        <w:rPr>
          <w:bCs/>
          <w:lang w:val="en"/>
        </w:rPr>
        <w:t xml:space="preserve">may predict a species’ ability to persist in developed areas, </w:t>
      </w:r>
      <w:commentRangeStart w:id="207"/>
      <w:r w:rsidR="009B6475">
        <w:rPr>
          <w:bCs/>
          <w:lang w:val="en"/>
        </w:rPr>
        <w:t xml:space="preserve">particularly in ecologies </w:t>
      </w:r>
      <w:proofErr w:type="gramStart"/>
      <w:r w:rsidR="009B6475">
        <w:rPr>
          <w:bCs/>
          <w:lang w:val="en"/>
        </w:rPr>
        <w:t>similar to</w:t>
      </w:r>
      <w:proofErr w:type="gramEnd"/>
      <w:r w:rsidR="009B6475">
        <w:rPr>
          <w:bCs/>
          <w:lang w:val="en"/>
        </w:rPr>
        <w:t xml:space="preserve"> the Sonoran Desert</w:t>
      </w:r>
      <w:commentRangeEnd w:id="207"/>
      <w:r w:rsidR="00271EEE">
        <w:rPr>
          <w:rStyle w:val="CommentReference"/>
          <w:rFonts w:ascii="Calibri" w:eastAsia="Calibri" w:hAnsi="Calibri" w:cs="Calibri"/>
        </w:rPr>
        <w:commentReference w:id="207"/>
      </w:r>
      <w:r w:rsidR="009B6475">
        <w:rPr>
          <w:bCs/>
          <w:lang w:val="en"/>
        </w:rPr>
        <w:t>.</w:t>
      </w:r>
    </w:p>
    <w:p w14:paraId="0DFFABF2" w14:textId="53F414B6" w:rsidR="002D25B2" w:rsidRDefault="009B6475" w:rsidP="00FE72A9">
      <w:pPr>
        <w:spacing w:line="480" w:lineRule="auto"/>
        <w:ind w:firstLine="720"/>
        <w:rPr>
          <w:bCs/>
          <w:lang w:val="en"/>
        </w:rPr>
      </w:pPr>
      <w:r>
        <w:rPr>
          <w:bCs/>
          <w:lang w:val="en"/>
        </w:rPr>
        <w:t xml:space="preserve">GO terms </w:t>
      </w:r>
      <w:del w:id="208" w:author="Sabrina McNew" w:date="2025-03-11T11:10:00Z" w16du:dateUtc="2025-03-11T18:10:00Z">
        <w:r w:rsidDel="004F5FBA">
          <w:rPr>
            <w:bCs/>
            <w:lang w:val="en"/>
          </w:rPr>
          <w:delText xml:space="preserve">illustrate </w:delText>
        </w:r>
      </w:del>
      <w:ins w:id="209" w:author="Sabrina McNew" w:date="2025-03-11T11:10:00Z" w16du:dateUtc="2025-03-11T18:10:00Z">
        <w:r w:rsidR="004F5FBA">
          <w:rPr>
            <w:bCs/>
            <w:lang w:val="en"/>
          </w:rPr>
          <w:t xml:space="preserve">identify </w:t>
        </w:r>
      </w:ins>
      <w:r w:rsidR="00963D70">
        <w:rPr>
          <w:bCs/>
          <w:lang w:val="en"/>
        </w:rPr>
        <w:t xml:space="preserve">potential </w:t>
      </w:r>
      <w:del w:id="210" w:author="Sabrina McNew" w:date="2025-03-11T11:10:00Z" w16du:dateUtc="2025-03-11T18:10:00Z">
        <w:r w:rsidR="00963D70" w:rsidDel="004F5FBA">
          <w:rPr>
            <w:bCs/>
            <w:lang w:val="en"/>
          </w:rPr>
          <w:delText>functions that selection acted upon</w:delText>
        </w:r>
        <w:r w:rsidDel="004F5FBA">
          <w:rPr>
            <w:bCs/>
            <w:lang w:val="en"/>
          </w:rPr>
          <w:delText xml:space="preserve"> for</w:delText>
        </w:r>
        <w:r w:rsidR="00963D70" w:rsidDel="004F5FBA">
          <w:rPr>
            <w:bCs/>
            <w:lang w:val="en"/>
          </w:rPr>
          <w:delText xml:space="preserve"> our candidate genes</w:delText>
        </w:r>
      </w:del>
      <w:ins w:id="211" w:author="Sabrina McNew" w:date="2025-03-11T11:10:00Z" w16du:dateUtc="2025-03-11T18:10:00Z">
        <w:r w:rsidR="004F5FBA">
          <w:rPr>
            <w:bCs/>
            <w:lang w:val="en"/>
          </w:rPr>
          <w:t>functions relating to urb</w:t>
        </w:r>
      </w:ins>
      <w:ins w:id="212" w:author="Sabrina McNew" w:date="2025-03-11T11:11:00Z" w16du:dateUtc="2025-03-11T18:11:00Z">
        <w:r w:rsidR="004F5FBA">
          <w:rPr>
            <w:bCs/>
            <w:lang w:val="en"/>
          </w:rPr>
          <w:t xml:space="preserve">an adaptation that could be the target of future investigation. </w:t>
        </w:r>
      </w:ins>
      <w:del w:id="213" w:author="Sabrina McNew" w:date="2025-03-11T11:11:00Z" w16du:dateUtc="2025-03-11T18:11:00Z">
        <w:r w:rsidR="00963D70" w:rsidDel="004F5FBA">
          <w:rPr>
            <w:bCs/>
            <w:lang w:val="en"/>
          </w:rPr>
          <w:delText xml:space="preserve">, but these are not </w:delText>
        </w:r>
      </w:del>
      <w:del w:id="214" w:author="Sabrina McNew" w:date="2025-03-11T11:10:00Z" w16du:dateUtc="2025-03-11T18:10:00Z">
        <w:r w:rsidR="00963D70" w:rsidDel="00450B80">
          <w:rPr>
            <w:bCs/>
            <w:lang w:val="en"/>
          </w:rPr>
          <w:delText xml:space="preserve">always </w:delText>
        </w:r>
      </w:del>
      <w:del w:id="215" w:author="Sabrina McNew" w:date="2025-03-11T11:11:00Z" w16du:dateUtc="2025-03-11T18:11:00Z">
        <w:r w:rsidR="00963D70" w:rsidDel="004F5FBA">
          <w:rPr>
            <w:bCs/>
            <w:lang w:val="en"/>
          </w:rPr>
          <w:delText xml:space="preserve">definitive. </w:delText>
        </w:r>
      </w:del>
      <w:del w:id="216" w:author="Sabrina McNew" w:date="2025-03-11T11:51:00Z" w16du:dateUtc="2025-03-11T18:51:00Z">
        <w:r w:rsidR="00963D70" w:rsidDel="00095868">
          <w:rPr>
            <w:bCs/>
            <w:lang w:val="en"/>
          </w:rPr>
          <w:delText>For example, t</w:delText>
        </w:r>
        <w:r w:rsidR="00A50D58" w:rsidDel="00095868">
          <w:rPr>
            <w:bCs/>
            <w:lang w:val="en"/>
          </w:rPr>
          <w:delText>he t</w:delText>
        </w:r>
      </w:del>
      <w:ins w:id="217" w:author="Sabrina McNew" w:date="2025-03-11T11:51:00Z" w16du:dateUtc="2025-03-11T18:51:00Z">
        <w:r w:rsidR="00095868">
          <w:rPr>
            <w:bCs/>
            <w:lang w:val="en"/>
          </w:rPr>
          <w:t>T</w:t>
        </w:r>
      </w:ins>
      <w:r w:rsidR="00A50D58">
        <w:rPr>
          <w:bCs/>
          <w:lang w:val="en"/>
        </w:rPr>
        <w:t>wo</w:t>
      </w:r>
      <w:r w:rsidR="002D25B2">
        <w:rPr>
          <w:bCs/>
          <w:lang w:val="en"/>
        </w:rPr>
        <w:t xml:space="preserve"> genes</w:t>
      </w:r>
      <w:del w:id="218" w:author="Sabrina McNew" w:date="2025-03-11T11:55:00Z" w16du:dateUtc="2025-03-11T18:55:00Z">
        <w:r w:rsidR="002D25B2" w:rsidDel="00095868">
          <w:rPr>
            <w:bCs/>
            <w:lang w:val="en"/>
          </w:rPr>
          <w:delText xml:space="preserve"> </w:delText>
        </w:r>
      </w:del>
      <w:del w:id="219" w:author="Sabrina McNew" w:date="2025-03-11T11:52:00Z" w16du:dateUtc="2025-03-11T18:52:00Z">
        <w:r w:rsidR="00A50D58" w:rsidDel="00095868">
          <w:rPr>
            <w:bCs/>
            <w:lang w:val="en"/>
          </w:rPr>
          <w:delText xml:space="preserve">that </w:delText>
        </w:r>
        <w:r w:rsidR="002D25B2" w:rsidDel="00095868">
          <w:rPr>
            <w:bCs/>
            <w:lang w:val="en"/>
          </w:rPr>
          <w:delText>drove the signal associated with</w:delText>
        </w:r>
      </w:del>
      <w:ins w:id="220" w:author="Sabrina McNew" w:date="2025-03-11T11:56:00Z" w16du:dateUtc="2025-03-11T18:56:00Z">
        <w:r w:rsidR="00095868">
          <w:rPr>
            <w:bCs/>
            <w:lang w:val="en"/>
          </w:rPr>
          <w:t xml:space="preserve"> involved in significant</w:t>
        </w:r>
      </w:ins>
      <w:ins w:id="221" w:author="Sabrina McNew" w:date="2025-03-11T11:55:00Z" w16du:dateUtc="2025-03-11T18:55:00Z">
        <w:r w:rsidR="00095868">
          <w:rPr>
            <w:bCs/>
            <w:lang w:val="en"/>
          </w:rPr>
          <w:t xml:space="preserve"> GO categories related to</w:t>
        </w:r>
      </w:ins>
      <w:r w:rsidR="002D25B2">
        <w:rPr>
          <w:bCs/>
          <w:lang w:val="en"/>
        </w:rPr>
        <w:t xml:space="preserve"> blood physiology</w:t>
      </w:r>
      <w:r w:rsidR="00A50D58">
        <w:rPr>
          <w:bCs/>
          <w:lang w:val="en"/>
        </w:rPr>
        <w:t xml:space="preserve"> in northern cardinals</w:t>
      </w:r>
      <w:r w:rsidR="002D25B2">
        <w:rPr>
          <w:bCs/>
          <w:lang w:val="en"/>
        </w:rPr>
        <w:t>, FGA (fibrinogen alpha chain) and FGB (fibrinogen beta chain)</w:t>
      </w:r>
      <w:r w:rsidR="00A50D58">
        <w:rPr>
          <w:bCs/>
          <w:lang w:val="en"/>
        </w:rPr>
        <w:t xml:space="preserve"> </w:t>
      </w:r>
      <w:del w:id="222" w:author="Sabrina McNew" w:date="2025-03-11T11:52:00Z" w16du:dateUtc="2025-03-11T18:52:00Z">
        <w:r w:rsidR="00A50D58" w:rsidDel="00095868">
          <w:rPr>
            <w:bCs/>
            <w:lang w:val="en"/>
          </w:rPr>
          <w:delText xml:space="preserve">influence </w:delText>
        </w:r>
      </w:del>
      <w:ins w:id="223" w:author="Sabrina McNew" w:date="2025-03-11T11:52:00Z" w16du:dateUtc="2025-03-11T18:52:00Z">
        <w:r w:rsidR="00095868">
          <w:rPr>
            <w:bCs/>
            <w:lang w:val="en"/>
          </w:rPr>
          <w:t xml:space="preserve">have roles in </w:t>
        </w:r>
      </w:ins>
      <w:r w:rsidR="00963D70">
        <w:rPr>
          <w:bCs/>
          <w:lang w:val="en"/>
        </w:rPr>
        <w:t xml:space="preserve">both </w:t>
      </w:r>
      <w:r w:rsidR="002D25B2">
        <w:rPr>
          <w:bCs/>
          <w:lang w:val="en"/>
        </w:rPr>
        <w:t>clotting</w:t>
      </w:r>
      <w:r w:rsidR="00A50D58">
        <w:rPr>
          <w:bCs/>
          <w:lang w:val="en"/>
        </w:rPr>
        <w:t xml:space="preserve"> and </w:t>
      </w:r>
      <w:r w:rsidR="002D25B2">
        <w:rPr>
          <w:bCs/>
          <w:lang w:val="en"/>
        </w:rPr>
        <w:t>immune system responses</w:t>
      </w:r>
      <w:commentRangeStart w:id="224"/>
      <w:r w:rsidR="002D25B2">
        <w:rPr>
          <w:bCs/>
          <w:lang w:val="en"/>
        </w:rPr>
        <w:t xml:space="preserve">. </w:t>
      </w:r>
      <w:moveToRangeStart w:id="225" w:author="Sabrina McNew" w:date="2025-03-11T11:58:00Z" w:name="move192586705"/>
      <w:moveTo w:id="226" w:author="Sabrina McNew" w:date="2025-03-11T11:58:00Z" w16du:dateUtc="2025-03-11T18:58:00Z">
        <w:r w:rsidR="00095868">
          <w:rPr>
            <w:bCs/>
            <w:lang w:val="en"/>
          </w:rPr>
          <w:t xml:space="preserve">Clotting may be essential for </w:t>
        </w:r>
        <w:r w:rsidR="00095868">
          <w:rPr>
            <w:bCs/>
            <w:lang w:val="en"/>
          </w:rPr>
          <w:lastRenderedPageBreak/>
          <w:t>adaptation to an urban environment, where species may interact with or even consume novel sharp objects including plastics, may be more at risk of harm from an introduced predator like a house cat (</w:t>
        </w:r>
        <w:r w:rsidR="00095868">
          <w:rPr>
            <w:bCs/>
            <w:i/>
            <w:iCs/>
            <w:lang w:val="en"/>
          </w:rPr>
          <w:t>Felis catus</w:t>
        </w:r>
        <w:r w:rsidR="00095868" w:rsidRPr="00963D70">
          <w:rPr>
            <w:bCs/>
            <w:lang w:val="en"/>
          </w:rPr>
          <w:t>)</w:t>
        </w:r>
        <w:r w:rsidR="00095868">
          <w:rPr>
            <w:bCs/>
            <w:lang w:val="en"/>
          </w:rPr>
          <w:t xml:space="preserve">, or may experience intraspecific conflicts at higher rates or with greater intensity over more concentrated </w:t>
        </w:r>
        <w:commentRangeStart w:id="227"/>
        <w:r w:rsidR="00095868">
          <w:rPr>
            <w:bCs/>
            <w:lang w:val="en"/>
          </w:rPr>
          <w:t>resources</w:t>
        </w:r>
        <w:commentRangeEnd w:id="227"/>
        <w:r w:rsidR="00095868">
          <w:rPr>
            <w:rStyle w:val="CommentReference"/>
            <w:rFonts w:ascii="Calibri" w:eastAsia="Calibri" w:hAnsi="Calibri" w:cs="Calibri"/>
          </w:rPr>
          <w:commentReference w:id="227"/>
        </w:r>
      </w:moveTo>
      <w:commentRangeEnd w:id="224"/>
      <w:r w:rsidR="0060228C">
        <w:rPr>
          <w:rStyle w:val="CommentReference"/>
          <w:rFonts w:ascii="Calibri" w:eastAsia="Calibri" w:hAnsi="Calibri" w:cs="Calibri"/>
        </w:rPr>
        <w:commentReference w:id="224"/>
      </w:r>
      <w:moveTo w:id="228" w:author="Sabrina McNew" w:date="2025-03-11T11:58:00Z" w16du:dateUtc="2025-03-11T18:58:00Z">
        <w:r w:rsidR="00095868">
          <w:rPr>
            <w:bCs/>
            <w:lang w:val="en"/>
          </w:rPr>
          <w:t xml:space="preserve">. </w:t>
        </w:r>
        <w:commentRangeStart w:id="229"/>
        <w:r w:rsidR="00095868">
          <w:rPr>
            <w:bCs/>
            <w:lang w:val="en"/>
          </w:rPr>
          <w:t>The signals of selection on genes involved in tissue regeneration in Pyrrhuloxia support this interpretation</w:t>
        </w:r>
        <w:commentRangeEnd w:id="229"/>
        <w:r w:rsidR="00095868">
          <w:rPr>
            <w:rStyle w:val="CommentReference"/>
            <w:rFonts w:ascii="Calibri" w:eastAsia="Calibri" w:hAnsi="Calibri" w:cs="Calibri"/>
          </w:rPr>
          <w:commentReference w:id="229"/>
        </w:r>
        <w:r w:rsidR="00095868">
          <w:rPr>
            <w:bCs/>
            <w:lang w:val="en"/>
          </w:rPr>
          <w:t xml:space="preserve">. </w:t>
        </w:r>
      </w:moveTo>
      <w:moveToRangeEnd w:id="225"/>
      <w:ins w:id="230" w:author="Sabrina McNew" w:date="2025-03-11T11:58:00Z" w16du:dateUtc="2025-03-11T18:58:00Z">
        <w:r w:rsidR="00095868">
          <w:rPr>
            <w:bCs/>
            <w:lang w:val="en"/>
          </w:rPr>
          <w:t xml:space="preserve">However, selection on these genes could alternatively reflect altered pressure on immune function in urban landscapes. </w:t>
        </w:r>
      </w:ins>
      <w:r w:rsidR="002D25B2">
        <w:rPr>
          <w:bCs/>
          <w:lang w:val="en"/>
        </w:rPr>
        <w:t xml:space="preserve">FGA is associated with immunosuppressive activities and has been shown to be </w:t>
      </w:r>
      <w:commentRangeStart w:id="231"/>
      <w:r w:rsidR="002D25B2">
        <w:rPr>
          <w:bCs/>
          <w:lang w:val="en"/>
        </w:rPr>
        <w:t xml:space="preserve">downregulated </w:t>
      </w:r>
      <w:commentRangeEnd w:id="231"/>
      <w:r w:rsidR="00657383">
        <w:rPr>
          <w:rStyle w:val="CommentReference"/>
          <w:rFonts w:ascii="Calibri" w:eastAsia="Calibri" w:hAnsi="Calibri" w:cs="Calibri"/>
        </w:rPr>
        <w:commentReference w:id="231"/>
      </w:r>
      <w:r w:rsidR="002D25B2">
        <w:rPr>
          <w:bCs/>
          <w:lang w:val="en"/>
        </w:rPr>
        <w:t>in chickens resistant to Marek’s disease virus</w:t>
      </w:r>
      <w:r w:rsidR="001A72F4">
        <w:rPr>
          <w:bCs/>
          <w:lang w:val="en"/>
        </w:rPr>
        <w:t xml:space="preserve"> </w:t>
      </w:r>
      <w:r w:rsidR="001A72F4">
        <w:rPr>
          <w:bCs/>
          <w:lang w:val="en"/>
        </w:rPr>
        <w:fldChar w:fldCharType="begin"/>
      </w:r>
      <w:r w:rsidR="001A72F4">
        <w:rPr>
          <w:bCs/>
          <w:lang w:val="en"/>
        </w:rPr>
        <w:instrText xml:space="preserve"> ADDIN ZOTERO_ITEM CSL_CITATION {"citationID":"F213YXbB","properties":{"formattedCitation":"(Dong et al., 2017)","plainCitation":"(Dong et al., 2017)","noteIndex":0},"citationItems":[{"id":997,"uris":["http://zotero.org/users/15902993/items/K92WJH4T"],"itemData":{"id":997,"type":"article-journal","abstract":"Marek’s disease (MD), caused by Marek’s disease virus (MDV), remains an economically significant threat to the poultry industry worldwide. Genetic resistance to MD is a promising alternative strategy to augment current control measures (vaccination and management). However, only a few functional genes reportedly conferring MD resistance have been identified. Here, we performed a comparative transcriptomics analysis of two highly inbred yet genetically divergent lines of chickens (line 63 and 72) that are resistant and susceptible to MD, respectively, in response to a very virulent plus strain of MDV (vv+MDV) challenge at cytolytic phase. A total of 203 DEGs in response to MDV challenge were identified in the two lines. Of these, 96 DEGs were in common for both lines, in addition to 36 and 71 DEGs that were specific for line 63 and 72, respectively. Functional enrichment analysis results showed the DEGs were significantly enriched in GO terms and pathways associated with immune response. Especially, the four DEGs, FGA, ALB, FN1, and F13A1 that reportedly facilitate virus invasion or immunosuppression, were found to be significantly up-regulated in the susceptible line 72 but down-regulated in the resistant line 63 birds. These results provide new resources for future studies to further elucidate the genetic mechanism conferring MD resistance.","container-title":"PLOS ONE","DOI":"10.1371/journal.pone.0178923","ISSN":"1932-6203","issue":"6","journalAbbreviation":"PLOS ONE","language":"en","note":"publisher: Public Library of Science","page":"e0178923","source":"PLoS Journals","title":"Comparative transcriptomics of genetically divergent lines of chickens in response to Marek’s disease virus challenge at cytolytic phase","volume":"12","author":[{"family":"Dong","given":"Kunzhe"},{"family":"Chang","given":"Shuang"},{"family":"Xie","given":"Qingmei"},{"family":"Black-Pyrkosz","given":"Alexis"},{"family":"Zhang","given":"Huanmin"}],"issued":{"date-parts":[["2017",6,7]]}}}],"schema":"https://github.com/citation-style-language/schema/raw/master/csl-citation.json"} </w:instrText>
      </w:r>
      <w:r w:rsidR="001A72F4">
        <w:rPr>
          <w:bCs/>
          <w:lang w:val="en"/>
        </w:rPr>
        <w:fldChar w:fldCharType="separate"/>
      </w:r>
      <w:r w:rsidR="001A72F4">
        <w:rPr>
          <w:bCs/>
          <w:noProof/>
          <w:lang w:val="en"/>
        </w:rPr>
        <w:t>(Dong et al., 2017)</w:t>
      </w:r>
      <w:r w:rsidR="001A72F4">
        <w:rPr>
          <w:bCs/>
          <w:lang w:val="en"/>
        </w:rPr>
        <w:fldChar w:fldCharType="end"/>
      </w:r>
      <w:r w:rsidR="002D25B2">
        <w:rPr>
          <w:bCs/>
          <w:lang w:val="en"/>
        </w:rPr>
        <w:t>, and both are shown to be downregulated in response to</w:t>
      </w:r>
      <w:r w:rsidR="002D25B2" w:rsidRPr="008B5654">
        <w:t xml:space="preserve"> </w:t>
      </w:r>
      <w:proofErr w:type="spellStart"/>
      <w:r w:rsidR="002D25B2" w:rsidRPr="008B5654">
        <w:rPr>
          <w:bCs/>
          <w:i/>
          <w:iCs/>
          <w:lang w:val="en"/>
        </w:rPr>
        <w:t>Riemerella</w:t>
      </w:r>
      <w:proofErr w:type="spellEnd"/>
      <w:r w:rsidR="002D25B2" w:rsidRPr="008B5654">
        <w:rPr>
          <w:bCs/>
          <w:i/>
          <w:iCs/>
          <w:lang w:val="en"/>
        </w:rPr>
        <w:t xml:space="preserve"> </w:t>
      </w:r>
      <w:proofErr w:type="spellStart"/>
      <w:r w:rsidR="002D25B2" w:rsidRPr="008B5654">
        <w:rPr>
          <w:bCs/>
          <w:i/>
          <w:iCs/>
          <w:lang w:val="en"/>
        </w:rPr>
        <w:t>anatipestifer</w:t>
      </w:r>
      <w:proofErr w:type="spellEnd"/>
      <w:r w:rsidR="002D25B2">
        <w:rPr>
          <w:bCs/>
          <w:lang w:val="en"/>
        </w:rPr>
        <w:t xml:space="preserve"> infection in ducks</w:t>
      </w:r>
      <w:r w:rsidR="001A72F4">
        <w:rPr>
          <w:bCs/>
          <w:lang w:val="en"/>
        </w:rPr>
        <w:t xml:space="preserve"> </w:t>
      </w:r>
      <w:r w:rsidR="001A72F4">
        <w:rPr>
          <w:bCs/>
          <w:lang w:val="en"/>
        </w:rPr>
        <w:fldChar w:fldCharType="begin"/>
      </w:r>
      <w:r w:rsidR="001A72F4">
        <w:rPr>
          <w:bCs/>
          <w:lang w:val="en"/>
        </w:rPr>
        <w:instrText xml:space="preserve"> ADDIN ZOTERO_ITEM CSL_CITATION {"citationID":"7qLc4cFX","properties":{"formattedCitation":"(Zhou et al., 2013)","plainCitation":"(Zhou et al., 2013)","noteIndex":0},"citationItems":[{"id":550,"uris":["http://zotero.org/users/15902993/items/XCAVSYD4"],"itemData":{"id":550,"type":"article-journal","abstract":"Riemerella anatipestifer is one of the most economically important pathogens of farm ducks worldwide. The molecular mechanisms that underlie its pathogenesis, particularly the host response to R. anatipestifer infection, are poorly understood. The differentially expressed gene profile of duck livers at 24 h following R. anatipestifer infection was therefore investigated using suppression subtractive hybridizaton analysis. A total of 45 differentially expressed genes were identified, which primarily included genes for proteins involved in acute-phase response, inflammatory response, immune response, wound healing and iron homeostasis. For the expression level of 20 genes from those 45 analysed by quantitative reverse transcriptase-polymerase chain reaction at 8, 24 and 48 h post infection, significant differences were observed among the three time points of measurements. The result from this study revealed a gene expression profile of duck liver during R. anatipestifer infection, and those genes with a role in the immune response and wound healing deserving further investigation to elucidate their respective roles during infection.","container-title":"Avian Pathology","DOI":"10.1080/03079457.2013.770127","ISSN":"0307-9457","issue":"2","note":"publisher: Taylor &amp; Francis\n_eprint: https://doi.org/10.1080/03079457.2013.770127\nPMID: 23581439","page":"129-136","source":"Taylor and Francis+NEJM","title":"Gene expression responses to Riemerella anatipestifer infection in the liver of ducks","volume":"42","author":[{"family":"Zhou","given":"Zutao"},{"family":"Li","given":"Xiaowen"},{"family":"Xiao","given":"Yuncai"},{"family":"Wang","given":"Xiliang"},{"family":"Tian","given":"Wenxia"},{"family":"Peng","given":"Xiaoya"},{"family":"Bi","given":"Dingren"},{"family":"Sun","given":"Ming"},{"family":"Li","given":"Zili"}],"issued":{"date-parts":[["2013",4,1]]}}}],"schema":"https://github.com/citation-style-language/schema/raw/master/csl-citation.json"} </w:instrText>
      </w:r>
      <w:r w:rsidR="001A72F4">
        <w:rPr>
          <w:bCs/>
          <w:lang w:val="en"/>
        </w:rPr>
        <w:fldChar w:fldCharType="separate"/>
      </w:r>
      <w:r w:rsidR="001A72F4">
        <w:rPr>
          <w:bCs/>
          <w:noProof/>
          <w:lang w:val="en"/>
        </w:rPr>
        <w:t>(Zhou et al., 2013)</w:t>
      </w:r>
      <w:r w:rsidR="001A72F4">
        <w:rPr>
          <w:bCs/>
          <w:lang w:val="en"/>
        </w:rPr>
        <w:fldChar w:fldCharType="end"/>
      </w:r>
      <w:r w:rsidR="002D25B2">
        <w:rPr>
          <w:bCs/>
          <w:lang w:val="en"/>
        </w:rPr>
        <w:t>.</w:t>
      </w:r>
      <w:r>
        <w:rPr>
          <w:bCs/>
          <w:lang w:val="en"/>
        </w:rPr>
        <w:t xml:space="preserve"> </w:t>
      </w:r>
      <w:ins w:id="232" w:author="Sabrina McNew" w:date="2025-03-11T11:57:00Z" w16du:dateUtc="2025-03-11T18:57:00Z">
        <w:r w:rsidR="00095868">
          <w:rPr>
            <w:bCs/>
            <w:lang w:val="en"/>
          </w:rPr>
          <w:t xml:space="preserve">It is possible that urbanization is associated with greater risk of disease transmission (cite something). </w:t>
        </w:r>
      </w:ins>
      <w:moveToRangeStart w:id="233" w:author="Sabrina McNew" w:date="2025-03-11T11:56:00Z" w:name="move192586631"/>
      <w:moveTo w:id="234" w:author="Sabrina McNew" w:date="2025-03-11T11:56:00Z" w16du:dateUtc="2025-03-11T18:56:00Z">
        <w:del w:id="235" w:author="Sabrina McNew" w:date="2025-03-11T11:57:00Z" w16du:dateUtc="2025-03-11T18:57:00Z">
          <w:r w:rsidR="00095868" w:rsidDel="00095868">
            <w:rPr>
              <w:bCs/>
              <w:lang w:val="en"/>
            </w:rPr>
            <w:delText>Alternatively, a</w:delText>
          </w:r>
        </w:del>
      </w:moveTo>
      <w:ins w:id="236" w:author="Sabrina McNew" w:date="2025-03-11T11:57:00Z" w16du:dateUtc="2025-03-11T18:57:00Z">
        <w:r w:rsidR="00095868">
          <w:rPr>
            <w:bCs/>
            <w:lang w:val="en"/>
          </w:rPr>
          <w:t>Infectious diseases</w:t>
        </w:r>
      </w:ins>
      <w:moveTo w:id="237" w:author="Sabrina McNew" w:date="2025-03-11T11:56:00Z" w16du:dateUtc="2025-03-11T18:56:00Z">
        <w:del w:id="238" w:author="Sabrina McNew" w:date="2025-03-11T11:57:00Z" w16du:dateUtc="2025-03-11T18:57:00Z">
          <w:r w:rsidR="00095868" w:rsidDel="00095868">
            <w:rPr>
              <w:bCs/>
              <w:lang w:val="en"/>
            </w:rPr>
            <w:delText>vian</w:delText>
          </w:r>
        </w:del>
        <w:r w:rsidR="00095868">
          <w:rPr>
            <w:bCs/>
            <w:lang w:val="en"/>
          </w:rPr>
          <w:t xml:space="preserve"> </w:t>
        </w:r>
        <w:del w:id="239" w:author="Sabrina McNew" w:date="2025-03-11T11:57:00Z" w16du:dateUtc="2025-03-11T18:57:00Z">
          <w:r w:rsidR="00095868" w:rsidDel="00095868">
            <w:rPr>
              <w:bCs/>
              <w:lang w:val="en"/>
            </w:rPr>
            <w:delText xml:space="preserve">diseases </w:delText>
          </w:r>
        </w:del>
        <w:r w:rsidR="00095868">
          <w:rPr>
            <w:bCs/>
            <w:lang w:val="en"/>
          </w:rPr>
          <w:t xml:space="preserve">can spread more rapidly through bird feeders or interactions with poultry and released avian pets, and selection may instead act on these genes due to their immune </w:t>
        </w:r>
        <w:commentRangeStart w:id="240"/>
        <w:r w:rsidR="00095868">
          <w:rPr>
            <w:bCs/>
            <w:lang w:val="en"/>
          </w:rPr>
          <w:t>functions</w:t>
        </w:r>
      </w:moveTo>
      <w:commentRangeEnd w:id="240"/>
      <w:r w:rsidR="00657383">
        <w:rPr>
          <w:rStyle w:val="CommentReference"/>
          <w:rFonts w:ascii="Calibri" w:eastAsia="Calibri" w:hAnsi="Calibri" w:cs="Calibri"/>
        </w:rPr>
        <w:commentReference w:id="240"/>
      </w:r>
      <w:moveTo w:id="241" w:author="Sabrina McNew" w:date="2025-03-11T11:56:00Z" w16du:dateUtc="2025-03-11T18:56:00Z">
        <w:r w:rsidR="00095868">
          <w:rPr>
            <w:bCs/>
            <w:lang w:val="en"/>
          </w:rPr>
          <w:t>.</w:t>
        </w:r>
        <w:del w:id="242" w:author="Sabrina McNew" w:date="2025-03-11T12:00:00Z" w16du:dateUtc="2025-03-11T19:00:00Z">
          <w:r w:rsidR="00095868" w:rsidDel="00657383">
            <w:rPr>
              <w:bCs/>
              <w:lang w:val="en"/>
            </w:rPr>
            <w:delText xml:space="preserve"> </w:delText>
          </w:r>
        </w:del>
      </w:moveTo>
      <w:moveToRangeEnd w:id="233"/>
      <w:ins w:id="243" w:author="Sabrina McNew" w:date="2025-03-11T11:59:00Z" w16du:dateUtc="2025-03-11T18:59:00Z">
        <w:r w:rsidR="00657383">
          <w:rPr>
            <w:bCs/>
            <w:lang w:val="en"/>
          </w:rPr>
          <w:t xml:space="preserve"> </w:t>
        </w:r>
      </w:ins>
      <w:moveFromRangeStart w:id="244" w:author="Sabrina McNew" w:date="2025-03-11T11:58:00Z" w:name="move192586705"/>
      <w:moveFrom w:id="245" w:author="Sabrina McNew" w:date="2025-03-11T11:58:00Z" w16du:dateUtc="2025-03-11T18:58:00Z">
        <w:r w:rsidR="00963D70" w:rsidDel="00095868">
          <w:rPr>
            <w:bCs/>
            <w:lang w:val="en"/>
          </w:rPr>
          <w:t>Clotting may be essential for adaptation to an urban environment, where species may interact with or even consume novel sharp objects including plastics, may be more at risk of harm from an introduced predator like a house cat (</w:t>
        </w:r>
        <w:r w:rsidR="00963D70" w:rsidDel="00095868">
          <w:rPr>
            <w:bCs/>
            <w:i/>
            <w:iCs/>
            <w:lang w:val="en"/>
          </w:rPr>
          <w:t>Felis catus</w:t>
        </w:r>
        <w:r w:rsidR="00963D70" w:rsidRPr="00963D70" w:rsidDel="00095868">
          <w:rPr>
            <w:bCs/>
            <w:lang w:val="en"/>
          </w:rPr>
          <w:t>)</w:t>
        </w:r>
        <w:r w:rsidR="00963D70" w:rsidDel="00095868">
          <w:rPr>
            <w:bCs/>
            <w:lang w:val="en"/>
          </w:rPr>
          <w:t xml:space="preserve">, or may experience intraspecific conflicts at higher rates or with greater intensity over more concentrated </w:t>
        </w:r>
        <w:commentRangeStart w:id="246"/>
        <w:r w:rsidR="00963D70" w:rsidDel="00095868">
          <w:rPr>
            <w:bCs/>
            <w:lang w:val="en"/>
          </w:rPr>
          <w:t>resources</w:t>
        </w:r>
        <w:commentRangeEnd w:id="246"/>
        <w:r w:rsidR="004F5FBA" w:rsidDel="00095868">
          <w:rPr>
            <w:rStyle w:val="CommentReference"/>
            <w:rFonts w:ascii="Calibri" w:eastAsia="Calibri" w:hAnsi="Calibri" w:cs="Calibri"/>
          </w:rPr>
          <w:commentReference w:id="246"/>
        </w:r>
        <w:r w:rsidR="00963D70" w:rsidDel="00095868">
          <w:rPr>
            <w:bCs/>
            <w:lang w:val="en"/>
          </w:rPr>
          <w:t xml:space="preserve">. </w:t>
        </w:r>
        <w:commentRangeStart w:id="247"/>
        <w:r w:rsidR="00A87208" w:rsidDel="00095868">
          <w:rPr>
            <w:bCs/>
            <w:lang w:val="en"/>
          </w:rPr>
          <w:t>The signals of selection on genes involved in tissue regeneration in Pyrrhuloxia support this interpretation</w:t>
        </w:r>
        <w:commentRangeEnd w:id="247"/>
        <w:r w:rsidR="00450B80" w:rsidDel="00095868">
          <w:rPr>
            <w:rStyle w:val="CommentReference"/>
            <w:rFonts w:ascii="Calibri" w:eastAsia="Calibri" w:hAnsi="Calibri" w:cs="Calibri"/>
          </w:rPr>
          <w:commentReference w:id="247"/>
        </w:r>
        <w:r w:rsidR="00A87208" w:rsidDel="00095868">
          <w:rPr>
            <w:bCs/>
            <w:lang w:val="en"/>
          </w:rPr>
          <w:t xml:space="preserve">. </w:t>
        </w:r>
      </w:moveFrom>
      <w:moveFromRangeEnd w:id="244"/>
      <w:del w:id="248" w:author="Sabrina McNew" w:date="2025-03-11T11:12:00Z" w16du:dateUtc="2025-03-11T18:12:00Z">
        <w:r w:rsidR="00963D70" w:rsidDel="004F5FBA">
          <w:rPr>
            <w:bCs/>
            <w:lang w:val="en"/>
          </w:rPr>
          <w:delText xml:space="preserve">Additionally, changes to blood physiology may improve the species’ responses to extended periods of dehydration. </w:delText>
        </w:r>
      </w:del>
      <w:r w:rsidR="00E9295A">
        <w:rPr>
          <w:bCs/>
          <w:lang w:val="en"/>
        </w:rPr>
        <w:t xml:space="preserve">Two </w:t>
      </w:r>
      <w:del w:id="249" w:author="Sabrina McNew" w:date="2025-03-11T11:12:00Z" w16du:dateUtc="2025-03-11T18:12:00Z">
        <w:r w:rsidR="00E9295A" w:rsidDel="004F5FBA">
          <w:rPr>
            <w:bCs/>
            <w:lang w:val="en"/>
          </w:rPr>
          <w:delText xml:space="preserve">additionally </w:delText>
        </w:r>
      </w:del>
      <w:ins w:id="250" w:author="Sabrina McNew" w:date="2025-03-11T11:12:00Z" w16du:dateUtc="2025-03-11T18:12:00Z">
        <w:r w:rsidR="004F5FBA">
          <w:rPr>
            <w:bCs/>
            <w:lang w:val="en"/>
          </w:rPr>
          <w:t xml:space="preserve">other </w:t>
        </w:r>
      </w:ins>
      <w:commentRangeStart w:id="251"/>
      <w:r w:rsidR="00E9295A">
        <w:rPr>
          <w:bCs/>
          <w:lang w:val="en"/>
        </w:rPr>
        <w:t xml:space="preserve">identified GO terms </w:t>
      </w:r>
      <w:commentRangeEnd w:id="251"/>
      <w:r w:rsidR="00657383">
        <w:rPr>
          <w:rStyle w:val="CommentReference"/>
          <w:rFonts w:ascii="Calibri" w:eastAsia="Calibri" w:hAnsi="Calibri" w:cs="Calibri"/>
        </w:rPr>
        <w:commentReference w:id="251"/>
      </w:r>
      <w:del w:id="252" w:author="Sabrina McNew" w:date="2025-03-11T11:12:00Z" w16du:dateUtc="2025-03-11T18:12:00Z">
        <w:r w:rsidR="00E9295A" w:rsidDel="004F5FBA">
          <w:rPr>
            <w:bCs/>
            <w:lang w:val="en"/>
          </w:rPr>
          <w:delText>support this interpretation</w:delText>
        </w:r>
      </w:del>
      <w:ins w:id="253" w:author="Sabrina McNew" w:date="2025-03-11T11:12:00Z" w16du:dateUtc="2025-03-11T18:12:00Z">
        <w:r w:rsidR="004F5FBA">
          <w:rPr>
            <w:bCs/>
            <w:lang w:val="en"/>
          </w:rPr>
          <w:t>suggest responses to urbanization related to drought tolerance</w:t>
        </w:r>
      </w:ins>
      <w:r w:rsidR="00E9295A">
        <w:rPr>
          <w:bCs/>
          <w:lang w:val="en"/>
        </w:rPr>
        <w:t xml:space="preserve">: organonitrogen compound metabolic process and </w:t>
      </w:r>
      <w:r w:rsidR="00E9295A" w:rsidRPr="00712099">
        <w:rPr>
          <w:bCs/>
          <w:lang w:val="en"/>
        </w:rPr>
        <w:t>regulation of body fluid level</w:t>
      </w:r>
      <w:r w:rsidR="00E9295A">
        <w:rPr>
          <w:bCs/>
          <w:lang w:val="en"/>
        </w:rPr>
        <w:t xml:space="preserve">s both suggest an adaptation to deal with low-water availability. </w:t>
      </w:r>
      <w:moveFromRangeStart w:id="254" w:author="Sabrina McNew" w:date="2025-03-11T11:56:00Z" w:name="move192586631"/>
      <w:commentRangeStart w:id="255"/>
      <w:moveFrom w:id="256" w:author="Sabrina McNew" w:date="2025-03-11T11:56:00Z" w16du:dateUtc="2025-03-11T18:56:00Z">
        <w:r w:rsidR="00963D70" w:rsidDel="004F5FBA">
          <w:rPr>
            <w:bCs/>
            <w:lang w:val="en"/>
          </w:rPr>
          <w:t>Alternatively, avian diseases can spread more rapidly through bird feeders or interactions with poultry and released avian pets</w:t>
        </w:r>
        <w:r w:rsidR="00E9295A" w:rsidDel="004F5FBA">
          <w:rPr>
            <w:bCs/>
            <w:lang w:val="en"/>
          </w:rPr>
          <w:t>, and selection may instead act on these genes due to their immune functions.</w:t>
        </w:r>
        <w:r w:rsidR="00A87208" w:rsidDel="004F5FBA">
          <w:rPr>
            <w:bCs/>
            <w:lang w:val="en"/>
          </w:rPr>
          <w:t xml:space="preserve"> </w:t>
        </w:r>
      </w:moveFrom>
      <w:moveFromRangeEnd w:id="254"/>
      <w:r w:rsidR="00A87208">
        <w:rPr>
          <w:bCs/>
          <w:lang w:val="en"/>
        </w:rPr>
        <w:t xml:space="preserve">These are not mutually exclusive interpretations, as the same genotype may improve clotting, fluid retention, and immune function. </w:t>
      </w:r>
      <w:commentRangeEnd w:id="255"/>
      <w:r w:rsidR="00657383">
        <w:rPr>
          <w:rStyle w:val="CommentReference"/>
          <w:rFonts w:ascii="Calibri" w:eastAsia="Calibri" w:hAnsi="Calibri" w:cs="Calibri"/>
        </w:rPr>
        <w:commentReference w:id="255"/>
      </w:r>
      <w:ins w:id="257" w:author="Sabrina McNew" w:date="2025-03-11T12:02:00Z" w16du:dateUtc="2025-03-11T19:02:00Z">
        <w:r w:rsidR="00657383">
          <w:rPr>
            <w:bCs/>
            <w:lang w:val="en"/>
          </w:rPr>
          <w:t xml:space="preserve">Are </w:t>
        </w:r>
      </w:ins>
    </w:p>
    <w:p w14:paraId="5ACBA658" w14:textId="1632F90F" w:rsidR="00AC1477" w:rsidRDefault="00657383" w:rsidP="00FE72A9">
      <w:pPr>
        <w:spacing w:line="480" w:lineRule="auto"/>
        <w:ind w:firstLine="720"/>
        <w:rPr>
          <w:bCs/>
          <w:lang w:val="en"/>
        </w:rPr>
      </w:pPr>
      <w:ins w:id="258" w:author="Sabrina McNew" w:date="2025-03-11T12:04:00Z" w16du:dateUtc="2025-03-11T19:04:00Z">
        <w:r>
          <w:rPr>
            <w:bCs/>
            <w:lang w:val="en"/>
          </w:rPr>
          <w:t xml:space="preserve">Several </w:t>
        </w:r>
      </w:ins>
      <w:ins w:id="259" w:author="Sabrina McNew" w:date="2025-03-11T12:06:00Z" w16du:dateUtc="2025-03-11T19:06:00Z">
        <w:r>
          <w:rPr>
            <w:bCs/>
            <w:lang w:val="en"/>
          </w:rPr>
          <w:t xml:space="preserve">genomic </w:t>
        </w:r>
      </w:ins>
      <w:ins w:id="260" w:author="Sabrina McNew" w:date="2025-03-11T12:31:00Z" w16du:dateUtc="2025-03-11T19:31:00Z">
        <w:r w:rsidR="00A549AF">
          <w:rPr>
            <w:bCs/>
            <w:lang w:val="en"/>
          </w:rPr>
          <w:t>differences between urban and rural birds</w:t>
        </w:r>
      </w:ins>
      <w:ins w:id="261" w:author="Sabrina McNew" w:date="2025-03-11T12:07:00Z" w16du:dateUtc="2025-03-11T19:07:00Z">
        <w:r>
          <w:rPr>
            <w:bCs/>
            <w:lang w:val="en"/>
          </w:rPr>
          <w:t xml:space="preserve"> </w:t>
        </w:r>
      </w:ins>
      <w:ins w:id="262" w:author="Sabrina McNew" w:date="2025-03-11T12:30:00Z" w16du:dateUtc="2025-03-11T19:30:00Z">
        <w:r w:rsidR="00A549AF">
          <w:rPr>
            <w:bCs/>
            <w:lang w:val="en"/>
          </w:rPr>
          <w:t xml:space="preserve">were associated </w:t>
        </w:r>
      </w:ins>
      <w:ins w:id="263" w:author="Sabrina McNew" w:date="2025-03-11T12:31:00Z" w16du:dateUtc="2025-03-11T19:31:00Z">
        <w:r w:rsidR="00A549AF">
          <w:rPr>
            <w:bCs/>
            <w:lang w:val="en"/>
          </w:rPr>
          <w:t>with muscle function.</w:t>
        </w:r>
      </w:ins>
      <w:ins w:id="264" w:author="Sabrina McNew" w:date="2025-03-11T12:04:00Z" w16du:dateUtc="2025-03-11T19:04:00Z">
        <w:r>
          <w:rPr>
            <w:bCs/>
            <w:lang w:val="en"/>
          </w:rPr>
          <w:t xml:space="preserve"> </w:t>
        </w:r>
      </w:ins>
      <w:del w:id="265" w:author="Sabrina McNew" w:date="2025-03-11T12:31:00Z" w16du:dateUtc="2025-03-11T19:31:00Z">
        <w:r w:rsidR="00963D70" w:rsidDel="00A549AF">
          <w:rPr>
            <w:bCs/>
            <w:lang w:val="en"/>
          </w:rPr>
          <w:delText xml:space="preserve">However, the evidence for selection on muscle function in northern cardinals is more </w:delText>
        </w:r>
        <w:r w:rsidR="00FE72A9" w:rsidDel="00A549AF">
          <w:rPr>
            <w:bCs/>
            <w:lang w:val="en"/>
          </w:rPr>
          <w:delText>straightforward</w:delText>
        </w:r>
        <w:r w:rsidR="00963D70" w:rsidDel="00A549AF">
          <w:rPr>
            <w:bCs/>
            <w:lang w:val="en"/>
          </w:rPr>
          <w:delText xml:space="preserve">. </w:delText>
        </w:r>
      </w:del>
      <w:r w:rsidR="002D25B2">
        <w:rPr>
          <w:bCs/>
          <w:lang w:val="en"/>
        </w:rPr>
        <w:t xml:space="preserve">Four genes </w:t>
      </w:r>
      <w:r w:rsidR="00963D70">
        <w:rPr>
          <w:bCs/>
          <w:lang w:val="en"/>
        </w:rPr>
        <w:t xml:space="preserve">identified in northern cardinals </w:t>
      </w:r>
      <w:r w:rsidR="002D25B2">
        <w:rPr>
          <w:bCs/>
          <w:lang w:val="en"/>
        </w:rPr>
        <w:t xml:space="preserve">were involved in muscle development. DMD (Dystrophin) and </w:t>
      </w:r>
      <w:r w:rsidR="002D25B2" w:rsidRPr="008B5654">
        <w:rPr>
          <w:bCs/>
          <w:lang w:val="en"/>
        </w:rPr>
        <w:t>SGCZ</w:t>
      </w:r>
      <w:r w:rsidR="002D25B2">
        <w:rPr>
          <w:bCs/>
          <w:lang w:val="en"/>
        </w:rPr>
        <w:t xml:space="preserve"> (</w:t>
      </w:r>
      <w:proofErr w:type="spellStart"/>
      <w:r w:rsidR="002D25B2" w:rsidRPr="008B5654">
        <w:rPr>
          <w:bCs/>
          <w:lang w:val="en"/>
        </w:rPr>
        <w:t>Sarcoglycan</w:t>
      </w:r>
      <w:proofErr w:type="spellEnd"/>
      <w:r w:rsidR="002D25B2" w:rsidRPr="008B5654">
        <w:rPr>
          <w:bCs/>
          <w:lang w:val="en"/>
        </w:rPr>
        <w:t xml:space="preserve"> Zeta</w:t>
      </w:r>
      <w:r w:rsidR="002D25B2">
        <w:rPr>
          <w:bCs/>
          <w:lang w:val="en"/>
        </w:rPr>
        <w:t xml:space="preserve">) both produce parts of the </w:t>
      </w:r>
      <w:r w:rsidR="002D25B2" w:rsidRPr="008B5654">
        <w:rPr>
          <w:bCs/>
          <w:lang w:val="en"/>
        </w:rPr>
        <w:t>dystrophin-associated glycoprotein complex</w:t>
      </w:r>
      <w:r w:rsidR="002D25B2">
        <w:rPr>
          <w:bCs/>
          <w:lang w:val="en"/>
        </w:rPr>
        <w:t xml:space="preserve"> (DGC), which is a fundamental structural protein in skeletal and cardiac muscle cells and regulates insulin receptor activity in these cells with major effects on muscle development </w:t>
      </w:r>
      <w:r w:rsidR="001A72F4">
        <w:rPr>
          <w:bCs/>
          <w:lang w:val="en"/>
        </w:rPr>
        <w:fldChar w:fldCharType="begin"/>
      </w:r>
      <w:r w:rsidR="001A72F4">
        <w:rPr>
          <w:bCs/>
          <w:lang w:val="en"/>
        </w:rPr>
        <w:instrText xml:space="preserve"> ADDIN ZOTERO_ITEM CSL_CITATION {"citationID":"b3iKkjpG","properties":{"formattedCitation":"(Eid Mutlak et al., 2020)","plainCitation":"(Eid Mutlak et al., 2020)","noteIndex":0},"citationItems":[{"id":552,"uris":["http://zotero.org/users/15902993/items/RW5HHU7Z"],"itemData":{"id":552,"type":"article-journal","abstract":"Signaling through the insulin receptor governs central physiological functions related to cell growth and metabolism. Here we show by tandem native protein complex purification approach and super-resolution STED microscopy that insulin receptor activity requires association with the fundamental structural module in muscle, the dystrophin glycoprotein complex (DGC), and the desmosomal component plakoglobin (γ-catenin). The integrity of this high-molecular-mass assembly renders skeletal muscle susceptibility to insulin, because DGC-insulin receptor dissociation by plakoglobin downregulation reduces insulin signaling and causes atrophy. Furthermore, low insulin receptor activity in muscles from transgenic or fasted mice decreases plakoglobin-DGC-insulin receptor content on the plasma membrane, but not when plakoglobin is overexpressed. By masking β-dystroglycan LIR domains, plakoglobin prevents autophagic clearance of plakoglobin-DGC-insulin receptor co-assemblies and maintains their function. Our findings establish DGC as a signaling hub, and provide a possible mechanism for the insulin resistance in Duchenne Muscular Dystrophy, and for the cardiomyopathies seen with plakoglobin mutations.","container-title":"Nature Communications","DOI":"10.1038/s41467-020-14895-9","ISSN":"2041-1723","issue":"1","journalAbbreviation":"Nat Commun","language":"en","license":"2020 The Author(s)","note":"publisher: Nature Publishing Group","page":"1381","source":"www.nature.com","title":"A signaling hub of insulin receptor, dystrophin glycoprotein complex and plakoglobin regulates muscle size","volume":"11","author":[{"family":"Eid Mutlak","given":"Yara"},{"family":"Aweida","given":"Dina"},{"family":"Volodin","given":"Alexandra"},{"family":"Ayalon","given":"Bar"},{"family":"Dahan","given":"Nitsan"},{"family":"Parnis","given":"Anna"},{"family":"Cohen","given":"Shenhav"}],"issued":{"date-parts":[["2020",3,13]]}}}],"schema":"https://github.com/citation-style-language/schema/raw/master/csl-citation.json"} </w:instrText>
      </w:r>
      <w:r w:rsidR="001A72F4">
        <w:rPr>
          <w:bCs/>
          <w:lang w:val="en"/>
        </w:rPr>
        <w:fldChar w:fldCharType="separate"/>
      </w:r>
      <w:r w:rsidR="001A72F4">
        <w:rPr>
          <w:bCs/>
          <w:noProof/>
          <w:lang w:val="en"/>
        </w:rPr>
        <w:t>(Eid Mutlak et al., 2020)</w:t>
      </w:r>
      <w:r w:rsidR="001A72F4">
        <w:rPr>
          <w:bCs/>
          <w:lang w:val="en"/>
        </w:rPr>
        <w:fldChar w:fldCharType="end"/>
      </w:r>
      <w:r w:rsidR="002D25B2">
        <w:rPr>
          <w:bCs/>
          <w:lang w:val="en"/>
        </w:rPr>
        <w:t xml:space="preserve">. </w:t>
      </w:r>
      <w:r w:rsidR="002D25B2" w:rsidRPr="008B5654">
        <w:rPr>
          <w:bCs/>
          <w:lang w:val="en"/>
        </w:rPr>
        <w:t>MYF5</w:t>
      </w:r>
      <w:r w:rsidR="002D25B2">
        <w:rPr>
          <w:bCs/>
          <w:lang w:val="en"/>
        </w:rPr>
        <w:t xml:space="preserve"> and </w:t>
      </w:r>
      <w:r w:rsidR="002D25B2" w:rsidRPr="008B5654">
        <w:rPr>
          <w:bCs/>
          <w:lang w:val="en"/>
        </w:rPr>
        <w:t>MYF6</w:t>
      </w:r>
      <w:r w:rsidR="002D25B2">
        <w:rPr>
          <w:bCs/>
          <w:lang w:val="en"/>
        </w:rPr>
        <w:t xml:space="preserve"> (Myogenic Factor 5 and 6), essential factors in muscle tissue development, were also outlier genes. </w:t>
      </w:r>
      <w:commentRangeStart w:id="266"/>
      <w:r w:rsidR="002D25B2">
        <w:rPr>
          <w:bCs/>
          <w:lang w:val="en"/>
        </w:rPr>
        <w:t xml:space="preserve">33 </w:t>
      </w:r>
      <w:commentRangeEnd w:id="266"/>
      <w:r>
        <w:rPr>
          <w:rStyle w:val="CommentReference"/>
          <w:rFonts w:ascii="Calibri" w:eastAsia="Calibri" w:hAnsi="Calibri" w:cs="Calibri"/>
        </w:rPr>
        <w:commentReference w:id="266"/>
      </w:r>
      <w:r w:rsidR="002D25B2">
        <w:rPr>
          <w:bCs/>
          <w:lang w:val="en"/>
        </w:rPr>
        <w:t xml:space="preserve">additional genes were </w:t>
      </w:r>
      <w:r w:rsidR="002D25B2">
        <w:rPr>
          <w:bCs/>
          <w:lang w:val="en"/>
        </w:rPr>
        <w:lastRenderedPageBreak/>
        <w:t xml:space="preserve">identified in various aspects of tissue integrity: cell-adhesion, junction, morphogenesis, and signaling (Table </w:t>
      </w:r>
      <w:r w:rsidR="001A72F4">
        <w:rPr>
          <w:bCs/>
          <w:lang w:val="en"/>
        </w:rPr>
        <w:t>S</w:t>
      </w:r>
      <w:r w:rsidR="002D25B2">
        <w:rPr>
          <w:bCs/>
          <w:lang w:val="en"/>
        </w:rPr>
        <w:t>1).</w:t>
      </w:r>
      <w:r w:rsidR="00AC1477">
        <w:rPr>
          <w:bCs/>
          <w:lang w:val="en"/>
        </w:rPr>
        <w:t xml:space="preserve"> Pyrrhuloxia too showed some evidence of selection on muscle development, particularly with respect to the</w:t>
      </w:r>
      <w:r w:rsidR="002D25B2">
        <w:rPr>
          <w:bCs/>
          <w:lang w:val="en"/>
        </w:rPr>
        <w:t xml:space="preserve"> insulin-like growth factor (IGF) receptor signaling pathway. IGF</w:t>
      </w:r>
      <w:r w:rsidR="00AC1477">
        <w:rPr>
          <w:bCs/>
          <w:lang w:val="en"/>
        </w:rPr>
        <w:t xml:space="preserve"> receptors</w:t>
      </w:r>
      <w:r w:rsidR="002D25B2">
        <w:rPr>
          <w:bCs/>
          <w:lang w:val="en"/>
        </w:rPr>
        <w:t xml:space="preserve"> are associated with muscle development in response to acute exercise or in preparation for migration </w:t>
      </w:r>
      <w:r w:rsidR="001A72F4">
        <w:rPr>
          <w:bCs/>
          <w:lang w:val="en"/>
        </w:rPr>
        <w:fldChar w:fldCharType="begin"/>
      </w:r>
      <w:r w:rsidR="001A72F4">
        <w:rPr>
          <w:bCs/>
          <w:lang w:val="en"/>
        </w:rPr>
        <w:instrText xml:space="preserve"> ADDIN ZOTERO_ITEM CSL_CITATION {"citationID":"WnNEgt6E","properties":{"formattedCitation":"(Price et al., 2011)","plainCitation":"(Price et al., 2011)","noteIndex":0},"citationItems":[{"id":557,"uris":["http://zotero.org/users/15902993/items/E62L6IC5"],"itemData":{"id":557,"type":"article-journal","abstract":"Seasonal adjustments to muscle size in migratory birds may result from preparatory physiological changes or responses to changed workloads. The mechanisms controlling these changes in size are poorly understood. We investigated some potential mediators of flight muscle size (myostatin and insulin-like growth factor, IGF1) in pectoralis muscles of wild wintering or migrating white-throated sparrows (Zonotrichia albicollis), captive white-throated sparrows that were photoperiod manipulated to be in a `wintering' or `migratory' (Zugunruhe) state, and captive European starlings (Sturnus vulgaris) that were either exercised for 2 weeks in a wind tunnel or untrained. Flight muscle size increased in photo-stimulated `migrants' and in exercised starlings. Acute exercise but not long-term training caused increased expression of IGF1, but neither caused a change in expression of myostatin or its metalloprotease activator TLL1. Photo-stimulated `migrant' sparrows demonstrated increased expression of both myostatin and IGF1, but wild sparrows exhibited no significant seasonal changes in expression of either myostatin or IGF1. Additionally, in both study species we describe several splice variants of myostatin that are shared with distantly related bird species. We demonstrate that their expression patterns are not different from those of the typical myostatin, suggesting that they have no functional importance and may be mistakes of the splicing machinery. We conclude that IGF1 is likely to be an important mediator of muscle phenotypic flexibility during acute exercise and during endogenous, seasonal preparation for migration. The role of myostatin is less clear, but its paradoxical increase in photo-stimulated `migrants' may indicate a role in seasonal adjustments of protein turnover.","container-title":"Journal of Experimental Biology","DOI":"10.1242/jeb.057620","ISSN":"0022-0949","issue":"17","journalAbbreviation":"Journal of Experimental Biology","page":"2823-2831","source":"Silverchair","title":"Migration- and exercise-induced changes to flight muscle size in migratory birds and association with IGF1 and myostatin mRNA expression","volume":"214","author":[{"family":"Price","given":"Edwin R."},{"family":"Bauchinger","given":"Ulf"},{"family":"Zajac","given":"Daria M."},{"family":"Cerasale","given":"David J."},{"family":"McFarlan","given":"Jay T."},{"family":"Gerson","given":"Alexander R."},{"family":"McWilliams","given":"Scott R."},{"family":"Guglielmo","given":"Christopher G."}],"issued":{"date-parts":[["2011",9,1]]}}}],"schema":"https://github.com/citation-style-language/schema/raw/master/csl-citation.json"} </w:instrText>
      </w:r>
      <w:r w:rsidR="001A72F4">
        <w:rPr>
          <w:bCs/>
          <w:lang w:val="en"/>
        </w:rPr>
        <w:fldChar w:fldCharType="separate"/>
      </w:r>
      <w:r w:rsidR="001A72F4">
        <w:rPr>
          <w:bCs/>
          <w:noProof/>
          <w:lang w:val="en"/>
        </w:rPr>
        <w:t>(Price et al., 2011)</w:t>
      </w:r>
      <w:r w:rsidR="001A72F4">
        <w:rPr>
          <w:bCs/>
          <w:lang w:val="en"/>
        </w:rPr>
        <w:fldChar w:fldCharType="end"/>
      </w:r>
      <w:r w:rsidR="002D25B2">
        <w:rPr>
          <w:bCs/>
          <w:lang w:val="en"/>
        </w:rPr>
        <w:t>, rapid nestling growth</w:t>
      </w:r>
      <w:r w:rsidR="001A72F4">
        <w:rPr>
          <w:bCs/>
          <w:lang w:val="en"/>
        </w:rPr>
        <w:t xml:space="preserve"> </w:t>
      </w:r>
      <w:r w:rsidR="001A72F4">
        <w:rPr>
          <w:bCs/>
          <w:lang w:val="en"/>
        </w:rPr>
        <w:fldChar w:fldCharType="begin"/>
      </w:r>
      <w:r w:rsidR="001A72F4">
        <w:rPr>
          <w:bCs/>
          <w:lang w:val="en"/>
        </w:rPr>
        <w:instrText xml:space="preserve"> ADDIN ZOTERO_ITEM CSL_CITATION {"citationID":"TFqm766z","properties":{"formattedCitation":"(Lodjak et al., 2017)","plainCitation":"(Lodjak et al., 2017)","noteIndex":0},"citationItems":[{"id":999,"uris":["http://zotero.org/users/15902993/items/52KI557W"],"itemData":{"id":999,"type":"article-journal","abstract":"Life history of animals is strongly linked with the variability in postnatal growth rates, because the ability to achieve necessary body mass early in life is directly connected with the ability to survive and reproduce later in life. Surprisingly, little is known about the physiological mechanisms connecting food availability with the variability of growth in wild animals. We used a hormonal injection treatment in free-living nestlings of the pied flycatcher (Ficedula hypoleuca). In doing this, we aimed to see how their plasma insulin-like growth factor 1 (IGF-1) levels and its mediation of growth rate vary in response to administration of exogenous IGF-1 during the early period of postnatal development. We showed that the levels of IGF-1 as well as growth rate and body size, in terms of body mass and tarsus length, were significantly higher in IGF-1-injected nestlings, compared with those in the control group. These differences became especially pronounced from day 7 post-hatch onwards during the 13-day nestling period. Additionally, the proportional investment into growth was more profoundly downregulated in IGF-1-injected nestlings at the end of the nestling period, which achieved fledging size earlier, compared with control nestlings. Our results are the first to highlight IGF-1 as the causal link between growth conditions and variability of growth rate and body size in wild vertebrates. Interestingly, the change in IGF-1 levels also showed a plausible, distinct adaptive age- and physical maturity-dependent pattern in nestlings to match the benefits gained by them when investing in growth, with the cost endured during the early days of postnatal development to maximize their fitness. Therefore, this mechanism might be among those mediating the maintenance of genetic variability in growth rates in populations, presumably regardless of the presence of strong directional selection acting upon them. A Lay Summary is available for this article.","container-title":"Functional Ecology","DOI":"10.1111/1365-2435.12679","ISSN":"1365-2435","issue":"1","language":"en","license":"© 2016 The Authors. Functional Ecology © 2016 British Ecological Society","note":"_eprint: https://onlinelibrary.wiley.com/doi/pdf/10.1111/1365-2435.12679","page":"184-191","source":"Wiley Online Library","title":"Causal link between insulin-like growth factor 1 and growth in nestlings of a wild passerine bird","volume":"31","author":[{"family":"Lodjak","given":"Jaanis"},{"family":"Mägi","given":"Marko"},{"family":"Sild","given":"Elin"},{"family":"Mänd","given":"Raivo"}],"issued":{"date-parts":[["2017"]]}}}],"schema":"https://github.com/citation-style-language/schema/raw/master/csl-citation.json"} </w:instrText>
      </w:r>
      <w:r w:rsidR="001A72F4">
        <w:rPr>
          <w:bCs/>
          <w:lang w:val="en"/>
        </w:rPr>
        <w:fldChar w:fldCharType="separate"/>
      </w:r>
      <w:r w:rsidR="001A72F4">
        <w:rPr>
          <w:bCs/>
          <w:noProof/>
          <w:lang w:val="en"/>
        </w:rPr>
        <w:t>(Lodjak et al., 2017)</w:t>
      </w:r>
      <w:r w:rsidR="001A72F4">
        <w:rPr>
          <w:bCs/>
          <w:lang w:val="en"/>
        </w:rPr>
        <w:fldChar w:fldCharType="end"/>
      </w:r>
      <w:r w:rsidR="002D25B2">
        <w:rPr>
          <w:bCs/>
          <w:lang w:val="en"/>
        </w:rPr>
        <w:t xml:space="preserve">, more rapid </w:t>
      </w:r>
      <w:proofErr w:type="spellStart"/>
      <w:r w:rsidR="002D25B2">
        <w:rPr>
          <w:bCs/>
          <w:lang w:val="en"/>
        </w:rPr>
        <w:t>moult</w:t>
      </w:r>
      <w:proofErr w:type="spellEnd"/>
      <w:r w:rsidR="002D25B2">
        <w:rPr>
          <w:bCs/>
          <w:lang w:val="en"/>
        </w:rPr>
        <w:t xml:space="preserve"> </w:t>
      </w:r>
      <w:r w:rsidR="001A72F4">
        <w:rPr>
          <w:bCs/>
          <w:lang w:val="en"/>
        </w:rPr>
        <w:fldChar w:fldCharType="begin"/>
      </w:r>
      <w:r w:rsidR="001A72F4">
        <w:rPr>
          <w:bCs/>
          <w:lang w:val="en"/>
        </w:rPr>
        <w:instrText xml:space="preserve"> ADDIN ZOTERO_ITEM CSL_CITATION {"citationID":"JfaRiIDx","properties":{"formattedCitation":"(Lendvai et al., 2021)","plainCitation":"(Lendvai et al., 2021)","noteIndex":0},"citationItems":[{"id":554,"uris":["http://zotero.org/users/15902993/items/RZYHAB5X"],"itemData":{"id":554,"type":"article-journal","abstract":"Moulting is a crucial, yet often overlooked life-history stage in many animals, when they renew their integumental structures. This life-history stage is an energetically demanding somatic growth event that has particular importance in birds because feathers play a crucial role in flight, insulation and communication. Somatic growth processes are regulated by the evolutionarily conserved peptide hormone insulin-like growth factor 1 (IGF-1). However, the role of IGF-1 in feather growth remains unknown. In this study, we captured 41 juvenile free-living bearded reedlings (Panurus biarmicus) that had started their first complete moult and brought them into captivity. Then, we manipulated their circulating IGF-1 levels using poly-(lactic-co-glycolid acid) microparticles (microspheres) that provide a sustained release of IGF-1. The treatment increased IGF-1 levels but did not affect the feather growth rate. However, 2 weeks after the treatment, birds in the increased IGF-1 group were moulting more feathers simultaneously than the controls and were at a more advanced stage of moult. Birds with experimentally increased IGF-1 levels had better quality feathers (measured by a lower number of fault bars) than the controls. These results suggest that an increase in IGF-1 does not speed up feather growth, but may alter moult intensity by initiating the renewal of several feathers simultaneously. This may shorten the overall moulting time but may imply costs in terms of IGF-1-induced oxidative stress.","container-title":"Journal of Experimental Biology","DOI":"10.1242/jeb.242481","ISSN":"0022-0949","issue":"14","journalAbbreviation":"Journal of Experimental Biology","page":"jeb242481","source":"Silverchair","title":"Effects of experimental increase in insulin-like growth factor 1 on feather growth rate, moult intensity and feather quality in a passerine bird","volume":"224","author":[{"family":"Lendvai","given":"Ádám Z."},{"family":"Tóth","given":"Zsófia"},{"family":"Mahr","given":"Katharina"},{"family":"Osváth","given":"Gergely"},{"family":"Vogel-Kindgen","given":"Sarah"},{"family":"Gander","given":"Bruno A."}],"issued":{"date-parts":[["2021",7,20]]}}}],"schema":"https://github.com/citation-style-language/schema/raw/master/csl-citation.json"} </w:instrText>
      </w:r>
      <w:r w:rsidR="001A72F4">
        <w:rPr>
          <w:bCs/>
          <w:lang w:val="en"/>
        </w:rPr>
        <w:fldChar w:fldCharType="separate"/>
      </w:r>
      <w:r w:rsidR="001A72F4">
        <w:rPr>
          <w:bCs/>
          <w:noProof/>
          <w:lang w:val="en"/>
        </w:rPr>
        <w:t>(Lendvai et al., 2021)</w:t>
      </w:r>
      <w:r w:rsidR="001A72F4">
        <w:rPr>
          <w:bCs/>
          <w:lang w:val="en"/>
        </w:rPr>
        <w:fldChar w:fldCharType="end"/>
      </w:r>
      <w:r w:rsidR="002D25B2">
        <w:rPr>
          <w:bCs/>
          <w:lang w:val="en"/>
        </w:rPr>
        <w:t>, ovarian function</w:t>
      </w:r>
      <w:r w:rsidR="001A72F4">
        <w:rPr>
          <w:bCs/>
          <w:lang w:val="en"/>
        </w:rPr>
        <w:t xml:space="preserve"> </w:t>
      </w:r>
      <w:r w:rsidR="001A72F4">
        <w:rPr>
          <w:bCs/>
          <w:lang w:val="en"/>
        </w:rPr>
        <w:fldChar w:fldCharType="begin"/>
      </w:r>
      <w:r w:rsidR="001A72F4">
        <w:rPr>
          <w:bCs/>
          <w:lang w:val="en"/>
        </w:rPr>
        <w:instrText xml:space="preserve"> ADDIN ZOTERO_ITEM CSL_CITATION {"citationID":"dX82GbdH","properties":{"formattedCitation":"(Onagbesan et al., 1999)","plainCitation":"(Onagbesan et al., 1999)","noteIndex":0},"citationItems":[{"id":560,"uris":["http://zotero.org/users/15902993/items/FAMSKXTT"],"itemData":{"id":560,"type":"article-journal","abstract":"In the past three decades, overwhelming evidence has accumulated to show that insulin-like growth factor (IGF)-I and -II, their receptors and binding proteins (IGFBP) (the IGF system), have major roles to play in the regulation of ovarian function in mammals. Although studies in birds did not start until 5–6 years ago, the limited information thus far available suggests that the IGFs act as autocrine/paracrine regulators of follicular growth and differentiation, just as observed in mammals. The genes for IGF-I and -II, type-I IGF receptor, IGFBP-2, and IGFBP-5 are expressed in both granulosa and theca cells of the chicken ovary. The mechanisms by which the IGF system controls ovarian function in the avian species are complex and involve interactions with the gonadotrophins (LH and FSH), growth hormone, and even other growth factors. Effects are different between strains and nutritional status.","container-title":"Domestic Animal Endocrinology","DOI":"10.1016/S0739-7240(99)00046-6","ISSN":"0739-7240","issue":"2","journalAbbreviation":"Domestic Animal Endocrinology","page":"299-313","source":"ScienceDirect","title":"Insulin-like growth factors in the regulation of avian ovarian functions","volume":"17","author":[{"family":"Onagbesan","given":"O. M."},{"family":"Vleugels","given":"B."},{"family":"Buys","given":"N."},{"family":"Bruggeman","given":"V."},{"family":"Safi","given":"M."},{"family":"Decuypere","given":"E."}],"issued":{"date-parts":[["1999",10,1]]}}}],"schema":"https://github.com/citation-style-language/schema/raw/master/csl-citation.json"} </w:instrText>
      </w:r>
      <w:r w:rsidR="001A72F4">
        <w:rPr>
          <w:bCs/>
          <w:lang w:val="en"/>
        </w:rPr>
        <w:fldChar w:fldCharType="separate"/>
      </w:r>
      <w:r w:rsidR="001A72F4">
        <w:rPr>
          <w:bCs/>
          <w:noProof/>
          <w:lang w:val="en"/>
        </w:rPr>
        <w:t>(Onagbesan et al., 1999)</w:t>
      </w:r>
      <w:r w:rsidR="001A72F4">
        <w:rPr>
          <w:bCs/>
          <w:lang w:val="en"/>
        </w:rPr>
        <w:fldChar w:fldCharType="end"/>
      </w:r>
      <w:r w:rsidR="002D25B2">
        <w:rPr>
          <w:bCs/>
          <w:lang w:val="en"/>
        </w:rPr>
        <w:t>, and increased oxidative stress</w:t>
      </w:r>
      <w:r w:rsidR="001A72F4">
        <w:rPr>
          <w:bCs/>
          <w:lang w:val="en"/>
        </w:rPr>
        <w:t xml:space="preserve"> </w:t>
      </w:r>
      <w:r w:rsidR="001A72F4">
        <w:rPr>
          <w:bCs/>
          <w:lang w:val="en"/>
        </w:rPr>
        <w:fldChar w:fldCharType="begin"/>
      </w:r>
      <w:r w:rsidR="001A72F4">
        <w:rPr>
          <w:bCs/>
          <w:lang w:val="en"/>
        </w:rPr>
        <w:instrText xml:space="preserve"> ADDIN ZOTERO_ITEM CSL_CITATION {"citationID":"8uQiGRBz","properties":{"formattedCitation":"(Lendvai et al., 2024)","plainCitation":"(Lendvai et al., 2024)","noteIndex":0},"citationItems":[{"id":1002,"uris":["http://zotero.org/users/15902993/items/RE87EAWK"],"itemData":{"id":1002,"type":"article-journal","abstract":"The insulin-like growth factor 1 (IGF-1) is a pleiotropic hormone that regulates essential life-history traits and is known for its major contribution to determining individual ageing processes. High levels of IGF-1 have been linked to increased mortality and are hypothesised to cause oxidative stress. This effect has been observed in laboratory animals, but whether it pertains to wild vertebrates has not been tested. This is surprising because studying the mechanisms that shape individual differences in lifespan is important to understanding mortality patterns in populations of free-living animals. We tested this hypothesis under semi-natural conditions by simulating elevated IGF-1 levels in captive bearded reedlings, a songbird species with an exceptionally fast pace of life. We subcutaneously injected slow-release biodegradable microspheres loaded with IGF-1 and achieved a systemic 3.7-fold increase of the hormone within the natural range for at least 24 h. Oxidative damage to lipids showed marked sexual differences: it significantly increased the day after the manipulation in treated males and returned to baseline levels four days post-treatment, while no treatment effect was apparent in females. Although there was no overall difference in survival between the treatment groups, high initial (pre-treatment) IGF-1 and low post-treatment plasma malondialdehyde levels were associated with enhanced survival prospects in males. These results suggest that males may be more susceptible to IGF-1-induced oxidative stress than females and quickly restoring oxidative balance may be related to fitness. IGF-1 levels evolve under opposing selection forces, and natural variation in this hormone’s level may reflect the outcome of individual optimization.","container-title":"Oecologia","DOI":"10.1007/s00442-024-05587-y","ISSN":"1432-1939","issue":"3","journalAbbreviation":"Oecologia","language":"en","page":"561-570","source":"Springer Link","title":"IGF-1 induces sex-specific oxidative damage and mortality in a songbird","volume":"205","author":[{"family":"Lendvai","given":"Ádám Z."},{"family":"Tóth","given":"Zsófia"},{"family":"Mahr","given":"Katharina"},{"family":"Pénzes","given":"Janka"},{"family":"Vogel-Kindgen","given":"Sarah"},{"family":"Gander","given":"Bruno A."},{"family":"Vágási","given":"Csongor I."}],"issued":{"date-parts":[["2024",8,1]]}}}],"schema":"https://github.com/citation-style-language/schema/raw/master/csl-citation.json"} </w:instrText>
      </w:r>
      <w:r w:rsidR="001A72F4">
        <w:rPr>
          <w:bCs/>
          <w:lang w:val="en"/>
        </w:rPr>
        <w:fldChar w:fldCharType="separate"/>
      </w:r>
      <w:r w:rsidR="001A72F4">
        <w:rPr>
          <w:bCs/>
          <w:noProof/>
          <w:lang w:val="en"/>
        </w:rPr>
        <w:t>(Lendvai et al., 2024)</w:t>
      </w:r>
      <w:r w:rsidR="001A72F4">
        <w:rPr>
          <w:bCs/>
          <w:lang w:val="en"/>
        </w:rPr>
        <w:fldChar w:fldCharType="end"/>
      </w:r>
      <w:r w:rsidR="002D25B2">
        <w:rPr>
          <w:bCs/>
          <w:lang w:val="en"/>
        </w:rPr>
        <w:t>.</w:t>
      </w:r>
      <w:commentRangeStart w:id="267"/>
      <w:commentRangeStart w:id="268"/>
      <w:r w:rsidR="00AC1477">
        <w:rPr>
          <w:bCs/>
          <w:lang w:val="en"/>
        </w:rPr>
        <w:t xml:space="preserve"> </w:t>
      </w:r>
      <w:r w:rsidR="00A87208">
        <w:rPr>
          <w:bCs/>
          <w:lang w:val="en"/>
        </w:rPr>
        <w:t>IGF receptors also play a role in diabetes and this signal could emerge due to increased carbohydrates in the diets of urban birds</w:t>
      </w:r>
      <w:r w:rsidR="001A72F4">
        <w:rPr>
          <w:bCs/>
          <w:lang w:val="en"/>
        </w:rPr>
        <w:t xml:space="preserve"> </w:t>
      </w:r>
      <w:r w:rsidR="001A72F4">
        <w:rPr>
          <w:bCs/>
          <w:lang w:val="en"/>
        </w:rPr>
        <w:fldChar w:fldCharType="begin"/>
      </w:r>
      <w:r w:rsidR="00034B1D">
        <w:rPr>
          <w:bCs/>
          <w:lang w:val="en"/>
        </w:rPr>
        <w:instrText xml:space="preserve"> ADDIN ZOTERO_ITEM CSL_CITATION {"citationID":"SsM2yqxR","properties":{"formattedCitation":"(Fall &amp; Ingelsson, 2014)","plainCitation":"(Fall &amp; Ingelsson, 2014)","noteIndex":0},"citationItems":[{"id":540,"uris":["http://zotero.org/users/15902993/items/UVRRR6JP"],"itemData":{"id":540,"type":"article-journal","abstract":"Until just a few years ago, the genetic determinants of obesity and metabolic syndrome were largely unknown, with the exception of a few forms of monogenic extreme obesity. Since genome-wide association studies (GWAS) became available, large advances have been made. The first single nucleotide polymorphism robustly associated with increased body mass index (BMI) was in 2007 mapped to a gene with for the time unknown function. This gene, now known as fat mass and obesity associated (FTO) has been repeatedly replicated in several ethnicities and is affecting obesity by regulating appetite. Since the first report from a GWAS of obesity, an increasing number of markers have been shown to be associated with BMI, other measures of obesity or fat distribution and metabolic syndrome. This systematic review of obesity GWAS will summarize genome-wide significant findings for obesity and metabolic syndrome and briefly give a few suggestions of what is to be expected in the next few years.","container-title":"Molecular and Cellular Endocrinology","DOI":"10.1016/j.mce.2012.08.018","ISSN":"0303-7207","issue":"1","journalAbbreviation":"Molecular and Cellular Endocrinology","page":"740-757","source":"ScienceDirect","title":"Genome-wide association studies of obesity and metabolic syndrome","volume":"382","author":[{"family":"Fall","given":"Tove"},{"family":"Ingelsson","given":"Erik"}],"issued":{"date-parts":[["2014",1,25]]}}}],"schema":"https://github.com/citation-style-language/schema/raw/master/csl-citation.json"} </w:instrText>
      </w:r>
      <w:r w:rsidR="001A72F4">
        <w:rPr>
          <w:bCs/>
          <w:lang w:val="en"/>
        </w:rPr>
        <w:fldChar w:fldCharType="separate"/>
      </w:r>
      <w:r w:rsidR="00034B1D">
        <w:rPr>
          <w:bCs/>
          <w:noProof/>
          <w:lang w:val="en"/>
        </w:rPr>
        <w:t>(Fall &amp; Ingelsson, 2014)</w:t>
      </w:r>
      <w:r w:rsidR="001A72F4">
        <w:rPr>
          <w:bCs/>
          <w:lang w:val="en"/>
        </w:rPr>
        <w:fldChar w:fldCharType="end"/>
      </w:r>
      <w:r w:rsidR="00A87208">
        <w:rPr>
          <w:bCs/>
          <w:lang w:val="en"/>
        </w:rPr>
        <w:t>.</w:t>
      </w:r>
      <w:commentRangeEnd w:id="267"/>
      <w:r w:rsidR="00A549AF">
        <w:rPr>
          <w:rStyle w:val="CommentReference"/>
          <w:rFonts w:ascii="Calibri" w:eastAsia="Calibri" w:hAnsi="Calibri" w:cs="Calibri"/>
        </w:rPr>
        <w:commentReference w:id="267"/>
      </w:r>
      <w:commentRangeEnd w:id="268"/>
      <w:r w:rsidR="009C0D14">
        <w:rPr>
          <w:rStyle w:val="CommentReference"/>
          <w:rFonts w:ascii="Calibri" w:eastAsia="Calibri" w:hAnsi="Calibri" w:cs="Calibri"/>
        </w:rPr>
        <w:commentReference w:id="268"/>
      </w:r>
    </w:p>
    <w:p w14:paraId="097A4C65" w14:textId="5E0D85C9" w:rsidR="00226C0D" w:rsidRDefault="002062CB" w:rsidP="00FE72A9">
      <w:pPr>
        <w:spacing w:line="480" w:lineRule="auto"/>
        <w:ind w:firstLine="720"/>
        <w:rPr>
          <w:bCs/>
          <w:lang w:val="en"/>
        </w:rPr>
      </w:pPr>
      <w:r>
        <w:rPr>
          <w:bCs/>
          <w:lang w:val="en"/>
        </w:rPr>
        <w:t xml:space="preserve">Three genes were identified by both </w:t>
      </w:r>
      <w:proofErr w:type="spellStart"/>
      <w:r>
        <w:rPr>
          <w:bCs/>
          <w:lang w:val="en"/>
        </w:rPr>
        <w:t>RAiSD</w:t>
      </w:r>
      <w:proofErr w:type="spellEnd"/>
      <w:r>
        <w:rPr>
          <w:bCs/>
          <w:lang w:val="en"/>
        </w:rPr>
        <w:t xml:space="preserve"> and F</w:t>
      </w:r>
      <w:r w:rsidRPr="002062CB">
        <w:rPr>
          <w:bCs/>
          <w:vertAlign w:val="superscript"/>
          <w:lang w:val="en"/>
        </w:rPr>
        <w:t>ST</w:t>
      </w:r>
      <w:r>
        <w:rPr>
          <w:bCs/>
          <w:lang w:val="en"/>
        </w:rPr>
        <w:t xml:space="preserve"> </w:t>
      </w:r>
      <w:ins w:id="269" w:author="Sabrina McNew" w:date="2025-03-11T12:32:00Z" w16du:dateUtc="2025-03-11T19:32:00Z">
        <w:r w:rsidR="00A549AF">
          <w:rPr>
            <w:bCs/>
            <w:lang w:val="en"/>
          </w:rPr>
          <w:t xml:space="preserve">as under selection in urban environments </w:t>
        </w:r>
      </w:ins>
      <w:r>
        <w:rPr>
          <w:bCs/>
          <w:lang w:val="en"/>
        </w:rPr>
        <w:t>in both northern cardinals an</w:t>
      </w:r>
      <w:r w:rsidR="00DC4E17">
        <w:rPr>
          <w:bCs/>
          <w:lang w:val="en"/>
        </w:rPr>
        <w:t>d</w:t>
      </w:r>
      <w:r>
        <w:rPr>
          <w:bCs/>
          <w:lang w:val="en"/>
        </w:rPr>
        <w:t xml:space="preserve"> pyrrhuloxia: CDKAL1, COL15A1, and TGFBR1. These three genes are associated with muscle development in different ways. </w:t>
      </w:r>
      <w:r w:rsidRPr="002062CB">
        <w:rPr>
          <w:bCs/>
          <w:lang w:val="en"/>
        </w:rPr>
        <w:t>CDKAL1 is associated with obesity in multiple studies</w:t>
      </w:r>
      <w:r w:rsidR="001A72F4">
        <w:rPr>
          <w:bCs/>
          <w:lang w:val="en"/>
        </w:rPr>
        <w:t xml:space="preserve"> </w:t>
      </w:r>
      <w:r w:rsidR="00034B1D">
        <w:rPr>
          <w:bCs/>
          <w:lang w:val="en"/>
        </w:rPr>
        <w:fldChar w:fldCharType="begin"/>
      </w:r>
      <w:r w:rsidR="00034B1D">
        <w:rPr>
          <w:bCs/>
          <w:lang w:val="en"/>
        </w:rPr>
        <w:instrText xml:space="preserve"> ADDIN ZOTERO_ITEM CSL_CITATION {"citationID":"BL5cCKgd","properties":{"formattedCitation":"(Fall &amp; Ingelsson, 2014)","plainCitation":"(Fall &amp; Ingelsson, 2014)","noteIndex":0},"citationItems":[{"id":540,"uris":["http://zotero.org/users/15902993/items/UVRRR6JP"],"itemData":{"id":540,"type":"article-journal","abstract":"Until just a few years ago, the genetic determinants of obesity and metabolic syndrome were largely unknown, with the exception of a few forms of monogenic extreme obesity. Since genome-wide association studies (GWAS) became available, large advances have been made. The first single nucleotide polymorphism robustly associated with increased body mass index (BMI) was in 2007 mapped to a gene with for the time unknown function. This gene, now known as fat mass and obesity associated (FTO) has been repeatedly replicated in several ethnicities and is affecting obesity by regulating appetite. Since the first report from a GWAS of obesity, an increasing number of markers have been shown to be associated with BMI, other measures of obesity or fat distribution and metabolic syndrome. This systematic review of obesity GWAS will summarize genome-wide significant findings for obesity and metabolic syndrome and briefly give a few suggestions of what is to be expected in the next few years.","container-title":"Molecular and Cellular Endocrinology","DOI":"10.1016/j.mce.2012.08.018","ISSN":"0303-7207","issue":"1","journalAbbreviation":"Molecular and Cellular Endocrinology","page":"740-757","source":"ScienceDirect","title":"Genome-wide association studies of obesity and metabolic syndrome","volume":"382","author":[{"family":"Fall","given":"Tove"},{"family":"Ingelsson","given":"Erik"}],"issued":{"date-parts":[["2014",1,25]]}}}],"schema":"https://github.com/citation-style-language/schema/raw/master/csl-citation.json"} </w:instrText>
      </w:r>
      <w:r w:rsidR="00034B1D">
        <w:rPr>
          <w:bCs/>
          <w:lang w:val="en"/>
        </w:rPr>
        <w:fldChar w:fldCharType="separate"/>
      </w:r>
      <w:r w:rsidR="00034B1D">
        <w:rPr>
          <w:bCs/>
          <w:noProof/>
          <w:lang w:val="en"/>
        </w:rPr>
        <w:t>(Fall &amp; Ingelsson, 2014)</w:t>
      </w:r>
      <w:r w:rsidR="00034B1D">
        <w:rPr>
          <w:bCs/>
          <w:lang w:val="en"/>
        </w:rPr>
        <w:fldChar w:fldCharType="end"/>
      </w:r>
      <w:r w:rsidR="00034B1D">
        <w:rPr>
          <w:bCs/>
          <w:lang w:val="en"/>
        </w:rPr>
        <w:t xml:space="preserve"> </w:t>
      </w:r>
      <w:r w:rsidRPr="002062CB">
        <w:rPr>
          <w:bCs/>
          <w:lang w:val="en"/>
        </w:rPr>
        <w:t>and type 2 diabetes</w:t>
      </w:r>
      <w:r w:rsidR="00034B1D">
        <w:rPr>
          <w:bCs/>
          <w:lang w:val="en"/>
        </w:rPr>
        <w:t xml:space="preserve"> </w:t>
      </w:r>
      <w:r w:rsidR="00034B1D">
        <w:rPr>
          <w:bCs/>
          <w:lang w:val="en"/>
        </w:rPr>
        <w:fldChar w:fldCharType="begin"/>
      </w:r>
      <w:r w:rsidR="00034B1D">
        <w:rPr>
          <w:bCs/>
          <w:lang w:val="en"/>
        </w:rPr>
        <w:instrText xml:space="preserve"> ADDIN ZOTERO_ITEM CSL_CITATION {"citationID":"4EwsHtAY","properties":{"formattedCitation":"(Ragvin et al., 2010)","plainCitation":"(Ragvin et al., 2010)","noteIndex":0},"citationItems":[{"id":546,"uris":["http://zotero.org/users/15902993/items/2VBBJ9X9"],"itemData":{"id":546,"type":"article-journal","abstract":"Genome-wide association studies identified noncoding SNPs associated with type 2 diabetes and obesity in linkage disequilibrium (LD) blocks encompassing HHEX-IDE and introns of CDKAL1 and FTO [Sladek R, et al. (2007) Nature 445:881–885; Steinthorsdottir V, et al. (2007) Nat. Genet 39:770–775; Frayling TM, et al. (2007) Science 316:889–894]. We show that these LD blocks contain highly conserved noncoding elements and overlap with the genomic regulatory blocks of the transcription factor genes HHEX, SOX4, and IRX3. We report that human highly conserved noncoding elements in LD with the risk SNPs drive expression in endoderm or pancreas in transgenic mice and zebrafish. Both HHEX and SOX4 have recently been implicated in pancreas development and the regulation of insulin secretion, but IRX3 had no prior association with pancreatic function or development. Knockdown of its orthologue in zebrafish, irx3a, increased the number of pancreatic ghrelin-producing epsilon cells and decreased the number of insulin-producing β-cells and glucagon-producing α-cells, thereby suggesting a direct link of pancreatic IRX3 function to both obesity and type 2 diabetes.","container-title":"Proceedings of the National Academy of Sciences","DOI":"10.1073/pnas.0911591107","issue":"2","note":"publisher: Proceedings of the National Academy of Sciences","page":"775-780","source":"pnas.org (Atypon)","title":"Long-range gene regulation links genomic type 2 diabetes and obesity risk regions to HHEX, SOX4, and IRX3","volume":"107","author":[{"family":"Ragvin","given":"Anja"},{"family":"Moro","given":"Enrico"},{"family":"Fredman","given":"David"},{"family":"Navratilova","given":"Pavla"},{"family":"Drivenes","given":"Øyvind"},{"family":"Engström","given":"Pär G."},{"family":"Alonso","given":"M. Eva"},{"family":"Mustienes","given":"Elisa de la Calle"},{"family":"Skarmeta","given":"José Luis Gómez"},{"family":"Tavares","given":"Maria J."},{"family":"Casares","given":"Fernando"},{"family":"Manzanares","given":"Miguel"},{"family":"Heyningen","given":"Veronica","non-dropping-particle":"van"},{"family":"Molven","given":"Anders"},{"family":"Njølstad","given":"Pål R."},{"family":"Argenton","given":"Francesco"},{"family":"Lenhard","given":"Boris"},{"family":"Becker","given":"Thomas S."}],"issued":{"date-parts":[["2010",1,12]]}}}],"schema":"https://github.com/citation-style-language/schema/raw/master/csl-citation.json"} </w:instrText>
      </w:r>
      <w:r w:rsidR="00034B1D">
        <w:rPr>
          <w:bCs/>
          <w:lang w:val="en"/>
        </w:rPr>
        <w:fldChar w:fldCharType="separate"/>
      </w:r>
      <w:r w:rsidR="00034B1D">
        <w:rPr>
          <w:bCs/>
          <w:noProof/>
          <w:lang w:val="en"/>
        </w:rPr>
        <w:t>(Ragvin et al., 2010)</w:t>
      </w:r>
      <w:r w:rsidR="00034B1D">
        <w:rPr>
          <w:bCs/>
          <w:lang w:val="en"/>
        </w:rPr>
        <w:fldChar w:fldCharType="end"/>
      </w:r>
      <w:r w:rsidRPr="002062CB">
        <w:rPr>
          <w:bCs/>
          <w:lang w:val="en"/>
        </w:rPr>
        <w:t xml:space="preserve"> </w:t>
      </w:r>
      <w:commentRangeStart w:id="270"/>
      <w:r w:rsidRPr="002062CB">
        <w:rPr>
          <w:bCs/>
          <w:lang w:val="en"/>
        </w:rPr>
        <w:t>and is overexpressed in skeletal muscle tissues in women with polycystic ovarian syndrome</w:t>
      </w:r>
      <w:r w:rsidR="00034B1D">
        <w:rPr>
          <w:bCs/>
          <w:lang w:val="en"/>
        </w:rPr>
        <w:t xml:space="preserve"> </w:t>
      </w:r>
      <w:r w:rsidR="00034B1D">
        <w:rPr>
          <w:bCs/>
          <w:lang w:val="en"/>
        </w:rPr>
        <w:fldChar w:fldCharType="begin"/>
      </w:r>
      <w:r w:rsidR="00034B1D">
        <w:rPr>
          <w:bCs/>
          <w:lang w:val="en"/>
        </w:rPr>
        <w:instrText xml:space="preserve"> ADDIN ZOTERO_ITEM CSL_CITATION {"citationID":"9ZCTQNza","properties":{"formattedCitation":"(Manti et al., 2020)","plainCitation":"(Manti et al., 2020)","noteIndex":0},"citationItems":[{"id":1004,"uris":["http://zotero.org/users/15902993/items/WXFJKI92"],"itemData":{"id":1004,"type":"article-journal","abstract":"&lt;p&gt;Polycystic ovary syndrome (PCOS) is an endocrine and metabolic disorder affecting up to 15% of women at reproductive age. The main features of PCOS are hyperandrogenism and irregular menstrual cycles together with metabolic dysfunctions including hyperinsulinemia and insulin resistance and a 4-fold increased risk of developing type 2 diabetes. Despite the high prevalence the pathophysiology of the syndrome is unclear. Insulin resistance in women with PCOS likely affect the skeletal muscle and recently it was demonstrated that changes in DNA methylation affects the gene expression in skeletal muscle that in part can explain their metabolic abnormalities. The objective of this work was to combine gene expression array data from different datasets to improve statistical power and thereby identify novel biomarkers that can be further explored. In this narrative review, we performed a meta-analysis of skeletal muscle arrays available from Gene Expression Omnibus and from publications. The eligibility criteria were published articles in English, and baseline (no treatment) skeletal muscle samples from women with PCOS and controls. The R package Metafor was used for integration of the datasets. One hundred and fourteen unique transcripts were differentially expressed in skeletal muscle from women with PCOS vs. controls (&lt;italic&gt;q&lt;/italic&gt; &amp;lt; 0.05), 87% of these transcripts have not been previously identified as altered in PCOS muscle. &lt;italic&gt;ING2, CDKAL1&lt;/italic&gt;, and &lt;italic&gt;AKTIP&lt;/italic&gt; had the largest differential increase in expression, and &lt;italic&gt;TSHZ2, FKBP2&lt;/italic&gt;, and &lt;italic&gt;OCEL1&lt;/italic&gt; had the largest decrease in expression. Two genes, &lt;italic&gt;IRX3&lt;/italic&gt; and &lt;italic&gt;CDKAL1&lt;/italic&gt; were consistently upregulated (&lt;italic&gt;q&lt;/italic&gt; &amp;lt; 0.05) in the individual analyses and meta-analysis. Based on the meta-analysis, we identified several dysregulated immunometabolic pathways as a part of the molecular mechanisms of insulin resistance in the skeletal muscle of women with PCOS. The transcriptomic data need to be verified by functional analyses as well as proteomics to advance our understanding of PCOS specific insulin resistance in skeletal muscle.&lt;/p&gt;","container-title":"Frontiers in Physiology","DOI":"10.3389/fphys.2020.573505","ISSN":"1664-042X","journalAbbreviation":"Front. Physiol.","language":"English","note":"publisher: Frontiers","source":"Frontiers","title":"Skeletal Muscle Immunometabolism in Women With Polycystic Ovary Syndrome: A Meta-Analysis","title-short":"Skeletal Muscle Immunometabolism in Women With Polycystic Ovary Syndrome","URL":"https://www.frontiersin.org/journals/physiology/articles/10.3389/fphys.2020.573505/full","volume":"11","author":[{"family":"Manti","given":"Maria"},{"family":"Stener-Victorin","given":"Elisabet"},{"family":"Benrick","given":"Anna"}],"accessed":{"date-parts":[["2025",3,7]]},"issued":{"date-parts":[["2020",10,22]]}}}],"schema":"https://github.com/citation-style-language/schema/raw/master/csl-citation.json"} </w:instrText>
      </w:r>
      <w:r w:rsidR="00034B1D">
        <w:rPr>
          <w:bCs/>
          <w:lang w:val="en"/>
        </w:rPr>
        <w:fldChar w:fldCharType="separate"/>
      </w:r>
      <w:r w:rsidR="00034B1D">
        <w:rPr>
          <w:bCs/>
          <w:noProof/>
          <w:lang w:val="en"/>
        </w:rPr>
        <w:t>(Manti et al., 2020)</w:t>
      </w:r>
      <w:r w:rsidR="00034B1D">
        <w:rPr>
          <w:bCs/>
          <w:lang w:val="en"/>
        </w:rPr>
        <w:fldChar w:fldCharType="end"/>
      </w:r>
      <w:r w:rsidRPr="002062CB">
        <w:rPr>
          <w:bCs/>
          <w:lang w:val="en"/>
        </w:rPr>
        <w:t xml:space="preserve">, </w:t>
      </w:r>
      <w:commentRangeEnd w:id="270"/>
      <w:r w:rsidR="00A549AF">
        <w:rPr>
          <w:rStyle w:val="CommentReference"/>
          <w:rFonts w:ascii="Calibri" w:eastAsia="Calibri" w:hAnsi="Calibri" w:cs="Calibri"/>
        </w:rPr>
        <w:commentReference w:id="270"/>
      </w:r>
      <w:r w:rsidRPr="002062CB">
        <w:rPr>
          <w:bCs/>
          <w:lang w:val="en"/>
        </w:rPr>
        <w:t>with variants leading to misfolded insulin</w:t>
      </w:r>
      <w:r w:rsidR="00034B1D">
        <w:rPr>
          <w:bCs/>
          <w:lang w:val="en"/>
        </w:rPr>
        <w:t xml:space="preserve"> </w:t>
      </w:r>
      <w:r w:rsidR="00034B1D">
        <w:rPr>
          <w:bCs/>
          <w:lang w:val="en"/>
        </w:rPr>
        <w:fldChar w:fldCharType="begin"/>
      </w:r>
      <w:r w:rsidR="00034B1D">
        <w:rPr>
          <w:bCs/>
          <w:lang w:val="en"/>
        </w:rPr>
        <w:instrText xml:space="preserve"> ADDIN ZOTERO_ITEM CSL_CITATION {"citationID":"ydV2gxvE","properties":{"formattedCitation":"(Ghosh et al., 2022)","plainCitation":"(Ghosh et al., 2022)","noteIndex":0},"citationItems":[{"id":542,"uris":["http://zotero.org/users/15902993/items/GGNPWTAD"],"itemData":{"id":542,"type":"article-journal","abstract":"Diabetes Mellitus, being a polygenic disorder, have a set of risk genes involved in the onset of the insulin resistance, obesity and impaired insulin synthesis. Recent genome wide association studies (GWAS) shows the intimacy of CDK5 regulatory subunit Associated protein 1-Like 1 (Cdkal1) with the pathophysiology of the diabetes mellitus and its complications, although the exact molecular relation is still unknown. In this short review, we have summarized all the diverse biological roles of Cdkal1 in relation to the onset of diabetes mellitus. Variations in the Cdkal1 transcript are responsible for the accumulation of misfolded insulin and thus generating oxidative and ER stress in the pancreatic β-cells, leading to their destruction. Recent studies have shown that Cdkal1 has an intrinsic thiomethyl transferase activity, which is essential for proper posttranslational processing of pre-proinsulin to produce mature insulin. Moreover, Cdkal1 has also been claimed as an endogenous inhibitor of cdk5, which prevents the cdk5-induced interruption in insulin synthesis through PDX1 translocation from nucleus to cytosol. Recent clinical studies have identified the risk single nucleotide polymorphisms (SNPs) of Cdkal1 as one of the root causes for the onset of diabetic complications. To the best of our knowledge, it is the first comprehensive review which elaborates most of the potential Cdkal1-dependent molecular mechanisms studied yet. In this review, we present a compiled and concise summary about all the diverse roles of Cdkal1 in the context of type 2 diabetes mellitus and its associated complications. This review will be helpful to target Cdkal1 as a potential option for the management of type 2 diabetes mellitus in future.","container-title":"Journal of Diabetes &amp; Metabolic Disorders","DOI":"10.1007/s40200-021-00953-6","ISSN":"2251-6581","issue":"1","journalAbbreviation":"J Diabetes Metab Disord","language":"en","page":"991-1001","source":"Springer Link","title":"Involvement of Cdkal1 in the etiology of type 2 diabetes mellitus and microvascular diabetic complications: a review","title-short":"Involvement of Cdkal1 in the etiology of type 2 diabetes mellitus and microvascular diabetic complications","volume":"21","author":[{"family":"Ghosh","given":"Chandrachur"},{"family":"Das","given":"Neeladrisingha"},{"family":"Saha","given":"Sarama"},{"family":"Kundu","given":"Tathagata"},{"family":"Sircar","given":"Debabrata"},{"family":"Roy","given":"Partha"}],"issued":{"date-parts":[["2022",6,1]]}}}],"schema":"https://github.com/citation-style-language/schema/raw/master/csl-citation.json"} </w:instrText>
      </w:r>
      <w:r w:rsidR="00034B1D">
        <w:rPr>
          <w:bCs/>
          <w:lang w:val="en"/>
        </w:rPr>
        <w:fldChar w:fldCharType="separate"/>
      </w:r>
      <w:r w:rsidR="00034B1D">
        <w:rPr>
          <w:bCs/>
          <w:noProof/>
          <w:lang w:val="en"/>
        </w:rPr>
        <w:t>(Ghosh et al., 2022)</w:t>
      </w:r>
      <w:r w:rsidR="00034B1D">
        <w:rPr>
          <w:bCs/>
          <w:lang w:val="en"/>
        </w:rPr>
        <w:fldChar w:fldCharType="end"/>
      </w:r>
      <w:r w:rsidRPr="002062CB">
        <w:rPr>
          <w:bCs/>
          <w:lang w:val="en"/>
        </w:rPr>
        <w:t>. COL15A1 is associated with chicken pectoral muscle disorders</w:t>
      </w:r>
      <w:r w:rsidR="00034B1D">
        <w:rPr>
          <w:bCs/>
          <w:lang w:val="en"/>
        </w:rPr>
        <w:t xml:space="preserve"> </w:t>
      </w:r>
      <w:r w:rsidR="00034B1D">
        <w:rPr>
          <w:bCs/>
          <w:lang w:val="en"/>
        </w:rPr>
        <w:fldChar w:fldCharType="begin"/>
      </w:r>
      <w:r w:rsidR="00034B1D">
        <w:rPr>
          <w:bCs/>
          <w:lang w:val="en"/>
        </w:rPr>
        <w:instrText xml:space="preserve"> ADDIN ZOTERO_ITEM CSL_CITATION {"citationID":"5Nhw2dBX","properties":{"formattedCitation":"(Bordini et al., 2022)","plainCitation":"(Bordini et al., 2022)","noteIndex":0},"citationItems":[{"id":538,"uris":["http://zotero.org/users/15902993/items/2RI3WWE6"],"itemData":{"id":538,"type":"article-journal","abstract":"&lt;p&gt;Growth-related abnormalities affecting modern chickens, known as White Striping (WS) and Wooden Breast (WB), have been deeply investigated in the last decade. Nevertheless, their precise etiology remains unclear. The present study aimed at providing new insights into the molecular mechanisms involved in their onset by identifying clusters of co-expressed genes (i.e., modules) and key loci associated with phenotypes highly related to the occurrence of these muscular disorders. The data obtained by a Weighted Gene Co-expression Network Analysis (WGCNA) were investigated to identify hub genes associated with the parameters breast width (W) and total crude protein content (PC) of &lt;italic&gt;Pectoralis major&lt;/italic&gt; muscles (PM) previously harvested from 12 fast-growing broilers (6 normal vs&lt;italic&gt;.&lt;/italic&gt; 6 affected by WS/WB). W and PC can be considered markers of the high breast yield of modern broilers and the impaired composition of abnormal fillets, respectively. Among the identified modules, the turquoise (&lt;italic&gt;r&lt;/italic&gt; = -0.90, &lt;italic&gt;p&lt;/italic&gt; &amp;lt; 0.0001) and yellow2 (&lt;italic&gt;r&lt;/italic&gt; = 0.91, &lt;italic&gt;p&lt;/italic&gt; &amp;lt; 0.0001) were those most significantly related to PC and W, and therefore respectively named “protein content” and “width” modules. Functional analysis of the width module evidenced genes involved in the ubiquitin-mediated proteolysis and inflammatory response. GTPase activator activity, PI3K-Akt signaling pathway, collagen catabolic process, and blood vessel development have been detected among the most significant functional categories of the protein content module. The most interconnected hub genes detected for the width module encode for proteins implicated in the adaptive responses to oxidative stress (i.e., &lt;italic&gt;THRAP3&lt;/italic&gt; and &lt;italic&gt;PRPF40A&lt;/italic&gt;), and a member of the inhibitor of apoptosis family (i.e., &lt;italic&gt;BIRC2&lt;/italic&gt;) involved in contrasting apoptotic events related to the endoplasmic reticulum (ER)-stress. The protein content module showed hub genes coding for different types of collagens (such as &lt;italic&gt;COL6A3&lt;/italic&gt; and &lt;italic&gt;COL5A2&lt;/italic&gt;), along with &lt;italic&gt;MMP2&lt;/italic&gt; and &lt;italic&gt;SPARC&lt;/italic&gt;, which are implicated in Collagen type IV catabolism and biosynthesis. Taken together, the present findings suggested that an ER stress condition may underly the inflammatory responses and apoptotic events taking place within affected PM muscles. Moreover, these results support the hypothesis of a role of the Collagen type IV in the cascade of events leading to the occurrence of WS/WB and identify novel actors probably involved in their onset.&lt;/p&gt;","container-title":"Frontiers in Physiology","DOI":"10.3389/fphys.2022.936768","ISSN":"1664-042X","journalAbbreviation":"Front. Physiol.","language":"English","note":"publisher: Frontiers","source":"Frontiers","title":"Molecular Pathways and Key Genes Associated With Breast Width and Protein Content in White Striping and Wooden Breast Chicken Pectoral Muscle","URL":"https://www.frontiersin.org/journals/physiology/articles/10.3389/fphys.2022.936768/full","volume":"13","author":[{"family":"Bordini","given":"Martina"},{"family":"Soglia","given":"Francesca"},{"family":"Davoli","given":"Roberta"},{"family":"Zappaterra","given":"Martina"},{"family":"Petracci","given":"Massimiliano"},{"family":"Meluzzi","given":"Adele"}],"accessed":{"date-parts":[["2025",3,7]]},"issued":{"date-parts":[["2022",7,8]]}}}],"schema":"https://github.com/citation-style-language/schema/raw/master/csl-citation.json"} </w:instrText>
      </w:r>
      <w:r w:rsidR="00034B1D">
        <w:rPr>
          <w:bCs/>
          <w:lang w:val="en"/>
        </w:rPr>
        <w:fldChar w:fldCharType="separate"/>
      </w:r>
      <w:r w:rsidR="00034B1D">
        <w:rPr>
          <w:bCs/>
          <w:noProof/>
          <w:lang w:val="en"/>
        </w:rPr>
        <w:t>(Bordini et al., 2022)</w:t>
      </w:r>
      <w:r w:rsidR="00034B1D">
        <w:rPr>
          <w:bCs/>
          <w:lang w:val="en"/>
        </w:rPr>
        <w:fldChar w:fldCharType="end"/>
      </w:r>
      <w:r w:rsidRPr="002062CB">
        <w:rPr>
          <w:bCs/>
          <w:lang w:val="en"/>
        </w:rPr>
        <w:t>. TGFBR1 expression is associated with corticosterone exposure in tree swallows (</w:t>
      </w:r>
      <w:proofErr w:type="spellStart"/>
      <w:r w:rsidRPr="00A549AF">
        <w:rPr>
          <w:bCs/>
          <w:i/>
          <w:iCs/>
          <w:lang w:val="en"/>
          <w:rPrChange w:id="271" w:author="Sabrina McNew" w:date="2025-03-11T12:33:00Z" w16du:dateUtc="2025-03-11T19:33:00Z">
            <w:rPr>
              <w:bCs/>
              <w:lang w:val="en"/>
            </w:rPr>
          </w:rPrChange>
        </w:rPr>
        <w:t>Tachycineta</w:t>
      </w:r>
      <w:proofErr w:type="spellEnd"/>
      <w:r w:rsidRPr="00A549AF">
        <w:rPr>
          <w:bCs/>
          <w:i/>
          <w:iCs/>
          <w:lang w:val="en"/>
          <w:rPrChange w:id="272" w:author="Sabrina McNew" w:date="2025-03-11T12:33:00Z" w16du:dateUtc="2025-03-11T19:33:00Z">
            <w:rPr>
              <w:bCs/>
              <w:lang w:val="en"/>
            </w:rPr>
          </w:rPrChange>
        </w:rPr>
        <w:t xml:space="preserve"> bicolor</w:t>
      </w:r>
      <w:r w:rsidRPr="002062CB">
        <w:rPr>
          <w:bCs/>
          <w:lang w:val="en"/>
        </w:rPr>
        <w:t>) and</w:t>
      </w:r>
      <w:r w:rsidR="00FE72A9">
        <w:rPr>
          <w:bCs/>
          <w:lang w:val="en"/>
        </w:rPr>
        <w:t xml:space="preserve"> with </w:t>
      </w:r>
      <w:proofErr w:type="spellStart"/>
      <w:r w:rsidRPr="002062CB">
        <w:rPr>
          <w:bCs/>
          <w:lang w:val="en"/>
        </w:rPr>
        <w:t>cardovascular</w:t>
      </w:r>
      <w:proofErr w:type="spellEnd"/>
      <w:r w:rsidR="00FE72A9">
        <w:rPr>
          <w:bCs/>
          <w:lang w:val="en"/>
        </w:rPr>
        <w:t xml:space="preserve"> disease</w:t>
      </w:r>
      <w:r w:rsidR="00034B1D">
        <w:rPr>
          <w:bCs/>
          <w:lang w:val="en"/>
        </w:rPr>
        <w:t xml:space="preserve"> </w:t>
      </w:r>
      <w:r w:rsidR="00034B1D">
        <w:rPr>
          <w:bCs/>
          <w:lang w:val="en"/>
        </w:rPr>
        <w:fldChar w:fldCharType="begin"/>
      </w:r>
      <w:r w:rsidR="00034B1D">
        <w:rPr>
          <w:bCs/>
          <w:lang w:val="en"/>
        </w:rPr>
        <w:instrText xml:space="preserve"> ADDIN ZOTERO_ITEM CSL_CITATION {"citationID":"MP184OMg","properties":{"formattedCitation":"(Yagyu et al., 2023)","plainCitation":"(Yagyu et al., 2023)","noteIndex":0},"citationItems":[{"id":532,"uris":["http://zotero.org/users/15902993/items/I3ZDG5KL"],"itemData":{"id":532,"type":"article-journal","abstract":"BackgroundDifferences in the clinical course of heritable thoracic aortic disease based on the disease‐causing gene have not been fully evaluated. To clarify the clinical relevance of causative genes in heritable thoracic aortic disease, we assessed the clinical course of patients categorized based on genetic diagnosis.Methods and ResultsWe investigated cardiovascular events and mortality in 518 genetically diagnosed patients in 4 groups: Group 1, FBN1 (n=344); Group 2, TGFBR1, TGFBR2, SMAD3, or TGFB2 (n=74); Group 3, COL3A1 (n=60); and Group 4, ACTA2 or MYH11 (n=40). The median age at the first cardiovascular event ranged from 30.0 to 35.5 years (P=0.36). Patients with gene variants related to transforming growth factor‐β signaling had a significantly higher rate of subsequent events than those with FBN1 variants (adjusted hazard ratio, 2.33 [95% CI, 1.60–3.38]; P&lt;0.001). Rega</w:instrText>
      </w:r>
      <w:r w:rsidR="00034B1D" w:rsidRPr="00A549AF">
        <w:rPr>
          <w:bCs/>
          <w:lang w:val="es-ES"/>
          <w:rPrChange w:id="273" w:author="Sabrina McNew" w:date="2025-03-11T12:30:00Z" w16du:dateUtc="2025-03-11T19:30:00Z">
            <w:rPr>
              <w:bCs/>
              <w:lang w:val="en"/>
            </w:rPr>
          </w:rPrChange>
        </w:rPr>
        <w:instrText>rding the incidence of aortic dissection, there were no significant differences among the 4 groups in male patients (36.3%, 34.3%, 21.4%, and 54.2%, respectively; P=0</w:instrText>
      </w:r>
      <w:r w:rsidR="00034B1D" w:rsidRPr="00671892">
        <w:rPr>
          <w:bCs/>
          <w:lang w:val="es-ES"/>
          <w:rPrChange w:id="274" w:author="Sabrina McNew" w:date="2025-03-11T09:48:00Z" w16du:dateUtc="2025-03-11T16:48:00Z">
            <w:rPr>
              <w:bCs/>
              <w:lang w:val="en"/>
            </w:rPr>
          </w:rPrChange>
        </w:rPr>
        <w:instrText>.06). Female patients with COL3A1 variants had a significantly lower incidence than female patients in the other 3 groups (34.2%, 59.0%, 3.1%, and 43.8%, respectively; P&lt;0.001).ConclusionsGene variants related to transforming growth factor‐</w:instrText>
      </w:r>
      <w:r w:rsidR="00034B1D">
        <w:rPr>
          <w:bCs/>
          <w:lang w:val="en"/>
        </w:rPr>
        <w:instrText>β</w:instrText>
      </w:r>
      <w:r w:rsidR="00034B1D" w:rsidRPr="00671892">
        <w:rPr>
          <w:bCs/>
          <w:lang w:val="es-ES"/>
          <w:rPrChange w:id="275" w:author="Sabrina McNew" w:date="2025-03-11T09:48:00Z" w16du:dateUtc="2025-03-11T16:48:00Z">
            <w:rPr>
              <w:bCs/>
              <w:lang w:val="en"/>
            </w:rPr>
          </w:rPrChange>
        </w:rPr>
        <w:instrText xml:space="preserve"> signaling are associated with a higher incidence of subsequent cardiovascular events than FBN1 variants. COL3A1 variants might be related to a lower incidence of aortic dissection than other gene variants in women only. Identifying the genetic background of patients with heritable thoracic aortic disease is important for determining appropriate treatment.","container-title":"Journal of the American Heart Association","DOI":"10.1161/JAHA.122.028625","issue":"8","note":"publisher: Wiley","page":"e028625","source":"ahajournals.org (Atypon)","title":"Association Between Genetic Diagnosis and Clinical Outcomes in Patients With Heritable Thoracic Aortic Disease","volume":"12","author":[{"family":"Yagyu","given":"Takeshi"},{"family":"Noguchi","given":"Teruo"},{"family":"Asano","given":"Yoshihiro"},{"family":"Ida","given":"Kazufumi"},{"family":"Ogata","given":"Soshiro"},{"family":"Nishimura","given":"Kunihiro"},{"family":"Matsuda","given":"Hitoshi"}],"issued":{"date-parts":[["2023",4,18]]}}}],"schema":"https://github.com/citation-style-language/schema/raw/master/csl-citation.json"} </w:instrText>
      </w:r>
      <w:r w:rsidR="00034B1D">
        <w:rPr>
          <w:bCs/>
          <w:lang w:val="en"/>
        </w:rPr>
        <w:fldChar w:fldCharType="separate"/>
      </w:r>
      <w:r w:rsidR="00034B1D" w:rsidRPr="00671892">
        <w:rPr>
          <w:bCs/>
          <w:noProof/>
          <w:lang w:val="es-ES"/>
          <w:rPrChange w:id="276" w:author="Sabrina McNew" w:date="2025-03-11T09:48:00Z" w16du:dateUtc="2025-03-11T16:48:00Z">
            <w:rPr>
              <w:bCs/>
              <w:noProof/>
              <w:lang w:val="en"/>
            </w:rPr>
          </w:rPrChange>
        </w:rPr>
        <w:t>(Yagyu et al., 2023)</w:t>
      </w:r>
      <w:r w:rsidR="00034B1D">
        <w:rPr>
          <w:bCs/>
          <w:lang w:val="en"/>
        </w:rPr>
        <w:fldChar w:fldCharType="end"/>
      </w:r>
      <w:r w:rsidRPr="00671892">
        <w:rPr>
          <w:bCs/>
          <w:lang w:val="es-ES"/>
          <w:rPrChange w:id="277" w:author="Sabrina McNew" w:date="2025-03-11T09:48:00Z" w16du:dateUtc="2025-03-11T16:48:00Z">
            <w:rPr>
              <w:bCs/>
              <w:lang w:val="en"/>
            </w:rPr>
          </w:rPrChange>
        </w:rPr>
        <w:t xml:space="preserve">, </w:t>
      </w:r>
      <w:proofErr w:type="spellStart"/>
      <w:r w:rsidRPr="00671892">
        <w:rPr>
          <w:bCs/>
          <w:lang w:val="es-ES"/>
          <w:rPrChange w:id="278" w:author="Sabrina McNew" w:date="2025-03-11T09:48:00Z" w16du:dateUtc="2025-03-11T16:48:00Z">
            <w:rPr>
              <w:bCs/>
              <w:lang w:val="en"/>
            </w:rPr>
          </w:rPrChange>
        </w:rPr>
        <w:t>asthma</w:t>
      </w:r>
      <w:proofErr w:type="spellEnd"/>
      <w:r w:rsidR="00034B1D" w:rsidRPr="00671892">
        <w:rPr>
          <w:bCs/>
          <w:lang w:val="es-ES"/>
          <w:rPrChange w:id="279" w:author="Sabrina McNew" w:date="2025-03-11T09:48:00Z" w16du:dateUtc="2025-03-11T16:48:00Z">
            <w:rPr>
              <w:bCs/>
              <w:lang w:val="en"/>
            </w:rPr>
          </w:rPrChange>
        </w:rPr>
        <w:t xml:space="preserve"> </w:t>
      </w:r>
      <w:r w:rsidR="00034B1D">
        <w:rPr>
          <w:bCs/>
          <w:lang w:val="en"/>
        </w:rPr>
        <w:fldChar w:fldCharType="begin"/>
      </w:r>
      <w:r w:rsidR="00034B1D" w:rsidRPr="00671892">
        <w:rPr>
          <w:bCs/>
          <w:lang w:val="es-ES"/>
          <w:rPrChange w:id="280" w:author="Sabrina McNew" w:date="2025-03-11T09:48:00Z" w16du:dateUtc="2025-03-11T16:48:00Z">
            <w:rPr>
              <w:bCs/>
              <w:lang w:val="en"/>
            </w:rPr>
          </w:rPrChange>
        </w:rPr>
        <w:instrText xml:space="preserve"> ADDIN ZOTERO_ITEM CSL_CITATION {"citationID":"nalKGYts","properties":{"formattedCitation":"(Stikker et al., 2023)","plainCitation":"(Stikker et al., 2023)","noteIndex":0},"citationItems":[{"id":1006,"uris":["http://zotero.org/users/15902993/items/7GNHY9C2"],"itemData":{"id":1006,"type":"article-journal","abstract":"Asthma is a complex and heterogeneous chronic inflammatory disease of the airways. Alongside environmental factors, asthma susceptibility is strongly influenced by genetics. Given its high prevalence and our incomplete understanding of the mechanisms underlying disease susceptibility, asthma is frequently studied in genome-wide association studies (GWAS), which have identified thousands of genetic variants associated with asthma development. Virtually all these genetic variants reside in non-coding genomic regions, which has obscured the functional impact of asthma-associated variants and their translation into disease-relevant mechanisms. Recent advances in genomics technology and epigenetics now offer methods to link genetic variants to gene regulatory elements embedded within non-coding regions, which have started to unravel the molecular mechanisms underlying the complex (epi)genetics of asthma. Here, we provide an integrated overview of (epi)genetic variants associated with asthma, focusing on efforts to link these disease associations to biological insight into asthma pathophysiology using state-of-the-art genomics methodology. Finally, we provide a perspective as to how decoding the genetic and epigenetic basis of asthma has the potential to transform clinical management of asthma and to predict the risk of asthma development.","container-title":"Allergy","DOI":"10.1111/all.15666","ISSN":"1398-9995","issue":"4","language":"en","license":"© 2023 The Authors. Allergy published by European Academy of Allergy and Clinical Immunology and John Wiley &amp; Sons Ltd.","note":"_eprint: https://onlinelibrary.wiley.com/doi/pdf/10.1111/all.15666","page":"940-956","source":"Wiley Online Library","title":"Decoding the genetic and epigenetic basis of asthma","volume":"78","author":[{"family":"Stikker","given":"Bernard S."},{"family":"Hendriks","given":"Rudi W."},{"family":"Stadhouders","given":"Ralph"}],"issued":{"date-parts":[["2023"]]}}}],"schema":"https://github.com/citation-style-language/schema/raw/master/csl-citation.json"} </w:instrText>
      </w:r>
      <w:r w:rsidR="00034B1D">
        <w:rPr>
          <w:bCs/>
          <w:lang w:val="en"/>
        </w:rPr>
        <w:fldChar w:fldCharType="separate"/>
      </w:r>
      <w:r w:rsidR="00034B1D" w:rsidRPr="00671892">
        <w:rPr>
          <w:bCs/>
          <w:noProof/>
          <w:lang w:val="es-ES"/>
          <w:rPrChange w:id="281" w:author="Sabrina McNew" w:date="2025-03-11T09:48:00Z" w16du:dateUtc="2025-03-11T16:48:00Z">
            <w:rPr>
              <w:bCs/>
              <w:noProof/>
              <w:lang w:val="en"/>
            </w:rPr>
          </w:rPrChange>
        </w:rPr>
        <w:t>(Stikker et al., 2023)</w:t>
      </w:r>
      <w:r w:rsidR="00034B1D">
        <w:rPr>
          <w:bCs/>
          <w:lang w:val="en"/>
        </w:rPr>
        <w:fldChar w:fldCharType="end"/>
      </w:r>
      <w:r w:rsidRPr="00671892">
        <w:rPr>
          <w:bCs/>
          <w:lang w:val="es-ES"/>
          <w:rPrChange w:id="282" w:author="Sabrina McNew" w:date="2025-03-11T09:48:00Z" w16du:dateUtc="2025-03-11T16:48:00Z">
            <w:rPr>
              <w:bCs/>
              <w:lang w:val="en"/>
            </w:rPr>
          </w:rPrChange>
        </w:rPr>
        <w:t xml:space="preserve">, and </w:t>
      </w:r>
      <w:proofErr w:type="spellStart"/>
      <w:r w:rsidRPr="00671892">
        <w:rPr>
          <w:bCs/>
          <w:lang w:val="es-ES"/>
          <w:rPrChange w:id="283" w:author="Sabrina McNew" w:date="2025-03-11T09:48:00Z" w16du:dateUtc="2025-03-11T16:48:00Z">
            <w:rPr>
              <w:bCs/>
              <w:lang w:val="en"/>
            </w:rPr>
          </w:rPrChange>
        </w:rPr>
        <w:t>various</w:t>
      </w:r>
      <w:proofErr w:type="spellEnd"/>
      <w:r w:rsidRPr="00671892">
        <w:rPr>
          <w:bCs/>
          <w:lang w:val="es-ES"/>
          <w:rPrChange w:id="284" w:author="Sabrina McNew" w:date="2025-03-11T09:48:00Z" w16du:dateUtc="2025-03-11T16:48:00Z">
            <w:rPr>
              <w:bCs/>
              <w:lang w:val="en"/>
            </w:rPr>
          </w:rPrChange>
        </w:rPr>
        <w:t xml:space="preserve"> </w:t>
      </w:r>
      <w:proofErr w:type="spellStart"/>
      <w:r w:rsidRPr="00671892">
        <w:rPr>
          <w:bCs/>
          <w:lang w:val="es-ES"/>
          <w:rPrChange w:id="285" w:author="Sabrina McNew" w:date="2025-03-11T09:48:00Z" w16du:dateUtc="2025-03-11T16:48:00Z">
            <w:rPr>
              <w:bCs/>
              <w:lang w:val="en"/>
            </w:rPr>
          </w:rPrChange>
        </w:rPr>
        <w:t>cancers</w:t>
      </w:r>
      <w:proofErr w:type="spellEnd"/>
      <w:r w:rsidRPr="00671892">
        <w:rPr>
          <w:bCs/>
          <w:lang w:val="es-ES"/>
          <w:rPrChange w:id="286" w:author="Sabrina McNew" w:date="2025-03-11T09:48:00Z" w16du:dateUtc="2025-03-11T16:48:00Z">
            <w:rPr>
              <w:bCs/>
              <w:lang w:val="en"/>
            </w:rPr>
          </w:rPrChange>
        </w:rPr>
        <w:t xml:space="preserve"> in </w:t>
      </w:r>
      <w:proofErr w:type="spellStart"/>
      <w:r w:rsidRPr="00671892">
        <w:rPr>
          <w:bCs/>
          <w:lang w:val="es-ES"/>
          <w:rPrChange w:id="287" w:author="Sabrina McNew" w:date="2025-03-11T09:48:00Z" w16du:dateUtc="2025-03-11T16:48:00Z">
            <w:rPr>
              <w:bCs/>
              <w:lang w:val="en"/>
            </w:rPr>
          </w:rPrChange>
        </w:rPr>
        <w:t>humans</w:t>
      </w:r>
      <w:proofErr w:type="spellEnd"/>
      <w:r w:rsidR="00034B1D" w:rsidRPr="00671892">
        <w:rPr>
          <w:bCs/>
          <w:lang w:val="es-ES"/>
          <w:rPrChange w:id="288" w:author="Sabrina McNew" w:date="2025-03-11T09:48:00Z" w16du:dateUtc="2025-03-11T16:48:00Z">
            <w:rPr>
              <w:bCs/>
              <w:lang w:val="en"/>
            </w:rPr>
          </w:rPrChange>
        </w:rPr>
        <w:t xml:space="preserve"> </w:t>
      </w:r>
      <w:r w:rsidR="00034B1D">
        <w:rPr>
          <w:bCs/>
          <w:lang w:val="en"/>
        </w:rPr>
        <w:fldChar w:fldCharType="begin"/>
      </w:r>
      <w:r w:rsidR="00034B1D" w:rsidRPr="00671892">
        <w:rPr>
          <w:bCs/>
          <w:lang w:val="es-ES"/>
          <w:rPrChange w:id="289" w:author="Sabrina McNew" w:date="2025-03-11T09:48:00Z" w16du:dateUtc="2025-03-11T16:48:00Z">
            <w:rPr>
              <w:bCs/>
              <w:lang w:val="en"/>
            </w:rPr>
          </w:rPrChange>
        </w:rPr>
        <w:instrText xml:space="preserve"> ADDIN ZOTERO_ITEM CSL_CITATION {"citationID":"hBbshdn1","properties":{"formattedCitation":"(Ramer et al., 2016)","plainCitation":"(Ramer et al., 2016)","noteIndex":0},"citationItems":[{"id":527,"uris":["http://zotero.org/users/15902993/items/BRQY4CP3"],"itemData":{"id":527,"type":"article-journal","abstract":"Background\nRecent studies suggest that rates of human papillomavirus related oropharyngeal cancer (HPVOPC) in the US are higher in Caucasians than minorities. We hypothesized that this disparity would be less marked in a racially and ethnically diverse population from New York City.\nMethods\nThis is a retrospective chart review of 210 patients with biopsied or surgically treated OPC at the Icahn School of Medicine at Mount Sinai (ISMMS) between 1999 and 2013. Polymerase chain reaction (PCR) was used to detect the presence of HPV-DNA in paraffin-embedded tumor blocks. Incidence of HPV-positive cancers was compared between Caucasians and minorities (defined as African Americans, Asians, and Hispanics) using Fisher’s exact test.\nResults\nWe found a higher incidence of HPV-positive OPC in Caucasians than racial minorities within the ISMMS population (p=0</w:instrText>
      </w:r>
      <w:r w:rsidR="00034B1D" w:rsidRPr="00A549AF">
        <w:rPr>
          <w:bCs/>
          <w:rPrChange w:id="290" w:author="Sabrina McNew" w:date="2025-03-11T12:30:00Z" w16du:dateUtc="2025-03-11T19:30:00Z">
            <w:rPr>
              <w:bCs/>
              <w:lang w:val="en"/>
            </w:rPr>
          </w:rPrChange>
        </w:rPr>
        <w:instrText>.002). HPV incidence detected by PCR was 139/165 [84.2%] for Caucasians and 28/45 [62.2%] for minorities. Specifically, there was a higher rate in Caucasians compared to African Americans (p=0.017), but no significant difference between Caucasians and Hispanics (p=0.</w:instrText>
      </w:r>
      <w:r w:rsidR="00034B1D">
        <w:rPr>
          <w:bCs/>
          <w:lang w:val="en"/>
        </w:rPr>
        <w:instrText xml:space="preserve">087).\nConclusion\nWe documented a disparity in incidence of HPVOPC amongst racial groups, consistent with previously reported trends from study populations in less urbanized areas. Thus we conclude that the factors underlying racial/ethnic disparities in HPVOPC incidence are likely to be similar across communities with different levels of urbanization and population diversity.","container-title":"Cancer Epidemiology","DOI":"10.1016/j.canep.2016.07.004","ISSN":"1877-7821","journalAbbreviation":"Cancer Epidemiology","page":"91-95","source":"ScienceDirect","title":"Racial disparities in incidence of human papillomavirus-associated oropharyngeal cancer in an urban population","volume":"44","author":[{"family":"Ramer","given":"Ilana"},{"family":"Varier","given":"Indu"},{"family":"Zhang","given":"David"},{"family":"Demicco","given":"Elizabeth G."},{"family":"Posner","given":"Marshall R."},{"family":"Misiukiewicz","given":"Krzysztof"},{"family":"Genden","given":"Eric M."},{"family":"Miles","given":"Brett A."},{"family":"Teng","given":"Marita S."},{"family":"Sikora","given":"Andrew G."}],"issued":{"date-parts":[["2016",10,1]]}}}],"schema":"https://github.com/citation-style-language/schema/raw/master/csl-citation.json"} </w:instrText>
      </w:r>
      <w:r w:rsidR="00034B1D">
        <w:rPr>
          <w:bCs/>
          <w:lang w:val="en"/>
        </w:rPr>
        <w:fldChar w:fldCharType="separate"/>
      </w:r>
      <w:r w:rsidR="00034B1D">
        <w:rPr>
          <w:bCs/>
          <w:noProof/>
          <w:lang w:val="en"/>
        </w:rPr>
        <w:t>(Ramer et al., 2016)</w:t>
      </w:r>
      <w:r w:rsidR="00034B1D">
        <w:rPr>
          <w:bCs/>
          <w:lang w:val="en"/>
        </w:rPr>
        <w:fldChar w:fldCharType="end"/>
      </w:r>
      <w:r w:rsidRPr="002062CB">
        <w:rPr>
          <w:bCs/>
          <w:lang w:val="en"/>
        </w:rPr>
        <w:t>. These diverse pathologies likely arise from TGFBR1 because it mediates inflammation and endothelial cell response to tissue injury</w:t>
      </w:r>
      <w:r w:rsidR="00034B1D">
        <w:rPr>
          <w:bCs/>
          <w:lang w:val="en"/>
        </w:rPr>
        <w:t xml:space="preserve"> </w:t>
      </w:r>
      <w:r w:rsidR="00034B1D">
        <w:rPr>
          <w:bCs/>
          <w:lang w:val="en"/>
        </w:rPr>
        <w:fldChar w:fldCharType="begin"/>
      </w:r>
      <w:r w:rsidR="00034B1D">
        <w:rPr>
          <w:bCs/>
          <w:lang w:val="en"/>
        </w:rPr>
        <w:instrText xml:space="preserve"> ADDIN ZOTERO_ITEM CSL_CITATION {"citationID":"EtNlELpd","properties":{"formattedCitation":"(He et al., 2022)","plainCitation":"(He et al., 2022)","noteIndex":0},"citationItems":[{"id":1009,"uris":["http://zotero.org/users/15902993/items/36JB8U9A"],"itemData":{"id":1009,"type":"article-journal","abstract":"At least 17 million people die from acute myocardial infarction (AMI) every year, ranking it first among causes of death of human beings, and its incidence is gradually increasing. Typical characteristics of AMI include acute onset and poor prognosis. At present, there is no satisfactory treatment, but development of coronary collateral circulation (CCC) can be key to improving prognosis. Recent research indicates that the levels of cytokines, including those related to promoting inflammatory responses and angiogenesis, increase after the onset of AMI. In the early phase of AMI, cytokines play a vital role in inducing development of collateral circulation. However, when myocardial infarction is decompensated, cytokine secretion increases greatly, which may induce a cytokine storm and worsen prognosis. Cytokines can regulate the activation of a variety of signal pathways and form a complex network, which may promote or inhibit the establishment of collateral circulation. We searched for published articles in PubMed and Google Scholar, employing the keyword “acute myocardial infarction”, “coronary collateral circulation” and “cytokine storm”, to clarify the relationship between AMI and a cytokine storm, and how a cytokine storm affects the growth of collateral circulation after AMI, so as to explore treatment methods based on cytokine agents or inhibitors used to improve prognosis of AMI.","container-title":"Inflammation Research","DOI":"10.1007/s00011-022-01611-0","ISSN":"1420-908X","issue":"10","journalAbbreviation":"Inflamm. Res.","language":"en","page":"1143-1158","source":"Springer Link","title":"Cytokine storm: behind the scenes of the collateral circulation after acute myocardial infarction","title-short":"Cytokine storm","volume":"71","author":[{"family":"He","given":"Weixin"},{"family":"Chen","given":"Peixian"},{"family":"Chen","given":"Qingquan"},{"family":"Cai","given":"Zongtong"},{"family":"Zhang","given":"Peidong"}],"issued":{"date-parts":[["2022",11,1]]}}}],"schema":"https://github.com/citation-style-language/schema/raw/master/csl-citation.json"} </w:instrText>
      </w:r>
      <w:r w:rsidR="00034B1D">
        <w:rPr>
          <w:bCs/>
          <w:lang w:val="en"/>
        </w:rPr>
        <w:fldChar w:fldCharType="separate"/>
      </w:r>
      <w:r w:rsidR="00034B1D">
        <w:rPr>
          <w:bCs/>
          <w:noProof/>
          <w:lang w:val="en"/>
        </w:rPr>
        <w:t>(He et al., 2022)</w:t>
      </w:r>
      <w:r w:rsidR="00034B1D">
        <w:rPr>
          <w:bCs/>
          <w:lang w:val="en"/>
        </w:rPr>
        <w:fldChar w:fldCharType="end"/>
      </w:r>
      <w:r w:rsidR="00034B1D">
        <w:rPr>
          <w:bCs/>
          <w:lang w:val="en"/>
        </w:rPr>
        <w:t>.</w:t>
      </w:r>
    </w:p>
    <w:p w14:paraId="5E17EA39" w14:textId="46AF69F2" w:rsidR="00981918" w:rsidRDefault="00981918" w:rsidP="00FE72A9">
      <w:pPr>
        <w:spacing w:line="480" w:lineRule="auto"/>
        <w:ind w:firstLine="720"/>
        <w:rPr>
          <w:bCs/>
          <w:lang w:val="en"/>
        </w:rPr>
      </w:pPr>
      <w:r>
        <w:rPr>
          <w:bCs/>
          <w:lang w:val="en"/>
        </w:rPr>
        <w:t xml:space="preserve">Across multiple forms of analysis, northern cardinals demonstrate stronger signals of selection associated with urbanization. No GO terms were significantly overrepresented in analyses of the </w:t>
      </w:r>
      <w:commentRangeStart w:id="291"/>
      <w:del w:id="292" w:author="Sabrina McNew" w:date="2025-03-11T12:34:00Z" w16du:dateUtc="2025-03-11T19:34:00Z">
        <w:r w:rsidDel="00A549AF">
          <w:rPr>
            <w:bCs/>
            <w:lang w:val="en"/>
          </w:rPr>
          <w:delText>full gene list</w:delText>
        </w:r>
      </w:del>
      <w:ins w:id="293" w:author="Sabrina McNew" w:date="2025-03-11T12:34:00Z" w16du:dateUtc="2025-03-11T19:34:00Z">
        <w:r w:rsidR="00A549AF">
          <w:rPr>
            <w:bCs/>
            <w:lang w:val="en"/>
          </w:rPr>
          <w:t xml:space="preserve">combined </w:t>
        </w:r>
      </w:ins>
      <w:proofErr w:type="spellStart"/>
      <w:ins w:id="294" w:author="Sabrina McNew" w:date="2025-03-11T12:35:00Z" w16du:dateUtc="2025-03-11T19:35:00Z">
        <w:r w:rsidR="00A549AF">
          <w:rPr>
            <w:bCs/>
            <w:lang w:val="en"/>
          </w:rPr>
          <w:t>RAiSD</w:t>
        </w:r>
        <w:proofErr w:type="spellEnd"/>
        <w:r w:rsidR="00A549AF">
          <w:rPr>
            <w:bCs/>
            <w:lang w:val="en"/>
          </w:rPr>
          <w:t xml:space="preserve"> and </w:t>
        </w:r>
        <w:proofErr w:type="spellStart"/>
        <w:r w:rsidR="00A549AF">
          <w:rPr>
            <w:bCs/>
            <w:lang w:val="en"/>
          </w:rPr>
          <w:t>Fst</w:t>
        </w:r>
        <w:proofErr w:type="spellEnd"/>
        <w:r w:rsidR="00A549AF">
          <w:rPr>
            <w:bCs/>
            <w:lang w:val="en"/>
          </w:rPr>
          <w:t xml:space="preserve"> list</w:t>
        </w:r>
      </w:ins>
      <w:r>
        <w:rPr>
          <w:bCs/>
          <w:lang w:val="en"/>
        </w:rPr>
        <w:t xml:space="preserve"> </w:t>
      </w:r>
      <w:commentRangeEnd w:id="291"/>
      <w:r w:rsidR="00037CE5">
        <w:rPr>
          <w:rStyle w:val="CommentReference"/>
          <w:rFonts w:ascii="Calibri" w:eastAsia="Calibri" w:hAnsi="Calibri" w:cs="Calibri"/>
        </w:rPr>
        <w:commentReference w:id="291"/>
      </w:r>
      <w:r>
        <w:rPr>
          <w:bCs/>
          <w:lang w:val="en"/>
        </w:rPr>
        <w:t xml:space="preserve">identified in pyrrhuloxia. </w:t>
      </w:r>
      <w:commentRangeStart w:id="295"/>
      <w:commentRangeStart w:id="296"/>
      <w:r>
        <w:rPr>
          <w:bCs/>
          <w:lang w:val="en"/>
        </w:rPr>
        <w:t xml:space="preserve">In comparisons of </w:t>
      </w:r>
      <w:r w:rsidR="002A6529">
        <w:rPr>
          <w:bCs/>
          <w:lang w:val="en"/>
        </w:rPr>
        <w:t>positively selected</w:t>
      </w:r>
      <w:r>
        <w:rPr>
          <w:bCs/>
          <w:lang w:val="en"/>
        </w:rPr>
        <w:t xml:space="preserve"> gene lists across all urban-associated GO terms, genes were overrepresented </w:t>
      </w:r>
      <w:r>
        <w:rPr>
          <w:bCs/>
          <w:lang w:val="en"/>
        </w:rPr>
        <w:lastRenderedPageBreak/>
        <w:t>in northern cardinals compared to pyrrhuloxia a majority of the time, especially with respect to biological functions that could facilitate adaptation to urbanization (Figure S1).</w:t>
      </w:r>
      <w:r w:rsidR="00D73D7D">
        <w:rPr>
          <w:bCs/>
          <w:lang w:val="en"/>
        </w:rPr>
        <w:t xml:space="preserve"> </w:t>
      </w:r>
      <w:commentRangeEnd w:id="295"/>
      <w:r w:rsidR="00037CE5">
        <w:rPr>
          <w:rStyle w:val="CommentReference"/>
          <w:rFonts w:ascii="Calibri" w:eastAsia="Calibri" w:hAnsi="Calibri" w:cs="Calibri"/>
        </w:rPr>
        <w:commentReference w:id="295"/>
      </w:r>
      <w:commentRangeEnd w:id="296"/>
      <w:r w:rsidR="00744088">
        <w:rPr>
          <w:rStyle w:val="CommentReference"/>
          <w:rFonts w:ascii="Calibri" w:eastAsia="Calibri" w:hAnsi="Calibri" w:cs="Calibri"/>
        </w:rPr>
        <w:commentReference w:id="296"/>
      </w:r>
      <w:r w:rsidR="00D73D7D">
        <w:rPr>
          <w:bCs/>
          <w:lang w:val="en"/>
        </w:rPr>
        <w:t>Among other GO terms, northern cardinals demonstrated more genes than pyrrhuloxia related to negative regulation of response to external stimulus. Of note among these genes, SUSD4 (Sushi domain-containing protein 4) can impact behavior, with SUSD4 knockout mice exhibiting anxiety behaviors</w:t>
      </w:r>
      <w:r w:rsidR="00034B1D">
        <w:rPr>
          <w:bCs/>
          <w:lang w:val="en"/>
        </w:rPr>
        <w:t xml:space="preserve"> </w:t>
      </w:r>
      <w:r w:rsidR="00034B1D">
        <w:rPr>
          <w:bCs/>
          <w:lang w:val="en"/>
        </w:rPr>
        <w:fldChar w:fldCharType="begin"/>
      </w:r>
      <w:r w:rsidR="00034B1D">
        <w:rPr>
          <w:bCs/>
          <w:lang w:val="en"/>
        </w:rPr>
        <w:instrText xml:space="preserve"> ADDIN ZOTERO_ITEM CSL_CITATION {"citationID":"IXzxwQBa","properties":{"formattedCitation":"(Zhu et al., 2020)","plainCitation":"(Zhu et al., 2020)","noteIndex":0},"citationItems":[{"id":566,"uris":["http://zotero.org/users/15902993/items/8KYZ2MAM"],"itemData":{"id":566,"type":"article-journal","container-title":"iScience","DOI":"10.1016/j.isci.2020.100957","ISSN":"2589-0042","issue":"3","journalAbbreviation":"iScience","language":"English","note":"publisher: Elsevier\nPMID: 32179479","source":"www.cell.com","title":"The Complement Regulator Susd4 Influences Nervous-System Function and Neuronal Morphology in Mice","URL":"https://www.cell.com/iscience/abstract/S2589-0042(20)30141-3","volume":"23","author":[{"family":"Zhu","given":"Hongling"},{"family":"Meissner","given":"Laura E."},{"family":"Byrnes","given":"Colleen"},{"family":"Tuymetova","given":"Galina"},{"family":"Tifft","given":"Cynthia J."},{"family":"Proia","given":"Richard L."}],"accessed":{"date-parts":[["2025",3,7]]},"issued":{"date-parts":[["2020",3,27]]}}}],"schema":"https://github.com/citation-style-language/schema/raw/master/csl-citation.json"} </w:instrText>
      </w:r>
      <w:r w:rsidR="00034B1D">
        <w:rPr>
          <w:bCs/>
          <w:lang w:val="en"/>
        </w:rPr>
        <w:fldChar w:fldCharType="separate"/>
      </w:r>
      <w:r w:rsidR="00034B1D">
        <w:rPr>
          <w:bCs/>
          <w:noProof/>
          <w:lang w:val="en"/>
        </w:rPr>
        <w:t>(Zhu et al., 2020)</w:t>
      </w:r>
      <w:r w:rsidR="00034B1D">
        <w:rPr>
          <w:bCs/>
          <w:lang w:val="en"/>
        </w:rPr>
        <w:fldChar w:fldCharType="end"/>
      </w:r>
      <w:r w:rsidR="00034B1D">
        <w:rPr>
          <w:bCs/>
          <w:lang w:val="en"/>
        </w:rPr>
        <w:t>.</w:t>
      </w:r>
    </w:p>
    <w:p w14:paraId="508B6519" w14:textId="730F612F" w:rsidR="007265D3" w:rsidRDefault="007265D3" w:rsidP="007265D3">
      <w:pPr>
        <w:spacing w:line="480" w:lineRule="auto"/>
        <w:ind w:firstLine="720"/>
        <w:rPr>
          <w:ins w:id="297" w:author="Sabrina McNew" w:date="2025-03-11T12:55:00Z" w16du:dateUtc="2025-03-11T19:55:00Z"/>
          <w:bCs/>
          <w:lang w:val="en"/>
        </w:rPr>
      </w:pPr>
      <w:commentRangeStart w:id="298"/>
      <w:commentRangeStart w:id="299"/>
      <w:r>
        <w:rPr>
          <w:bCs/>
          <w:lang w:val="en"/>
        </w:rPr>
        <w:t xml:space="preserve">The nine genes that were associated with a significant GO term in both </w:t>
      </w:r>
      <w:del w:id="300" w:author="Sabrina McNew" w:date="2025-03-11T12:48:00Z" w16du:dateUtc="2025-03-11T19:48:00Z">
        <w:r w:rsidDel="00037CE5">
          <w:rPr>
            <w:bCs/>
            <w:lang w:val="en"/>
          </w:rPr>
          <w:delText xml:space="preserve">taxa </w:delText>
        </w:r>
      </w:del>
      <w:ins w:id="301" w:author="Sabrina McNew" w:date="2025-03-11T12:48:00Z" w16du:dateUtc="2025-03-11T19:48:00Z">
        <w:r w:rsidR="00037CE5">
          <w:rPr>
            <w:bCs/>
            <w:lang w:val="en"/>
          </w:rPr>
          <w:t xml:space="preserve">cardinal species </w:t>
        </w:r>
      </w:ins>
      <w:r>
        <w:rPr>
          <w:bCs/>
          <w:lang w:val="en"/>
        </w:rPr>
        <w:t xml:space="preserve">– DMD, CDKAL1, NLGN3, SLIT3, SDK1, EPHA10, CHEK1, STT3A, and CACTIN – had a diverse array of functions (Figure 4, Table S1). </w:t>
      </w:r>
      <w:commentRangeEnd w:id="298"/>
      <w:r w:rsidR="00C326FE">
        <w:rPr>
          <w:rStyle w:val="CommentReference"/>
          <w:rFonts w:ascii="Calibri" w:eastAsia="Calibri" w:hAnsi="Calibri" w:cs="Calibri"/>
        </w:rPr>
        <w:commentReference w:id="298"/>
      </w:r>
      <w:commentRangeEnd w:id="299"/>
      <w:r w:rsidR="004F1D7D">
        <w:rPr>
          <w:rStyle w:val="CommentReference"/>
          <w:rFonts w:ascii="Calibri" w:eastAsia="Calibri" w:hAnsi="Calibri" w:cs="Calibri"/>
        </w:rPr>
        <w:commentReference w:id="299"/>
      </w:r>
      <w:r>
        <w:rPr>
          <w:bCs/>
          <w:lang w:val="en"/>
        </w:rPr>
        <w:t xml:space="preserve">Not only did we see independent evidence of selection, but our candidate genes also overlapped with findings from burrowing owls and great tits with overrepresentation of both muscle development and neural genes. </w:t>
      </w:r>
      <w:commentRangeStart w:id="302"/>
      <w:r>
        <w:rPr>
          <w:bCs/>
          <w:lang w:val="en"/>
        </w:rPr>
        <w:t xml:space="preserve">Several candidate genes of note –PRKN for example – were not associated with any overrepresented GO terms related to neural function in our analyses of either cardinal species. </w:t>
      </w:r>
      <w:commentRangeEnd w:id="302"/>
      <w:r w:rsidR="00C326FE">
        <w:rPr>
          <w:rStyle w:val="CommentReference"/>
          <w:rFonts w:ascii="Calibri" w:eastAsia="Calibri" w:hAnsi="Calibri" w:cs="Calibri"/>
        </w:rPr>
        <w:commentReference w:id="302"/>
      </w:r>
      <w:r>
        <w:rPr>
          <w:bCs/>
          <w:lang w:val="en"/>
        </w:rPr>
        <w:t xml:space="preserve">This function only emerged in GO term analyses of overlapping genes identified in cardinals and either burrowing owls or great tits. This highlights the utility of comparative studies across multiple organisms for uncovering patterns in genomic data. </w:t>
      </w:r>
    </w:p>
    <w:p w14:paraId="391C5574" w14:textId="4F28EA12" w:rsidR="00C326FE" w:rsidRDefault="00C326FE" w:rsidP="007265D3">
      <w:pPr>
        <w:spacing w:line="480" w:lineRule="auto"/>
        <w:ind w:firstLine="720"/>
        <w:rPr>
          <w:bCs/>
          <w:lang w:val="en"/>
        </w:rPr>
      </w:pPr>
      <w:ins w:id="303" w:author="Sabrina McNew" w:date="2025-03-11T12:55:00Z" w16du:dateUtc="2025-03-11T19:55:00Z">
        <w:r>
          <w:rPr>
            <w:bCs/>
            <w:lang w:val="en"/>
          </w:rPr>
          <w:t xml:space="preserve">Need a paragraph here on limitations of the study, including </w:t>
        </w:r>
      </w:ins>
      <w:ins w:id="304" w:author="Sabrina McNew" w:date="2025-03-11T12:56:00Z" w16du:dateUtc="2025-03-11T19:56:00Z">
        <w:r>
          <w:rPr>
            <w:bCs/>
            <w:lang w:val="en"/>
          </w:rPr>
          <w:t xml:space="preserve">lack of replication of cities and limited sample numbers. </w:t>
        </w:r>
      </w:ins>
    </w:p>
    <w:p w14:paraId="19137675" w14:textId="31C87340" w:rsidR="00226C0D" w:rsidRDefault="00226C0D" w:rsidP="00FE72A9">
      <w:pPr>
        <w:spacing w:line="480" w:lineRule="auto"/>
        <w:rPr>
          <w:ins w:id="305" w:author="Sabrina McNew" w:date="2025-03-11T12:56:00Z" w16du:dateUtc="2025-03-11T19:56:00Z"/>
          <w:bCs/>
          <w:lang w:val="en"/>
        </w:rPr>
      </w:pPr>
      <w:r>
        <w:rPr>
          <w:bCs/>
          <w:lang w:val="en"/>
        </w:rPr>
        <w:tab/>
        <w:t xml:space="preserve">Our analyses uncovered evidence of both divergent selective responses and some parallel selection between northern cardinals and pyrrhuloxia in response to urbanization. Importantly, the genes that we identified are largely associated with muscle development and neural function, both of which have emerged from studies of other avian taxa as core processes that </w:t>
      </w:r>
      <w:del w:id="306" w:author="Scott Anthony Taylor" w:date="2025-04-06T13:52:00Z" w16du:dateUtc="2025-04-06T19:52:00Z">
        <w:r w:rsidDel="00D52486">
          <w:rPr>
            <w:bCs/>
            <w:lang w:val="en"/>
          </w:rPr>
          <w:delText>are selected upon</w:delText>
        </w:r>
      </w:del>
      <w:ins w:id="307" w:author="Scott Anthony Taylor" w:date="2025-04-06T13:52:00Z" w16du:dateUtc="2025-04-06T19:52:00Z">
        <w:r w:rsidR="00D52486">
          <w:rPr>
            <w:bCs/>
            <w:lang w:val="en"/>
          </w:rPr>
          <w:t xml:space="preserve">experience </w:t>
        </w:r>
        <w:r w:rsidR="00CF337A">
          <w:rPr>
            <w:bCs/>
            <w:lang w:val="en"/>
          </w:rPr>
          <w:t>selection in novel</w:t>
        </w:r>
      </w:ins>
      <w:del w:id="308" w:author="Scott Anthony Taylor" w:date="2025-04-06T13:52:00Z" w16du:dateUtc="2025-04-06T19:52:00Z">
        <w:r w:rsidDel="00CF337A">
          <w:rPr>
            <w:bCs/>
            <w:lang w:val="en"/>
          </w:rPr>
          <w:delText xml:space="preserve"> by</w:delText>
        </w:r>
      </w:del>
      <w:r>
        <w:rPr>
          <w:bCs/>
          <w:lang w:val="en"/>
        </w:rPr>
        <w:t xml:space="preserve"> urban environments. </w:t>
      </w:r>
      <w:commentRangeStart w:id="309"/>
      <w:r>
        <w:rPr>
          <w:bCs/>
          <w:lang w:val="en"/>
        </w:rPr>
        <w:t xml:space="preserve">We highlight immune functions as an additional axis of </w:t>
      </w:r>
      <w:r>
        <w:rPr>
          <w:bCs/>
          <w:lang w:val="en"/>
        </w:rPr>
        <w:lastRenderedPageBreak/>
        <w:t>important urban adaptation</w:t>
      </w:r>
      <w:commentRangeEnd w:id="309"/>
      <w:r w:rsidR="00CF337A">
        <w:rPr>
          <w:rStyle w:val="CommentReference"/>
          <w:rFonts w:ascii="Calibri" w:eastAsia="Calibri" w:hAnsi="Calibri" w:cs="Calibri"/>
        </w:rPr>
        <w:commentReference w:id="309"/>
      </w:r>
      <w:r w:rsidR="001127A2">
        <w:rPr>
          <w:bCs/>
          <w:lang w:val="en"/>
        </w:rPr>
        <w:t xml:space="preserve">. Despite </w:t>
      </w:r>
      <w:ins w:id="310" w:author="Scott Anthony Taylor" w:date="2025-04-06T13:53:00Z" w16du:dateUtc="2025-04-06T19:53:00Z">
        <w:r w:rsidR="008F0EC7">
          <w:rPr>
            <w:bCs/>
            <w:lang w:val="en"/>
          </w:rPr>
          <w:t>exhibiting</w:t>
        </w:r>
      </w:ins>
      <w:del w:id="311" w:author="Scott Anthony Taylor" w:date="2025-04-06T13:53:00Z" w16du:dateUtc="2025-04-06T19:53:00Z">
        <w:r w:rsidR="001127A2" w:rsidDel="008F0EC7">
          <w:rPr>
            <w:bCs/>
            <w:lang w:val="en"/>
          </w:rPr>
          <w:delText>showing</w:delText>
        </w:r>
      </w:del>
      <w:r w:rsidR="001127A2">
        <w:rPr>
          <w:bCs/>
          <w:lang w:val="en"/>
        </w:rPr>
        <w:t xml:space="preserve"> different levels of persistence in </w:t>
      </w:r>
      <w:del w:id="312" w:author="Scott Anthony Taylor" w:date="2025-04-06T13:53:00Z" w16du:dateUtc="2025-04-06T19:53:00Z">
        <w:r w:rsidR="001127A2" w:rsidDel="008F0EC7">
          <w:rPr>
            <w:bCs/>
            <w:lang w:val="en"/>
          </w:rPr>
          <w:delText xml:space="preserve">an </w:delText>
        </w:r>
      </w:del>
      <w:r w:rsidR="001127A2">
        <w:rPr>
          <w:bCs/>
          <w:lang w:val="en"/>
        </w:rPr>
        <w:t>urban environment</w:t>
      </w:r>
      <w:ins w:id="313" w:author="Scott Anthony Taylor" w:date="2025-04-06T13:53:00Z" w16du:dateUtc="2025-04-06T19:53:00Z">
        <w:r w:rsidR="008F0EC7">
          <w:rPr>
            <w:bCs/>
            <w:lang w:val="en"/>
          </w:rPr>
          <w:t>s</w:t>
        </w:r>
      </w:ins>
      <w:r w:rsidR="001127A2">
        <w:rPr>
          <w:bCs/>
          <w:lang w:val="en"/>
        </w:rPr>
        <w:t>, both cardinal taxa demonstrate selective responses on similar functional categories, although pyrrhuloxia showed a less consistent signal of selection. Comparative morphological, behavioral, and physiological studies of these taxa informed by our findings could elucidate the phenotypic effects emerging from these genetic differences. This work contributes to the growing body of literature showing the parallel responses of avian taxa to urbanization, and novelly contributes evidence of species-specific genetic nuance in evolution to human disturbance.</w:t>
      </w:r>
    </w:p>
    <w:p w14:paraId="31FF4E12" w14:textId="77777777" w:rsidR="00C326FE" w:rsidRDefault="00C326FE" w:rsidP="00FE72A9">
      <w:pPr>
        <w:spacing w:line="480" w:lineRule="auto"/>
        <w:rPr>
          <w:ins w:id="314" w:author="Sabrina McNew" w:date="2025-03-11T12:56:00Z" w16du:dateUtc="2025-03-11T19:56:00Z"/>
          <w:bCs/>
          <w:lang w:val="en"/>
        </w:rPr>
      </w:pPr>
    </w:p>
    <w:p w14:paraId="2B4C67CD" w14:textId="22A1DC11" w:rsidR="00C326FE" w:rsidRPr="00C326FE" w:rsidDel="00C326FE" w:rsidRDefault="00C326FE" w:rsidP="00FE72A9">
      <w:pPr>
        <w:spacing w:line="480" w:lineRule="auto"/>
        <w:rPr>
          <w:del w:id="315" w:author="Sabrina McNew" w:date="2025-03-11T12:58:00Z" w16du:dateUtc="2025-03-11T19:58:00Z"/>
          <w:b/>
          <w:lang w:val="en"/>
          <w:rPrChange w:id="316" w:author="Sabrina McNew" w:date="2025-03-11T12:56:00Z" w16du:dateUtc="2025-03-11T19:56:00Z">
            <w:rPr>
              <w:del w:id="317" w:author="Sabrina McNew" w:date="2025-03-11T12:58:00Z" w16du:dateUtc="2025-03-11T19:58:00Z"/>
              <w:bCs/>
              <w:lang w:val="en"/>
            </w:rPr>
          </w:rPrChange>
        </w:rPr>
      </w:pPr>
    </w:p>
    <w:bookmarkEnd w:id="0"/>
    <w:p w14:paraId="6A2EB108" w14:textId="1990673E" w:rsidR="00816E29" w:rsidRPr="009170B4" w:rsidRDefault="00816E29">
      <w:pPr>
        <w:rPr>
          <w:bCs/>
          <w:lang w:val="en"/>
        </w:rPr>
      </w:pPr>
      <w:r>
        <w:br w:type="page"/>
      </w:r>
    </w:p>
    <w:p w14:paraId="78BB3A66" w14:textId="6DD066AB" w:rsidR="00F96EB6" w:rsidRPr="009170B4" w:rsidRDefault="009170B4" w:rsidP="009170B4">
      <w:pPr>
        <w:jc w:val="center"/>
        <w:rPr>
          <w:b/>
          <w:bCs/>
          <w:u w:val="single"/>
        </w:rPr>
      </w:pPr>
      <w:r>
        <w:rPr>
          <w:b/>
          <w:bCs/>
          <w:u w:val="single"/>
        </w:rPr>
        <w:lastRenderedPageBreak/>
        <w:t>References</w:t>
      </w:r>
    </w:p>
    <w:p w14:paraId="4B128A01" w14:textId="77777777" w:rsidR="00DC016C" w:rsidRPr="00DC016C" w:rsidRDefault="00F96EB6" w:rsidP="00DC016C">
      <w:pPr>
        <w:pStyle w:val="Bibliography"/>
        <w:rPr>
          <w:rFonts w:eastAsiaTheme="minorHAnsi"/>
        </w:rPr>
      </w:pPr>
      <w:r>
        <w:fldChar w:fldCharType="begin"/>
      </w:r>
      <w:r>
        <w:instrText xml:space="preserve"> ADDIN ZOTERO_BIBL {"uncited":[],"omitted":[],"custom":[]} CSL_BIBLIOGRAPHY </w:instrText>
      </w:r>
      <w:r>
        <w:fldChar w:fldCharType="separate"/>
      </w:r>
      <w:r w:rsidR="00DC016C" w:rsidRPr="00DC016C">
        <w:rPr>
          <w:rFonts w:eastAsiaTheme="minorHAnsi"/>
        </w:rPr>
        <w:t xml:space="preserve">Andrews, S. (2010). </w:t>
      </w:r>
      <w:r w:rsidR="00DC016C" w:rsidRPr="00DC016C">
        <w:rPr>
          <w:rFonts w:eastAsiaTheme="minorHAnsi"/>
          <w:i/>
          <w:iCs/>
        </w:rPr>
        <w:t>FastQC: A quality control tool for high throughput sequence data.</w:t>
      </w:r>
      <w:r w:rsidR="00DC016C" w:rsidRPr="00DC016C">
        <w:rPr>
          <w:rFonts w:eastAsiaTheme="minorHAnsi"/>
        </w:rPr>
        <w:t xml:space="preserve"> https://cir.nii.ac.jp/crid/1370584340724053142</w:t>
      </w:r>
    </w:p>
    <w:p w14:paraId="21452653" w14:textId="77777777" w:rsidR="00DC016C" w:rsidRPr="00DC016C" w:rsidRDefault="00DC016C" w:rsidP="00DC016C">
      <w:pPr>
        <w:pStyle w:val="Bibliography"/>
        <w:rPr>
          <w:rFonts w:eastAsiaTheme="minorHAnsi"/>
        </w:rPr>
      </w:pPr>
      <w:r w:rsidRPr="00DC016C">
        <w:rPr>
          <w:rFonts w:eastAsiaTheme="minorHAnsi"/>
        </w:rPr>
        <w:t xml:space="preserve">Barker, F. K., Burns, K. J., Klicka, J., Lanyon, S. M., &amp; Lovette, I. J. (2015). New insights into New World biogeography: An integrated view from the phylogeny of blackbirds, cardinals, sparrows, tanagers, warblers, and allies. </w:t>
      </w:r>
      <w:r w:rsidRPr="00DC016C">
        <w:rPr>
          <w:rFonts w:eastAsiaTheme="minorHAnsi"/>
          <w:i/>
          <w:iCs/>
        </w:rPr>
        <w:t>The Auk</w:t>
      </w:r>
      <w:r w:rsidRPr="00DC016C">
        <w:rPr>
          <w:rFonts w:eastAsiaTheme="minorHAnsi"/>
        </w:rPr>
        <w:t xml:space="preserve">, </w:t>
      </w:r>
      <w:r w:rsidRPr="00DC016C">
        <w:rPr>
          <w:rFonts w:eastAsiaTheme="minorHAnsi"/>
          <w:i/>
          <w:iCs/>
        </w:rPr>
        <w:t>132</w:t>
      </w:r>
      <w:r w:rsidRPr="00DC016C">
        <w:rPr>
          <w:rFonts w:eastAsiaTheme="minorHAnsi"/>
        </w:rPr>
        <w:t>(2), 333–348. https://doi.org/10.1642/auk-14-110.1</w:t>
      </w:r>
    </w:p>
    <w:p w14:paraId="74DC0F72" w14:textId="77777777" w:rsidR="00DC016C" w:rsidRPr="00DC016C" w:rsidRDefault="00DC016C" w:rsidP="00DC016C">
      <w:pPr>
        <w:pStyle w:val="Bibliography"/>
        <w:rPr>
          <w:rFonts w:eastAsiaTheme="minorHAnsi"/>
        </w:rPr>
      </w:pPr>
      <w:r w:rsidRPr="00DC016C">
        <w:rPr>
          <w:rFonts w:eastAsiaTheme="minorHAnsi"/>
        </w:rPr>
        <w:t xml:space="preserve">Bolger, A. M., Lohse, M., &amp; Usadel, B. (2014). Trimmomatic: A flexible trimmer for Illumina sequence data. </w:t>
      </w:r>
      <w:r w:rsidRPr="00DC016C">
        <w:rPr>
          <w:rFonts w:eastAsiaTheme="minorHAnsi"/>
          <w:i/>
          <w:iCs/>
        </w:rPr>
        <w:t>Bioinformatics</w:t>
      </w:r>
      <w:r w:rsidRPr="00DC016C">
        <w:rPr>
          <w:rFonts w:eastAsiaTheme="minorHAnsi"/>
        </w:rPr>
        <w:t xml:space="preserve">, </w:t>
      </w:r>
      <w:r w:rsidRPr="00DC016C">
        <w:rPr>
          <w:rFonts w:eastAsiaTheme="minorHAnsi"/>
          <w:i/>
          <w:iCs/>
        </w:rPr>
        <w:t>30</w:t>
      </w:r>
      <w:r w:rsidRPr="00DC016C">
        <w:rPr>
          <w:rFonts w:eastAsiaTheme="minorHAnsi"/>
        </w:rPr>
        <w:t>(15), 2114–2120. https://doi.org/10.1093/bioinformatics/btu170</w:t>
      </w:r>
    </w:p>
    <w:p w14:paraId="39498BB0" w14:textId="77777777" w:rsidR="00DC016C" w:rsidRPr="00DC016C" w:rsidRDefault="00DC016C" w:rsidP="00DC016C">
      <w:pPr>
        <w:pStyle w:val="Bibliography"/>
        <w:rPr>
          <w:rFonts w:eastAsiaTheme="minorHAnsi"/>
        </w:rPr>
      </w:pPr>
      <w:r w:rsidRPr="00DC016C">
        <w:rPr>
          <w:rFonts w:eastAsiaTheme="minorHAnsi"/>
        </w:rPr>
        <w:t xml:space="preserve">Bordini, M., Soglia, F., Davoli, R., Zappaterra, M., Petracci, M., &amp; Meluzzi, A. (2022). Molecular Pathways and Key Genes Associated With Breast Width and Protein Content in White Striping and Wooden Breast Chicken Pectoral Muscle. </w:t>
      </w:r>
      <w:r w:rsidRPr="00DC016C">
        <w:rPr>
          <w:rFonts w:eastAsiaTheme="minorHAnsi"/>
          <w:i/>
          <w:iCs/>
        </w:rPr>
        <w:t>Frontiers in Physiology</w:t>
      </w:r>
      <w:r w:rsidRPr="00DC016C">
        <w:rPr>
          <w:rFonts w:eastAsiaTheme="minorHAnsi"/>
        </w:rPr>
        <w:t xml:space="preserve">, </w:t>
      </w:r>
      <w:r w:rsidRPr="00DC016C">
        <w:rPr>
          <w:rFonts w:eastAsiaTheme="minorHAnsi"/>
          <w:i/>
          <w:iCs/>
        </w:rPr>
        <w:t>13</w:t>
      </w:r>
      <w:r w:rsidRPr="00DC016C">
        <w:rPr>
          <w:rFonts w:eastAsiaTheme="minorHAnsi"/>
        </w:rPr>
        <w:t>. https://doi.org/10.3389/fphys.2022.936768</w:t>
      </w:r>
    </w:p>
    <w:p w14:paraId="5580C1C4" w14:textId="77777777" w:rsidR="00DC016C" w:rsidRPr="00DC016C" w:rsidRDefault="00DC016C" w:rsidP="00DC016C">
      <w:pPr>
        <w:pStyle w:val="Bibliography"/>
        <w:rPr>
          <w:rFonts w:eastAsiaTheme="minorHAnsi"/>
        </w:rPr>
      </w:pPr>
      <w:r w:rsidRPr="00DC016C">
        <w:rPr>
          <w:rFonts w:eastAsiaTheme="minorHAnsi"/>
        </w:rPr>
        <w:t xml:space="preserve">Caizergues, A. E., Le Luyer, J., Grégoire, A., Szulkin, M., Senar, J., Charmantier, A., &amp; Perrier, C. (2022). Epigenetics and the city: Non‐parallel DNA methylation modifications across pairs of urban‐forest Great tit populations. </w:t>
      </w:r>
      <w:r w:rsidRPr="00DC016C">
        <w:rPr>
          <w:rFonts w:eastAsiaTheme="minorHAnsi"/>
          <w:i/>
          <w:iCs/>
        </w:rPr>
        <w:t>Evolutionary Applications</w:t>
      </w:r>
      <w:r w:rsidRPr="00DC016C">
        <w:rPr>
          <w:rFonts w:eastAsiaTheme="minorHAnsi"/>
        </w:rPr>
        <w:t xml:space="preserve">, </w:t>
      </w:r>
      <w:r w:rsidRPr="00DC016C">
        <w:rPr>
          <w:rFonts w:eastAsiaTheme="minorHAnsi"/>
          <w:i/>
          <w:iCs/>
        </w:rPr>
        <w:t>15</w:t>
      </w:r>
      <w:r w:rsidRPr="00DC016C">
        <w:rPr>
          <w:rFonts w:eastAsiaTheme="minorHAnsi"/>
        </w:rPr>
        <w:t>(1), 149–165. https://doi.org/10.1111/eva.13334</w:t>
      </w:r>
    </w:p>
    <w:p w14:paraId="47966C72" w14:textId="77777777" w:rsidR="00DC016C" w:rsidRPr="00DC016C" w:rsidRDefault="00DC016C" w:rsidP="00DC016C">
      <w:pPr>
        <w:pStyle w:val="Bibliography"/>
        <w:rPr>
          <w:rFonts w:eastAsiaTheme="minorHAnsi"/>
        </w:rPr>
      </w:pPr>
      <w:r w:rsidRPr="00DC016C">
        <w:rPr>
          <w:rFonts w:eastAsiaTheme="minorHAnsi"/>
        </w:rPr>
        <w:t xml:space="preserve">Da Silva Ribeiro, T., Galván, J. A., &amp; Pool, J. E. (2022). Maximum SNP </w:t>
      </w:r>
      <w:r w:rsidRPr="00DC016C">
        <w:rPr>
          <w:rFonts w:eastAsiaTheme="minorHAnsi"/>
          <w:i/>
          <w:iCs/>
        </w:rPr>
        <w:t>FST</w:t>
      </w:r>
      <w:r w:rsidRPr="00DC016C">
        <w:rPr>
          <w:rFonts w:eastAsiaTheme="minorHAnsi"/>
        </w:rPr>
        <w:t xml:space="preserve"> Outperforms Full-Window Statistics for Detecting Soft Sweeps in Local Adaptation. </w:t>
      </w:r>
      <w:r w:rsidRPr="00DC016C">
        <w:rPr>
          <w:rFonts w:eastAsiaTheme="minorHAnsi"/>
          <w:i/>
          <w:iCs/>
        </w:rPr>
        <w:t>Genome Biology and Evolution</w:t>
      </w:r>
      <w:r w:rsidRPr="00DC016C">
        <w:rPr>
          <w:rFonts w:eastAsiaTheme="minorHAnsi"/>
        </w:rPr>
        <w:t xml:space="preserve">, </w:t>
      </w:r>
      <w:r w:rsidRPr="00DC016C">
        <w:rPr>
          <w:rFonts w:eastAsiaTheme="minorHAnsi"/>
          <w:i/>
          <w:iCs/>
        </w:rPr>
        <w:t>14</w:t>
      </w:r>
      <w:r w:rsidRPr="00DC016C">
        <w:rPr>
          <w:rFonts w:eastAsiaTheme="minorHAnsi"/>
        </w:rPr>
        <w:t>(10), evac143. https://doi.org/10.1093/gbe/evac143</w:t>
      </w:r>
    </w:p>
    <w:p w14:paraId="70CB2EFF" w14:textId="77777777" w:rsidR="00DC016C" w:rsidRPr="00DC016C" w:rsidRDefault="00DC016C" w:rsidP="00DC016C">
      <w:pPr>
        <w:pStyle w:val="Bibliography"/>
        <w:rPr>
          <w:rFonts w:eastAsiaTheme="minorHAnsi"/>
        </w:rPr>
      </w:pPr>
      <w:r w:rsidRPr="00DC016C">
        <w:rPr>
          <w:rFonts w:eastAsiaTheme="minorHAnsi"/>
        </w:rPr>
        <w:t xml:space="preserve">Dong, K., Chang, S., Xie, Q., Black-Pyrkosz, A., &amp; Zhang, H. (2017). Comparative transcriptomics of genetically divergent lines of chickens in response to Marek’s disease </w:t>
      </w:r>
      <w:r w:rsidRPr="00DC016C">
        <w:rPr>
          <w:rFonts w:eastAsiaTheme="minorHAnsi"/>
        </w:rPr>
        <w:lastRenderedPageBreak/>
        <w:t xml:space="preserve">virus challenge at cytolytic phase. </w:t>
      </w:r>
      <w:r w:rsidRPr="00DC016C">
        <w:rPr>
          <w:rFonts w:eastAsiaTheme="minorHAnsi"/>
          <w:i/>
          <w:iCs/>
        </w:rPr>
        <w:t>PLOS ONE</w:t>
      </w:r>
      <w:r w:rsidRPr="00DC016C">
        <w:rPr>
          <w:rFonts w:eastAsiaTheme="minorHAnsi"/>
        </w:rPr>
        <w:t xml:space="preserve">, </w:t>
      </w:r>
      <w:r w:rsidRPr="00DC016C">
        <w:rPr>
          <w:rFonts w:eastAsiaTheme="minorHAnsi"/>
          <w:i/>
          <w:iCs/>
        </w:rPr>
        <w:t>12</w:t>
      </w:r>
      <w:r w:rsidRPr="00DC016C">
        <w:rPr>
          <w:rFonts w:eastAsiaTheme="minorHAnsi"/>
        </w:rPr>
        <w:t>(6), e0178923. https://doi.org/10.1371/journal.pone.0178923</w:t>
      </w:r>
    </w:p>
    <w:p w14:paraId="3DD6E7D2" w14:textId="77777777" w:rsidR="00DC016C" w:rsidRPr="00DC016C" w:rsidRDefault="00DC016C" w:rsidP="00DC016C">
      <w:pPr>
        <w:pStyle w:val="Bibliography"/>
        <w:rPr>
          <w:rFonts w:eastAsiaTheme="minorHAnsi"/>
        </w:rPr>
      </w:pPr>
      <w:r w:rsidRPr="00DC016C">
        <w:rPr>
          <w:rFonts w:eastAsiaTheme="minorHAnsi"/>
        </w:rPr>
        <w:t xml:space="preserve">Eid Mutlak, Y., Aweida, D., Volodin, A., Ayalon, B., Dahan, N., Parnis, A., &amp; Cohen, S. (2020). A signaling hub of insulin receptor, dystrophin glycoprotein complex and plakoglobin regulates muscle size. </w:t>
      </w:r>
      <w:r w:rsidRPr="00DC016C">
        <w:rPr>
          <w:rFonts w:eastAsiaTheme="minorHAnsi"/>
          <w:i/>
          <w:iCs/>
        </w:rPr>
        <w:t>Nature Communications</w:t>
      </w:r>
      <w:r w:rsidRPr="00DC016C">
        <w:rPr>
          <w:rFonts w:eastAsiaTheme="minorHAnsi"/>
        </w:rPr>
        <w:t xml:space="preserve">, </w:t>
      </w:r>
      <w:r w:rsidRPr="00DC016C">
        <w:rPr>
          <w:rFonts w:eastAsiaTheme="minorHAnsi"/>
          <w:i/>
          <w:iCs/>
        </w:rPr>
        <w:t>11</w:t>
      </w:r>
      <w:r w:rsidRPr="00DC016C">
        <w:rPr>
          <w:rFonts w:eastAsiaTheme="minorHAnsi"/>
        </w:rPr>
        <w:t>(1), 1381. https://doi.org/10.1038/s41467-020-14895-9</w:t>
      </w:r>
    </w:p>
    <w:p w14:paraId="78882E70" w14:textId="77777777" w:rsidR="00DC016C" w:rsidRPr="00DC016C" w:rsidRDefault="00DC016C" w:rsidP="00DC016C">
      <w:pPr>
        <w:pStyle w:val="Bibliography"/>
        <w:rPr>
          <w:rFonts w:eastAsiaTheme="minorHAnsi"/>
        </w:rPr>
      </w:pPr>
      <w:r w:rsidRPr="00DC016C">
        <w:rPr>
          <w:rFonts w:eastAsiaTheme="minorHAnsi"/>
        </w:rPr>
        <w:t xml:space="preserve">Fall, T., &amp; Ingelsson, E. (2014). Genome-wide association studies of obesity and metabolic syndrome. </w:t>
      </w:r>
      <w:r w:rsidRPr="00DC016C">
        <w:rPr>
          <w:rFonts w:eastAsiaTheme="minorHAnsi"/>
          <w:i/>
          <w:iCs/>
        </w:rPr>
        <w:t>Molecular and Cellular Endocrinology</w:t>
      </w:r>
      <w:r w:rsidRPr="00DC016C">
        <w:rPr>
          <w:rFonts w:eastAsiaTheme="minorHAnsi"/>
        </w:rPr>
        <w:t xml:space="preserve">, </w:t>
      </w:r>
      <w:r w:rsidRPr="00DC016C">
        <w:rPr>
          <w:rFonts w:eastAsiaTheme="minorHAnsi"/>
          <w:i/>
          <w:iCs/>
        </w:rPr>
        <w:t>382</w:t>
      </w:r>
      <w:r w:rsidRPr="00DC016C">
        <w:rPr>
          <w:rFonts w:eastAsiaTheme="minorHAnsi"/>
        </w:rPr>
        <w:t>(1), 740–757. https://doi.org/10.1016/j.mce.2012.08.018</w:t>
      </w:r>
    </w:p>
    <w:p w14:paraId="1B6A8603" w14:textId="77777777" w:rsidR="00DC016C" w:rsidRPr="00DC016C" w:rsidRDefault="00DC016C" w:rsidP="00DC016C">
      <w:pPr>
        <w:pStyle w:val="Bibliography"/>
        <w:rPr>
          <w:rFonts w:eastAsiaTheme="minorHAnsi"/>
        </w:rPr>
      </w:pPr>
      <w:r w:rsidRPr="00DC016C">
        <w:rPr>
          <w:rFonts w:eastAsiaTheme="minorHAnsi"/>
        </w:rPr>
        <w:t xml:space="preserve">Ghosh, C., Das, N., Saha, S., Kundu, T., Sircar, D., &amp; Roy, P. (2022). Involvement of Cdkal1 in the etiology of type 2 diabetes mellitus and microvascular diabetic complications: A review. </w:t>
      </w:r>
      <w:r w:rsidRPr="00DC016C">
        <w:rPr>
          <w:rFonts w:eastAsiaTheme="minorHAnsi"/>
          <w:i/>
          <w:iCs/>
        </w:rPr>
        <w:t>Journal of Diabetes &amp; Metabolic Disorders</w:t>
      </w:r>
      <w:r w:rsidRPr="00DC016C">
        <w:rPr>
          <w:rFonts w:eastAsiaTheme="minorHAnsi"/>
        </w:rPr>
        <w:t xml:space="preserve">, </w:t>
      </w:r>
      <w:r w:rsidRPr="00DC016C">
        <w:rPr>
          <w:rFonts w:eastAsiaTheme="minorHAnsi"/>
          <w:i/>
          <w:iCs/>
        </w:rPr>
        <w:t>21</w:t>
      </w:r>
      <w:r w:rsidRPr="00DC016C">
        <w:rPr>
          <w:rFonts w:eastAsiaTheme="minorHAnsi"/>
        </w:rPr>
        <w:t>(1), 991–1001. https://doi.org/10.1007/s40200-021-00953-6</w:t>
      </w:r>
    </w:p>
    <w:p w14:paraId="60A3D65D" w14:textId="77777777" w:rsidR="00DC016C" w:rsidRPr="00DC016C" w:rsidRDefault="00DC016C" w:rsidP="00DC016C">
      <w:pPr>
        <w:pStyle w:val="Bibliography"/>
        <w:rPr>
          <w:rFonts w:eastAsiaTheme="minorHAnsi"/>
        </w:rPr>
      </w:pPr>
      <w:r w:rsidRPr="00DC016C">
        <w:rPr>
          <w:rFonts w:eastAsiaTheme="minorHAnsi"/>
        </w:rPr>
        <w:t xml:space="preserve">Hahn, M. W. (2018). </w:t>
      </w:r>
      <w:r w:rsidRPr="00DC016C">
        <w:rPr>
          <w:rFonts w:eastAsiaTheme="minorHAnsi"/>
          <w:i/>
          <w:iCs/>
        </w:rPr>
        <w:t>Molecular Population Genetics</w:t>
      </w:r>
      <w:r w:rsidRPr="00DC016C">
        <w:rPr>
          <w:rFonts w:eastAsiaTheme="minorHAnsi"/>
        </w:rPr>
        <w:t>. Oxford University Press.</w:t>
      </w:r>
    </w:p>
    <w:p w14:paraId="08638D3F" w14:textId="77777777" w:rsidR="00DC016C" w:rsidRPr="00DC016C" w:rsidRDefault="00DC016C" w:rsidP="00DC016C">
      <w:pPr>
        <w:pStyle w:val="Bibliography"/>
        <w:rPr>
          <w:rFonts w:eastAsiaTheme="minorHAnsi"/>
        </w:rPr>
      </w:pPr>
      <w:r w:rsidRPr="00DC016C">
        <w:rPr>
          <w:rFonts w:eastAsiaTheme="minorHAnsi"/>
        </w:rPr>
        <w:t xml:space="preserve">He, W., Chen, P., Chen, Q., Cai, Z., &amp; Zhang, P. (2022). Cytokine storm: Behind the scenes of the collateral circulation after acute myocardial infarction. </w:t>
      </w:r>
      <w:r w:rsidRPr="00DC016C">
        <w:rPr>
          <w:rFonts w:eastAsiaTheme="minorHAnsi"/>
          <w:i/>
          <w:iCs/>
        </w:rPr>
        <w:t>Inflammation Research</w:t>
      </w:r>
      <w:r w:rsidRPr="00DC016C">
        <w:rPr>
          <w:rFonts w:eastAsiaTheme="minorHAnsi"/>
        </w:rPr>
        <w:t xml:space="preserve">, </w:t>
      </w:r>
      <w:r w:rsidRPr="00DC016C">
        <w:rPr>
          <w:rFonts w:eastAsiaTheme="minorHAnsi"/>
          <w:i/>
          <w:iCs/>
        </w:rPr>
        <w:t>71</w:t>
      </w:r>
      <w:r w:rsidRPr="00DC016C">
        <w:rPr>
          <w:rFonts w:eastAsiaTheme="minorHAnsi"/>
        </w:rPr>
        <w:t>(10), 1143–1158. https://doi.org/10.1007/s00011-022-01611-0</w:t>
      </w:r>
    </w:p>
    <w:p w14:paraId="6E2E6D18" w14:textId="77777777" w:rsidR="00DC016C" w:rsidRPr="00DC016C" w:rsidRDefault="00DC016C" w:rsidP="00DC016C">
      <w:pPr>
        <w:pStyle w:val="Bibliography"/>
        <w:rPr>
          <w:rFonts w:eastAsiaTheme="minorHAnsi"/>
        </w:rPr>
      </w:pPr>
      <w:r w:rsidRPr="00DC016C">
        <w:rPr>
          <w:rFonts w:eastAsiaTheme="minorHAnsi"/>
        </w:rPr>
        <w:t xml:space="preserve">Hooper, D. M., &amp; Price, T. D. (2017). Chromosomal inversion differences correlate with range overlap in passerine birds. </w:t>
      </w:r>
      <w:r w:rsidRPr="00DC016C">
        <w:rPr>
          <w:rFonts w:eastAsiaTheme="minorHAnsi"/>
          <w:i/>
          <w:iCs/>
        </w:rPr>
        <w:t>Nature Ecology &amp;amp; Evolution</w:t>
      </w:r>
      <w:r w:rsidRPr="00DC016C">
        <w:rPr>
          <w:rFonts w:eastAsiaTheme="minorHAnsi"/>
        </w:rPr>
        <w:t xml:space="preserve">, </w:t>
      </w:r>
      <w:r w:rsidRPr="00DC016C">
        <w:rPr>
          <w:rFonts w:eastAsiaTheme="minorHAnsi"/>
          <w:i/>
          <w:iCs/>
        </w:rPr>
        <w:t>1</w:t>
      </w:r>
      <w:r w:rsidRPr="00DC016C">
        <w:rPr>
          <w:rFonts w:eastAsiaTheme="minorHAnsi"/>
        </w:rPr>
        <w:t>(10), 1526–1534. https://doi.org/10.1038/s41559-017-0284-6</w:t>
      </w:r>
    </w:p>
    <w:p w14:paraId="061C2F4D" w14:textId="77777777" w:rsidR="00DC016C" w:rsidRPr="00DC016C" w:rsidRDefault="00DC016C" w:rsidP="00DC016C">
      <w:pPr>
        <w:pStyle w:val="Bibliography"/>
        <w:rPr>
          <w:rFonts w:eastAsiaTheme="minorHAnsi"/>
        </w:rPr>
      </w:pPr>
      <w:r w:rsidRPr="00DC016C">
        <w:rPr>
          <w:rFonts w:eastAsiaTheme="minorHAnsi"/>
        </w:rPr>
        <w:t xml:space="preserve">Jun, G., Wing, M. K., Abecasis, G. R., &amp; Kang, H. M. (2015). An efficient and scalable analysis framework for variant extraction and refinement from population scale DNA sequence data. </w:t>
      </w:r>
      <w:r w:rsidRPr="00DC016C">
        <w:rPr>
          <w:rFonts w:eastAsiaTheme="minorHAnsi"/>
          <w:i/>
          <w:iCs/>
        </w:rPr>
        <w:t>Genome Research</w:t>
      </w:r>
      <w:r w:rsidRPr="00DC016C">
        <w:rPr>
          <w:rFonts w:eastAsiaTheme="minorHAnsi"/>
        </w:rPr>
        <w:t>, gr.176552.114. https://doi.org/10.1101/gr.176552.114</w:t>
      </w:r>
    </w:p>
    <w:p w14:paraId="024F60F0" w14:textId="77777777" w:rsidR="00DC016C" w:rsidRPr="00DC016C" w:rsidRDefault="00DC016C" w:rsidP="00DC016C">
      <w:pPr>
        <w:pStyle w:val="Bibliography"/>
        <w:rPr>
          <w:rFonts w:eastAsiaTheme="minorHAnsi"/>
        </w:rPr>
      </w:pPr>
      <w:r w:rsidRPr="00DC016C">
        <w:rPr>
          <w:rFonts w:eastAsiaTheme="minorHAnsi"/>
        </w:rPr>
        <w:lastRenderedPageBreak/>
        <w:t xml:space="preserve">Korneliussen, T. S., Albrechtsen, A., &amp; Nielsen, R. (2014). ANGSD: Analysis of Next Generation Sequencing Data. </w:t>
      </w:r>
      <w:r w:rsidRPr="00DC016C">
        <w:rPr>
          <w:rFonts w:eastAsiaTheme="minorHAnsi"/>
          <w:i/>
          <w:iCs/>
        </w:rPr>
        <w:t>BMC Bioinformatics</w:t>
      </w:r>
      <w:r w:rsidRPr="00DC016C">
        <w:rPr>
          <w:rFonts w:eastAsiaTheme="minorHAnsi"/>
        </w:rPr>
        <w:t xml:space="preserve">, </w:t>
      </w:r>
      <w:r w:rsidRPr="00DC016C">
        <w:rPr>
          <w:rFonts w:eastAsiaTheme="minorHAnsi"/>
          <w:i/>
          <w:iCs/>
        </w:rPr>
        <w:t>15</w:t>
      </w:r>
      <w:r w:rsidRPr="00DC016C">
        <w:rPr>
          <w:rFonts w:eastAsiaTheme="minorHAnsi"/>
        </w:rPr>
        <w:t>(1), 356. https://doi.org/10.1186/s12859-014-0356-4</w:t>
      </w:r>
    </w:p>
    <w:p w14:paraId="3A468100" w14:textId="77777777" w:rsidR="00DC016C" w:rsidRPr="00DC016C" w:rsidRDefault="00DC016C" w:rsidP="00DC016C">
      <w:pPr>
        <w:pStyle w:val="Bibliography"/>
        <w:rPr>
          <w:rFonts w:eastAsiaTheme="minorHAnsi"/>
        </w:rPr>
      </w:pPr>
      <w:r w:rsidRPr="00DC016C">
        <w:rPr>
          <w:rFonts w:eastAsiaTheme="minorHAnsi"/>
        </w:rPr>
        <w:t xml:space="preserve">Kumar, S., Stecher, G., Suleski, M., &amp; Hedges, S. B. (2017). TimeTree: A Resource for Timelines, Timetrees, and Divergence Times. </w:t>
      </w:r>
      <w:r w:rsidRPr="00DC016C">
        <w:rPr>
          <w:rFonts w:eastAsiaTheme="minorHAnsi"/>
          <w:i/>
          <w:iCs/>
        </w:rPr>
        <w:t>Molecular Biology and Evolution</w:t>
      </w:r>
      <w:r w:rsidRPr="00DC016C">
        <w:rPr>
          <w:rFonts w:eastAsiaTheme="minorHAnsi"/>
        </w:rPr>
        <w:t xml:space="preserve">, </w:t>
      </w:r>
      <w:r w:rsidRPr="00DC016C">
        <w:rPr>
          <w:rFonts w:eastAsiaTheme="minorHAnsi"/>
          <w:i/>
          <w:iCs/>
        </w:rPr>
        <w:t>34</w:t>
      </w:r>
      <w:r w:rsidRPr="00DC016C">
        <w:rPr>
          <w:rFonts w:eastAsiaTheme="minorHAnsi"/>
        </w:rPr>
        <w:t>(7), 1812–1819. https://doi.org/10.1093/molbev/msx116</w:t>
      </w:r>
    </w:p>
    <w:p w14:paraId="3DCF9E1E" w14:textId="77777777" w:rsidR="00DC016C" w:rsidRPr="00DC016C" w:rsidRDefault="00DC016C" w:rsidP="00DC016C">
      <w:pPr>
        <w:pStyle w:val="Bibliography"/>
        <w:rPr>
          <w:rFonts w:eastAsiaTheme="minorHAnsi"/>
        </w:rPr>
      </w:pPr>
      <w:r w:rsidRPr="00DC016C">
        <w:rPr>
          <w:rFonts w:eastAsiaTheme="minorHAnsi"/>
        </w:rPr>
        <w:t xml:space="preserve">Lendvai, Á. Z., Tóth, Z., Mahr, K., Osváth, G., Vogel-Kindgen, S., &amp; Gander, B. A. (2021). Effects of experimental increase in insulin-like growth factor 1 on feather growth rate, moult intensity and feather quality in a passerine bird. </w:t>
      </w:r>
      <w:r w:rsidRPr="00DC016C">
        <w:rPr>
          <w:rFonts w:eastAsiaTheme="minorHAnsi"/>
          <w:i/>
          <w:iCs/>
        </w:rPr>
        <w:t>Journal of Experimental Biology</w:t>
      </w:r>
      <w:r w:rsidRPr="00DC016C">
        <w:rPr>
          <w:rFonts w:eastAsiaTheme="minorHAnsi"/>
        </w:rPr>
        <w:t xml:space="preserve">, </w:t>
      </w:r>
      <w:r w:rsidRPr="00DC016C">
        <w:rPr>
          <w:rFonts w:eastAsiaTheme="minorHAnsi"/>
          <w:i/>
          <w:iCs/>
        </w:rPr>
        <w:t>224</w:t>
      </w:r>
      <w:r w:rsidRPr="00DC016C">
        <w:rPr>
          <w:rFonts w:eastAsiaTheme="minorHAnsi"/>
        </w:rPr>
        <w:t>(14), jeb242481. https://doi.org/10.1242/jeb.242481</w:t>
      </w:r>
    </w:p>
    <w:p w14:paraId="60F1A975" w14:textId="77777777" w:rsidR="00DC016C" w:rsidRPr="00671892" w:rsidRDefault="00DC016C" w:rsidP="00DC016C">
      <w:pPr>
        <w:pStyle w:val="Bibliography"/>
        <w:rPr>
          <w:rFonts w:eastAsiaTheme="minorHAnsi"/>
          <w:lang w:val="es-ES"/>
          <w:rPrChange w:id="318" w:author="Sabrina McNew" w:date="2025-03-11T09:48:00Z" w16du:dateUtc="2025-03-11T16:48:00Z">
            <w:rPr>
              <w:rFonts w:eastAsiaTheme="minorHAnsi"/>
            </w:rPr>
          </w:rPrChange>
        </w:rPr>
      </w:pPr>
      <w:r w:rsidRPr="00DC016C">
        <w:rPr>
          <w:rFonts w:eastAsiaTheme="minorHAnsi"/>
        </w:rPr>
        <w:t xml:space="preserve">Lendvai, Á. Z., Tóth, Z., Mahr, K., Pénzes, J., Vogel-Kindgen, S., Gander, B. A., &amp; Vágási, C. I. (2024). IGF-1 induces sex-specific oxidative damage and mortality in a songbird. </w:t>
      </w:r>
      <w:r w:rsidRPr="00671892">
        <w:rPr>
          <w:rFonts w:eastAsiaTheme="minorHAnsi"/>
          <w:i/>
          <w:iCs/>
          <w:lang w:val="es-ES"/>
          <w:rPrChange w:id="319" w:author="Sabrina McNew" w:date="2025-03-11T09:48:00Z" w16du:dateUtc="2025-03-11T16:48:00Z">
            <w:rPr>
              <w:rFonts w:eastAsiaTheme="minorHAnsi"/>
              <w:i/>
              <w:iCs/>
            </w:rPr>
          </w:rPrChange>
        </w:rPr>
        <w:t>Oecologia</w:t>
      </w:r>
      <w:r w:rsidRPr="00671892">
        <w:rPr>
          <w:rFonts w:eastAsiaTheme="minorHAnsi"/>
          <w:lang w:val="es-ES"/>
          <w:rPrChange w:id="320" w:author="Sabrina McNew" w:date="2025-03-11T09:48:00Z" w16du:dateUtc="2025-03-11T16:48:00Z">
            <w:rPr>
              <w:rFonts w:eastAsiaTheme="minorHAnsi"/>
            </w:rPr>
          </w:rPrChange>
        </w:rPr>
        <w:t xml:space="preserve">, </w:t>
      </w:r>
      <w:r w:rsidRPr="00671892">
        <w:rPr>
          <w:rFonts w:eastAsiaTheme="minorHAnsi"/>
          <w:i/>
          <w:iCs/>
          <w:lang w:val="es-ES"/>
          <w:rPrChange w:id="321" w:author="Sabrina McNew" w:date="2025-03-11T09:48:00Z" w16du:dateUtc="2025-03-11T16:48:00Z">
            <w:rPr>
              <w:rFonts w:eastAsiaTheme="minorHAnsi"/>
              <w:i/>
              <w:iCs/>
            </w:rPr>
          </w:rPrChange>
        </w:rPr>
        <w:t>205</w:t>
      </w:r>
      <w:r w:rsidRPr="00671892">
        <w:rPr>
          <w:rFonts w:eastAsiaTheme="minorHAnsi"/>
          <w:lang w:val="es-ES"/>
          <w:rPrChange w:id="322" w:author="Sabrina McNew" w:date="2025-03-11T09:48:00Z" w16du:dateUtc="2025-03-11T16:48:00Z">
            <w:rPr>
              <w:rFonts w:eastAsiaTheme="minorHAnsi"/>
            </w:rPr>
          </w:rPrChange>
        </w:rPr>
        <w:t>(3), 561–570. https://doi.org/10.1007/s00442-024-05587-y</w:t>
      </w:r>
    </w:p>
    <w:p w14:paraId="31FECF10" w14:textId="77777777" w:rsidR="00DC016C" w:rsidRPr="00DC016C" w:rsidRDefault="00DC016C" w:rsidP="00DC016C">
      <w:pPr>
        <w:pStyle w:val="Bibliography"/>
        <w:rPr>
          <w:rFonts w:eastAsiaTheme="minorHAnsi"/>
        </w:rPr>
      </w:pPr>
      <w:r w:rsidRPr="00671892">
        <w:rPr>
          <w:rFonts w:eastAsiaTheme="minorHAnsi"/>
          <w:lang w:val="es-ES"/>
          <w:rPrChange w:id="323" w:author="Sabrina McNew" w:date="2025-03-11T09:48:00Z" w16du:dateUtc="2025-03-11T16:48:00Z">
            <w:rPr>
              <w:rFonts w:eastAsiaTheme="minorHAnsi"/>
            </w:rPr>
          </w:rPrChange>
        </w:rPr>
        <w:t xml:space="preserve">Li, H., &amp; Durbin, R. (2009). </w:t>
      </w:r>
      <w:r w:rsidRPr="00DC016C">
        <w:rPr>
          <w:rFonts w:eastAsiaTheme="minorHAnsi"/>
        </w:rPr>
        <w:t xml:space="preserve">Fast and accurate short read alignment with Burrows–Wheeler transform. </w:t>
      </w:r>
      <w:r w:rsidRPr="00DC016C">
        <w:rPr>
          <w:rFonts w:eastAsiaTheme="minorHAnsi"/>
          <w:i/>
          <w:iCs/>
        </w:rPr>
        <w:t>Bioinformatics</w:t>
      </w:r>
      <w:r w:rsidRPr="00DC016C">
        <w:rPr>
          <w:rFonts w:eastAsiaTheme="minorHAnsi"/>
        </w:rPr>
        <w:t xml:space="preserve">, </w:t>
      </w:r>
      <w:r w:rsidRPr="00DC016C">
        <w:rPr>
          <w:rFonts w:eastAsiaTheme="minorHAnsi"/>
          <w:i/>
          <w:iCs/>
        </w:rPr>
        <w:t>25</w:t>
      </w:r>
      <w:r w:rsidRPr="00DC016C">
        <w:rPr>
          <w:rFonts w:eastAsiaTheme="minorHAnsi"/>
        </w:rPr>
        <w:t>(14), 1754–1760. https://doi.org/10.1093/bioinformatics/btp324</w:t>
      </w:r>
    </w:p>
    <w:p w14:paraId="175A5F53" w14:textId="77777777" w:rsidR="00DC016C" w:rsidRPr="00DC016C" w:rsidRDefault="00DC016C" w:rsidP="00DC016C">
      <w:pPr>
        <w:pStyle w:val="Bibliography"/>
        <w:rPr>
          <w:rFonts w:eastAsiaTheme="minorHAnsi"/>
        </w:rPr>
      </w:pPr>
      <w:r w:rsidRPr="00DC016C">
        <w:rPr>
          <w:rFonts w:eastAsiaTheme="minorHAnsi"/>
        </w:rPr>
        <w:t xml:space="preserve">Li, H., Handsaker, B., Wysoker, A., Fennell, T., Ruan, J., Homer, N., Marth, G., Abecasis, G., &amp; Durbin, R. (2009). The Sequence Alignment/Map format and SAMtools. </w:t>
      </w:r>
      <w:r w:rsidRPr="00DC016C">
        <w:rPr>
          <w:rFonts w:eastAsiaTheme="minorHAnsi"/>
          <w:i/>
          <w:iCs/>
        </w:rPr>
        <w:t>Bioinformatics</w:t>
      </w:r>
      <w:r w:rsidRPr="00DC016C">
        <w:rPr>
          <w:rFonts w:eastAsiaTheme="minorHAnsi"/>
        </w:rPr>
        <w:t xml:space="preserve">, </w:t>
      </w:r>
      <w:r w:rsidRPr="00DC016C">
        <w:rPr>
          <w:rFonts w:eastAsiaTheme="minorHAnsi"/>
          <w:i/>
          <w:iCs/>
        </w:rPr>
        <w:t>25</w:t>
      </w:r>
      <w:r w:rsidRPr="00DC016C">
        <w:rPr>
          <w:rFonts w:eastAsiaTheme="minorHAnsi"/>
        </w:rPr>
        <w:t>(16), 2078–2079. https://doi.org/10.1093/bioinformatics/btp352</w:t>
      </w:r>
    </w:p>
    <w:p w14:paraId="0107A3B6" w14:textId="77777777" w:rsidR="00DC016C" w:rsidRPr="00DC016C" w:rsidRDefault="00DC016C" w:rsidP="00DC016C">
      <w:pPr>
        <w:pStyle w:val="Bibliography"/>
        <w:rPr>
          <w:rFonts w:eastAsiaTheme="minorHAnsi"/>
        </w:rPr>
      </w:pPr>
      <w:r w:rsidRPr="00DC016C">
        <w:rPr>
          <w:rFonts w:eastAsiaTheme="minorHAnsi"/>
        </w:rPr>
        <w:t xml:space="preserve">Li, Z.-H., Xu, H., Zheng, W., Lam, S. H., &amp; Gong, Z. (2013). RNA-Sequencing Analysis of TCDD-Induced Responses in Zebrafish Liver Reveals High Relatedness to In Vivo Mammalian Models and Conserved Biological Pathways. </w:t>
      </w:r>
      <w:r w:rsidRPr="00DC016C">
        <w:rPr>
          <w:rFonts w:eastAsiaTheme="minorHAnsi"/>
          <w:i/>
          <w:iCs/>
        </w:rPr>
        <w:t>PLOS ONE</w:t>
      </w:r>
      <w:r w:rsidRPr="00DC016C">
        <w:rPr>
          <w:rFonts w:eastAsiaTheme="minorHAnsi"/>
        </w:rPr>
        <w:t xml:space="preserve">, </w:t>
      </w:r>
      <w:r w:rsidRPr="00DC016C">
        <w:rPr>
          <w:rFonts w:eastAsiaTheme="minorHAnsi"/>
          <w:i/>
          <w:iCs/>
        </w:rPr>
        <w:t>8</w:t>
      </w:r>
      <w:r w:rsidRPr="00DC016C">
        <w:rPr>
          <w:rFonts w:eastAsiaTheme="minorHAnsi"/>
        </w:rPr>
        <w:t>(10), e77292. https://doi.org/10.1371/journal.pone.0077292</w:t>
      </w:r>
    </w:p>
    <w:p w14:paraId="1D202535" w14:textId="77777777" w:rsidR="00DC016C" w:rsidRPr="00DC016C" w:rsidRDefault="00DC016C" w:rsidP="00DC016C">
      <w:pPr>
        <w:pStyle w:val="Bibliography"/>
        <w:rPr>
          <w:rFonts w:eastAsiaTheme="minorHAnsi"/>
        </w:rPr>
      </w:pPr>
      <w:r w:rsidRPr="00DC016C">
        <w:rPr>
          <w:rFonts w:eastAsiaTheme="minorHAnsi"/>
        </w:rPr>
        <w:lastRenderedPageBreak/>
        <w:t xml:space="preserve">Lodjak, J., Mägi, M., Sild, E., &amp; Mänd, R. (2017). Causal link between insulin-like growth factor 1 and growth in nestlings of a wild passerine bird. </w:t>
      </w:r>
      <w:r w:rsidRPr="00DC016C">
        <w:rPr>
          <w:rFonts w:eastAsiaTheme="minorHAnsi"/>
          <w:i/>
          <w:iCs/>
        </w:rPr>
        <w:t>Functional Ecology</w:t>
      </w:r>
      <w:r w:rsidRPr="00DC016C">
        <w:rPr>
          <w:rFonts w:eastAsiaTheme="minorHAnsi"/>
        </w:rPr>
        <w:t xml:space="preserve">, </w:t>
      </w:r>
      <w:r w:rsidRPr="00DC016C">
        <w:rPr>
          <w:rFonts w:eastAsiaTheme="minorHAnsi"/>
          <w:i/>
          <w:iCs/>
        </w:rPr>
        <w:t>31</w:t>
      </w:r>
      <w:r w:rsidRPr="00DC016C">
        <w:rPr>
          <w:rFonts w:eastAsiaTheme="minorHAnsi"/>
        </w:rPr>
        <w:t>(1), 184–191. https://doi.org/10.1111/1365-2435.12679</w:t>
      </w:r>
    </w:p>
    <w:p w14:paraId="75401C8C" w14:textId="77777777" w:rsidR="00DC016C" w:rsidRPr="00DC016C" w:rsidRDefault="00DC016C" w:rsidP="00DC016C">
      <w:pPr>
        <w:pStyle w:val="Bibliography"/>
        <w:rPr>
          <w:rFonts w:eastAsiaTheme="minorHAnsi"/>
        </w:rPr>
      </w:pPr>
      <w:r w:rsidRPr="00DC016C">
        <w:rPr>
          <w:rFonts w:eastAsiaTheme="minorHAnsi"/>
        </w:rPr>
        <w:t xml:space="preserve">Lou, R. N., &amp; Therkildsen, N. O. (2022). Batch effects in population genomic studies with low-coverage whole genome sequencing data: Causes, detection and mitigation. </w:t>
      </w:r>
      <w:r w:rsidRPr="00DC016C">
        <w:rPr>
          <w:rFonts w:eastAsiaTheme="minorHAnsi"/>
          <w:i/>
          <w:iCs/>
        </w:rPr>
        <w:t>Molecular Ecology Resources</w:t>
      </w:r>
      <w:r w:rsidRPr="00DC016C">
        <w:rPr>
          <w:rFonts w:eastAsiaTheme="minorHAnsi"/>
        </w:rPr>
        <w:t xml:space="preserve">, </w:t>
      </w:r>
      <w:r w:rsidRPr="00DC016C">
        <w:rPr>
          <w:rFonts w:eastAsiaTheme="minorHAnsi"/>
          <w:i/>
          <w:iCs/>
        </w:rPr>
        <w:t>22</w:t>
      </w:r>
      <w:r w:rsidRPr="00DC016C">
        <w:rPr>
          <w:rFonts w:eastAsiaTheme="minorHAnsi"/>
        </w:rPr>
        <w:t>(5), 1678–1692. https://doi.org/10.1111/1755-0998.13559</w:t>
      </w:r>
    </w:p>
    <w:p w14:paraId="37941857" w14:textId="77777777" w:rsidR="00DC016C" w:rsidRPr="00DC016C" w:rsidRDefault="00DC016C" w:rsidP="00DC016C">
      <w:pPr>
        <w:pStyle w:val="Bibliography"/>
        <w:rPr>
          <w:rFonts w:eastAsiaTheme="minorHAnsi"/>
        </w:rPr>
      </w:pPr>
      <w:r w:rsidRPr="00DC016C">
        <w:rPr>
          <w:rFonts w:eastAsiaTheme="minorHAnsi"/>
        </w:rPr>
        <w:t xml:space="preserve">Manti, M., Stener-Victorin, E., &amp; Benrick, A. (2020). Skeletal Muscle Immunometabolism in Women With Polycystic Ovary Syndrome: A Meta-Analysis. </w:t>
      </w:r>
      <w:r w:rsidRPr="00DC016C">
        <w:rPr>
          <w:rFonts w:eastAsiaTheme="minorHAnsi"/>
          <w:i/>
          <w:iCs/>
        </w:rPr>
        <w:t>Frontiers in Physiology</w:t>
      </w:r>
      <w:r w:rsidRPr="00DC016C">
        <w:rPr>
          <w:rFonts w:eastAsiaTheme="minorHAnsi"/>
        </w:rPr>
        <w:t xml:space="preserve">, </w:t>
      </w:r>
      <w:r w:rsidRPr="00DC016C">
        <w:rPr>
          <w:rFonts w:eastAsiaTheme="minorHAnsi"/>
          <w:i/>
          <w:iCs/>
        </w:rPr>
        <w:t>11</w:t>
      </w:r>
      <w:r w:rsidRPr="00DC016C">
        <w:rPr>
          <w:rFonts w:eastAsiaTheme="minorHAnsi"/>
        </w:rPr>
        <w:t>. https://doi.org/10.3389/fphys.2020.573505</w:t>
      </w:r>
    </w:p>
    <w:p w14:paraId="47768C02" w14:textId="77777777" w:rsidR="00DC016C" w:rsidRPr="00DC016C" w:rsidRDefault="00DC016C" w:rsidP="00DC016C">
      <w:pPr>
        <w:pStyle w:val="Bibliography"/>
        <w:rPr>
          <w:rFonts w:eastAsiaTheme="minorHAnsi"/>
        </w:rPr>
      </w:pPr>
      <w:r w:rsidRPr="00DC016C">
        <w:rPr>
          <w:rFonts w:eastAsiaTheme="minorHAnsi"/>
        </w:rPr>
        <w:t xml:space="preserve">McKenna, A., Hanna, M., Banks, E., Sivachenko, A., Cibulskis, K., Kernytsky, A., Garimella, K., Altshuler, D., Gabriel, S., Daly, M., &amp; DePristo, M. A. (2010). The Genome Analysis Toolkit: A MapReduce framework for analyzing next-generation DNA sequencing data. </w:t>
      </w:r>
      <w:r w:rsidRPr="00DC016C">
        <w:rPr>
          <w:rFonts w:eastAsiaTheme="minorHAnsi"/>
          <w:i/>
          <w:iCs/>
        </w:rPr>
        <w:t>Genome Research</w:t>
      </w:r>
      <w:r w:rsidRPr="00DC016C">
        <w:rPr>
          <w:rFonts w:eastAsiaTheme="minorHAnsi"/>
        </w:rPr>
        <w:t xml:space="preserve">, </w:t>
      </w:r>
      <w:r w:rsidRPr="00DC016C">
        <w:rPr>
          <w:rFonts w:eastAsiaTheme="minorHAnsi"/>
          <w:i/>
          <w:iCs/>
        </w:rPr>
        <w:t>20</w:t>
      </w:r>
      <w:r w:rsidRPr="00DC016C">
        <w:rPr>
          <w:rFonts w:eastAsiaTheme="minorHAnsi"/>
        </w:rPr>
        <w:t>(9), 1297–1303. https://doi.org/10.1101/gr.107524.110</w:t>
      </w:r>
    </w:p>
    <w:p w14:paraId="29E610BB" w14:textId="77777777" w:rsidR="00DC016C" w:rsidRPr="00DC016C" w:rsidRDefault="00DC016C" w:rsidP="00DC016C">
      <w:pPr>
        <w:pStyle w:val="Bibliography"/>
        <w:rPr>
          <w:rFonts w:eastAsiaTheme="minorHAnsi"/>
        </w:rPr>
      </w:pPr>
      <w:r w:rsidRPr="00DC016C">
        <w:rPr>
          <w:rFonts w:eastAsiaTheme="minorHAnsi"/>
        </w:rPr>
        <w:t xml:space="preserve">McNew, S. M., Beck, D., Sadler-Riggleman, I., Knutie, S. A., Koop, J. A. H., Clayton, D. H., &amp; Skinner, M. K. (2017). Epigenetic variation between urban and rural populations of Darwin’s finches. </w:t>
      </w:r>
      <w:r w:rsidRPr="00DC016C">
        <w:rPr>
          <w:rFonts w:eastAsiaTheme="minorHAnsi"/>
          <w:i/>
          <w:iCs/>
        </w:rPr>
        <w:t>BMC Evolutionary Biology</w:t>
      </w:r>
      <w:r w:rsidRPr="00DC016C">
        <w:rPr>
          <w:rFonts w:eastAsiaTheme="minorHAnsi"/>
        </w:rPr>
        <w:t xml:space="preserve">, </w:t>
      </w:r>
      <w:r w:rsidRPr="00DC016C">
        <w:rPr>
          <w:rFonts w:eastAsiaTheme="minorHAnsi"/>
          <w:i/>
          <w:iCs/>
        </w:rPr>
        <w:t>17</w:t>
      </w:r>
      <w:r w:rsidRPr="00DC016C">
        <w:rPr>
          <w:rFonts w:eastAsiaTheme="minorHAnsi"/>
        </w:rPr>
        <w:t>(1). https://doi.org/10.1186/s12862-017-1025-9</w:t>
      </w:r>
    </w:p>
    <w:p w14:paraId="7A1C8DE7" w14:textId="77777777" w:rsidR="00DC016C" w:rsidRPr="00DC016C" w:rsidRDefault="00DC016C" w:rsidP="00DC016C">
      <w:pPr>
        <w:pStyle w:val="Bibliography"/>
        <w:rPr>
          <w:rFonts w:eastAsiaTheme="minorHAnsi"/>
        </w:rPr>
      </w:pPr>
      <w:r w:rsidRPr="00DC016C">
        <w:rPr>
          <w:rFonts w:eastAsiaTheme="minorHAnsi"/>
        </w:rPr>
        <w:t xml:space="preserve">Minias, P. (2023). The effects of urban life on animal immunity: Adaptations and constraints. </w:t>
      </w:r>
      <w:r w:rsidRPr="00DC016C">
        <w:rPr>
          <w:rFonts w:eastAsiaTheme="minorHAnsi"/>
          <w:i/>
          <w:iCs/>
        </w:rPr>
        <w:t>Science of The Total Environment</w:t>
      </w:r>
      <w:r w:rsidRPr="00DC016C">
        <w:rPr>
          <w:rFonts w:eastAsiaTheme="minorHAnsi"/>
        </w:rPr>
        <w:t xml:space="preserve">, </w:t>
      </w:r>
      <w:r w:rsidRPr="00DC016C">
        <w:rPr>
          <w:rFonts w:eastAsiaTheme="minorHAnsi"/>
          <w:i/>
          <w:iCs/>
        </w:rPr>
        <w:t>895</w:t>
      </w:r>
      <w:r w:rsidRPr="00DC016C">
        <w:rPr>
          <w:rFonts w:eastAsiaTheme="minorHAnsi"/>
        </w:rPr>
        <w:t>, 165085. https://doi.org/10.1016/j.scitotenv.2023.165085</w:t>
      </w:r>
    </w:p>
    <w:p w14:paraId="347CCB0F" w14:textId="77777777" w:rsidR="00DC016C" w:rsidRPr="00DC016C" w:rsidRDefault="00DC016C" w:rsidP="00DC016C">
      <w:pPr>
        <w:pStyle w:val="Bibliography"/>
        <w:rPr>
          <w:rFonts w:eastAsiaTheme="minorHAnsi"/>
        </w:rPr>
      </w:pPr>
      <w:r w:rsidRPr="00671892">
        <w:rPr>
          <w:rFonts w:eastAsiaTheme="minorHAnsi"/>
          <w:lang w:val="es-ES"/>
          <w:rPrChange w:id="324" w:author="Sabrina McNew" w:date="2025-03-11T09:48:00Z" w16du:dateUtc="2025-03-11T16:48:00Z">
            <w:rPr>
              <w:rFonts w:eastAsiaTheme="minorHAnsi"/>
            </w:rPr>
          </w:rPrChange>
        </w:rPr>
        <w:t xml:space="preserve">Mueller, J. C., Carrete, M., Boerno, S., Kuhl, H., Tella, J. L., &amp; Kempenaers, B. (2020). </w:t>
      </w:r>
      <w:r w:rsidRPr="00DC016C">
        <w:rPr>
          <w:rFonts w:eastAsiaTheme="minorHAnsi"/>
        </w:rPr>
        <w:t xml:space="preserve">Genes acting in synapses and neuron projections are early targets of selection during urban colonization. </w:t>
      </w:r>
      <w:r w:rsidRPr="00DC016C">
        <w:rPr>
          <w:rFonts w:eastAsiaTheme="minorHAnsi"/>
          <w:i/>
          <w:iCs/>
        </w:rPr>
        <w:t>Molecular Ecology</w:t>
      </w:r>
      <w:r w:rsidRPr="00DC016C">
        <w:rPr>
          <w:rFonts w:eastAsiaTheme="minorHAnsi"/>
        </w:rPr>
        <w:t xml:space="preserve">, </w:t>
      </w:r>
      <w:r w:rsidRPr="00DC016C">
        <w:rPr>
          <w:rFonts w:eastAsiaTheme="minorHAnsi"/>
          <w:i/>
          <w:iCs/>
        </w:rPr>
        <w:t>29</w:t>
      </w:r>
      <w:r w:rsidRPr="00DC016C">
        <w:rPr>
          <w:rFonts w:eastAsiaTheme="minorHAnsi"/>
        </w:rPr>
        <w:t>(18), 3403–3412. https://doi.org/10.1111/mec.15451</w:t>
      </w:r>
    </w:p>
    <w:p w14:paraId="3286C6E8" w14:textId="77777777" w:rsidR="00DC016C" w:rsidRPr="00DC016C" w:rsidRDefault="00DC016C" w:rsidP="00DC016C">
      <w:pPr>
        <w:pStyle w:val="Bibliography"/>
        <w:rPr>
          <w:rFonts w:eastAsiaTheme="minorHAnsi"/>
        </w:rPr>
      </w:pPr>
      <w:r w:rsidRPr="00DC016C">
        <w:rPr>
          <w:rFonts w:eastAsiaTheme="minorHAnsi"/>
        </w:rPr>
        <w:lastRenderedPageBreak/>
        <w:t xml:space="preserve">Mueller, J. C., Partecke, J., Hatchwell, B. J., Gaston, K. J., &amp; Evans, K. L. (2013). Candidate gene polymorphisms for behavioural adaptations during urbanization in blackbirds. </w:t>
      </w:r>
      <w:r w:rsidRPr="00DC016C">
        <w:rPr>
          <w:rFonts w:eastAsiaTheme="minorHAnsi"/>
          <w:i/>
          <w:iCs/>
        </w:rPr>
        <w:t>Molecular Ecology</w:t>
      </w:r>
      <w:r w:rsidRPr="00DC016C">
        <w:rPr>
          <w:rFonts w:eastAsiaTheme="minorHAnsi"/>
        </w:rPr>
        <w:t xml:space="preserve">, </w:t>
      </w:r>
      <w:r w:rsidRPr="00DC016C">
        <w:rPr>
          <w:rFonts w:eastAsiaTheme="minorHAnsi"/>
          <w:i/>
          <w:iCs/>
        </w:rPr>
        <w:t>22</w:t>
      </w:r>
      <w:r w:rsidRPr="00DC016C">
        <w:rPr>
          <w:rFonts w:eastAsiaTheme="minorHAnsi"/>
        </w:rPr>
        <w:t>(13), 3629–3637. https://doi.org/10.1111/mec.12288</w:t>
      </w:r>
    </w:p>
    <w:p w14:paraId="77897E8E" w14:textId="77777777" w:rsidR="00DC016C" w:rsidRPr="00DC016C" w:rsidRDefault="00DC016C" w:rsidP="00DC016C">
      <w:pPr>
        <w:pStyle w:val="Bibliography"/>
        <w:rPr>
          <w:rFonts w:eastAsiaTheme="minorHAnsi"/>
        </w:rPr>
      </w:pPr>
      <w:r w:rsidRPr="00DC016C">
        <w:rPr>
          <w:rFonts w:eastAsiaTheme="minorHAnsi"/>
        </w:rPr>
        <w:t xml:space="preserve">Onagbesan, O. M., Vleugels, B., Buys, N., Bruggeman, V., Safi, M., &amp; Decuypere, E. (1999). Insulin-like growth factors in the regulation of avian ovarian functions. </w:t>
      </w:r>
      <w:r w:rsidRPr="00DC016C">
        <w:rPr>
          <w:rFonts w:eastAsiaTheme="minorHAnsi"/>
          <w:i/>
          <w:iCs/>
        </w:rPr>
        <w:t>Domestic Animal Endocrinology</w:t>
      </w:r>
      <w:r w:rsidRPr="00DC016C">
        <w:rPr>
          <w:rFonts w:eastAsiaTheme="minorHAnsi"/>
        </w:rPr>
        <w:t xml:space="preserve">, </w:t>
      </w:r>
      <w:r w:rsidRPr="00DC016C">
        <w:rPr>
          <w:rFonts w:eastAsiaTheme="minorHAnsi"/>
          <w:i/>
          <w:iCs/>
        </w:rPr>
        <w:t>17</w:t>
      </w:r>
      <w:r w:rsidRPr="00DC016C">
        <w:rPr>
          <w:rFonts w:eastAsiaTheme="minorHAnsi"/>
        </w:rPr>
        <w:t>(2), 299–313. https://doi.org/10.1016/S0739-7240(99)00046-6</w:t>
      </w:r>
    </w:p>
    <w:p w14:paraId="70C90A57" w14:textId="77777777" w:rsidR="00DC016C" w:rsidRPr="00671892" w:rsidRDefault="00DC016C" w:rsidP="00DC016C">
      <w:pPr>
        <w:pStyle w:val="Bibliography"/>
        <w:rPr>
          <w:rFonts w:eastAsiaTheme="minorHAnsi"/>
          <w:lang w:val="es-ES"/>
          <w:rPrChange w:id="325" w:author="Sabrina McNew" w:date="2025-03-11T09:48:00Z" w16du:dateUtc="2025-03-11T16:48:00Z">
            <w:rPr>
              <w:rFonts w:eastAsiaTheme="minorHAnsi"/>
            </w:rPr>
          </w:rPrChange>
        </w:rPr>
      </w:pPr>
      <w:r w:rsidRPr="00DC016C">
        <w:rPr>
          <w:rFonts w:eastAsiaTheme="minorHAnsi"/>
        </w:rPr>
        <w:t xml:space="preserve">Osborn, M. P., Park, Y., Parks, M. B., Burgess, L. G., Uppal, K., Lee, K., Jones, D. P., &amp; Jr, M. A. B. (2013). Metabolome-Wide Association Study of Neovascular Age-Related Macular Degeneration. </w:t>
      </w:r>
      <w:r w:rsidRPr="00671892">
        <w:rPr>
          <w:rFonts w:eastAsiaTheme="minorHAnsi"/>
          <w:i/>
          <w:iCs/>
          <w:lang w:val="es-ES"/>
          <w:rPrChange w:id="326" w:author="Sabrina McNew" w:date="2025-03-11T09:48:00Z" w16du:dateUtc="2025-03-11T16:48:00Z">
            <w:rPr>
              <w:rFonts w:eastAsiaTheme="minorHAnsi"/>
              <w:i/>
              <w:iCs/>
            </w:rPr>
          </w:rPrChange>
        </w:rPr>
        <w:t>PLOS ONE</w:t>
      </w:r>
      <w:r w:rsidRPr="00671892">
        <w:rPr>
          <w:rFonts w:eastAsiaTheme="minorHAnsi"/>
          <w:lang w:val="es-ES"/>
          <w:rPrChange w:id="327" w:author="Sabrina McNew" w:date="2025-03-11T09:48:00Z" w16du:dateUtc="2025-03-11T16:48:00Z">
            <w:rPr>
              <w:rFonts w:eastAsiaTheme="minorHAnsi"/>
            </w:rPr>
          </w:rPrChange>
        </w:rPr>
        <w:t xml:space="preserve">, </w:t>
      </w:r>
      <w:r w:rsidRPr="00671892">
        <w:rPr>
          <w:rFonts w:eastAsiaTheme="minorHAnsi"/>
          <w:i/>
          <w:iCs/>
          <w:lang w:val="es-ES"/>
          <w:rPrChange w:id="328" w:author="Sabrina McNew" w:date="2025-03-11T09:48:00Z" w16du:dateUtc="2025-03-11T16:48:00Z">
            <w:rPr>
              <w:rFonts w:eastAsiaTheme="minorHAnsi"/>
              <w:i/>
              <w:iCs/>
            </w:rPr>
          </w:rPrChange>
        </w:rPr>
        <w:t>8</w:t>
      </w:r>
      <w:r w:rsidRPr="00671892">
        <w:rPr>
          <w:rFonts w:eastAsiaTheme="minorHAnsi"/>
          <w:lang w:val="es-ES"/>
          <w:rPrChange w:id="329" w:author="Sabrina McNew" w:date="2025-03-11T09:48:00Z" w16du:dateUtc="2025-03-11T16:48:00Z">
            <w:rPr>
              <w:rFonts w:eastAsiaTheme="minorHAnsi"/>
            </w:rPr>
          </w:rPrChange>
        </w:rPr>
        <w:t>(8), e72737. https://doi.org/10.1371/journal.pone.0072737</w:t>
      </w:r>
    </w:p>
    <w:p w14:paraId="6B9E9614" w14:textId="77777777" w:rsidR="00DC016C" w:rsidRPr="00DC016C" w:rsidRDefault="00DC016C" w:rsidP="00DC016C">
      <w:pPr>
        <w:pStyle w:val="Bibliography"/>
        <w:rPr>
          <w:rFonts w:eastAsiaTheme="minorHAnsi"/>
        </w:rPr>
      </w:pPr>
      <w:r w:rsidRPr="00671892">
        <w:rPr>
          <w:rFonts w:eastAsiaTheme="minorHAnsi"/>
          <w:lang w:val="es-ES"/>
          <w:rPrChange w:id="330" w:author="Sabrina McNew" w:date="2025-03-11T09:48:00Z" w16du:dateUtc="2025-03-11T16:48:00Z">
            <w:rPr>
              <w:rFonts w:eastAsiaTheme="minorHAnsi"/>
            </w:rPr>
          </w:rPrChange>
        </w:rPr>
        <w:t xml:space="preserve">Picard, T. (2019). </w:t>
      </w:r>
      <w:r w:rsidRPr="00DC016C">
        <w:rPr>
          <w:rFonts w:eastAsiaTheme="minorHAnsi"/>
          <w:i/>
          <w:iCs/>
        </w:rPr>
        <w:t>Broad Institute</w:t>
      </w:r>
      <w:r w:rsidRPr="00DC016C">
        <w:rPr>
          <w:rFonts w:eastAsiaTheme="minorHAnsi"/>
        </w:rPr>
        <w:t>. https://cir.nii.ac.jp/crid/1370013168858971926</w:t>
      </w:r>
    </w:p>
    <w:p w14:paraId="3DF05B73" w14:textId="77777777" w:rsidR="00DC016C" w:rsidRPr="00DC016C" w:rsidRDefault="00DC016C" w:rsidP="00DC016C">
      <w:pPr>
        <w:pStyle w:val="Bibliography"/>
        <w:rPr>
          <w:rFonts w:eastAsiaTheme="minorHAnsi"/>
        </w:rPr>
      </w:pPr>
      <w:r w:rsidRPr="00DC016C">
        <w:rPr>
          <w:rFonts w:eastAsiaTheme="minorHAnsi"/>
        </w:rPr>
        <w:t xml:space="preserve">Pikus, E., Włodarczyk, R., Jedlikowski, J., &amp; Minias, P. (2021). Urbanization processes drive divergence at the major histocompatibility complex in a common waterbird. </w:t>
      </w:r>
      <w:r w:rsidRPr="00DC016C">
        <w:rPr>
          <w:rFonts w:eastAsiaTheme="minorHAnsi"/>
          <w:i/>
          <w:iCs/>
        </w:rPr>
        <w:t>PeerJ</w:t>
      </w:r>
      <w:r w:rsidRPr="00DC016C">
        <w:rPr>
          <w:rFonts w:eastAsiaTheme="minorHAnsi"/>
        </w:rPr>
        <w:t xml:space="preserve">, </w:t>
      </w:r>
      <w:r w:rsidRPr="00DC016C">
        <w:rPr>
          <w:rFonts w:eastAsiaTheme="minorHAnsi"/>
          <w:i/>
          <w:iCs/>
        </w:rPr>
        <w:t>9</w:t>
      </w:r>
      <w:r w:rsidRPr="00DC016C">
        <w:rPr>
          <w:rFonts w:eastAsiaTheme="minorHAnsi"/>
        </w:rPr>
        <w:t>, e12264. https://doi.org/10.7717/peerj.12264</w:t>
      </w:r>
    </w:p>
    <w:p w14:paraId="48F1310E" w14:textId="77777777" w:rsidR="00DC016C" w:rsidRPr="00DC016C" w:rsidRDefault="00DC016C" w:rsidP="00DC016C">
      <w:pPr>
        <w:pStyle w:val="Bibliography"/>
        <w:rPr>
          <w:rFonts w:eastAsiaTheme="minorHAnsi"/>
        </w:rPr>
      </w:pPr>
      <w:r w:rsidRPr="00DC016C">
        <w:rPr>
          <w:rFonts w:eastAsiaTheme="minorHAnsi"/>
        </w:rPr>
        <w:t xml:space="preserve">Price, E. R., Bauchinger, U., Zajac, D. M., Cerasale, D. J., McFarlan, J. T., Gerson, A. R., McWilliams, S. R., &amp; Guglielmo, C. G. (2011). Migration- and exercise-induced changes to flight muscle size in migratory birds and association with IGF1 and myostatin mRNA expression. </w:t>
      </w:r>
      <w:r w:rsidRPr="00DC016C">
        <w:rPr>
          <w:rFonts w:eastAsiaTheme="minorHAnsi"/>
          <w:i/>
          <w:iCs/>
        </w:rPr>
        <w:t>Journal of Experimental Biology</w:t>
      </w:r>
      <w:r w:rsidRPr="00DC016C">
        <w:rPr>
          <w:rFonts w:eastAsiaTheme="minorHAnsi"/>
        </w:rPr>
        <w:t xml:space="preserve">, </w:t>
      </w:r>
      <w:r w:rsidRPr="00DC016C">
        <w:rPr>
          <w:rFonts w:eastAsiaTheme="minorHAnsi"/>
          <w:i/>
          <w:iCs/>
        </w:rPr>
        <w:t>214</w:t>
      </w:r>
      <w:r w:rsidRPr="00DC016C">
        <w:rPr>
          <w:rFonts w:eastAsiaTheme="minorHAnsi"/>
        </w:rPr>
        <w:t>(17), 2823–2831. https://doi.org/10.1242/jeb.057620</w:t>
      </w:r>
    </w:p>
    <w:p w14:paraId="67F3BD9A" w14:textId="77777777" w:rsidR="00DC016C" w:rsidRPr="00DC016C" w:rsidRDefault="00DC016C" w:rsidP="00DC016C">
      <w:pPr>
        <w:pStyle w:val="Bibliography"/>
        <w:rPr>
          <w:rFonts w:eastAsiaTheme="minorHAnsi"/>
        </w:rPr>
      </w:pPr>
      <w:r w:rsidRPr="00DC016C">
        <w:rPr>
          <w:rFonts w:eastAsiaTheme="minorHAnsi"/>
        </w:rPr>
        <w:t xml:space="preserve">Ragvin, A., Moro, E., Fredman, D., Navratilova, P., Drivenes, Ø., Engström, P. G., Alonso, M. E., Mustienes, E. de la C., Skarmeta, J. L. G., Tavares, M. J., Casares, F., Manzanares, M., van Heyningen, V., Molven, A., Njølstad, P. R., Argenton, F., Lenhard, B., &amp; Becker, T. S. (2010). Long-range gene regulation links genomic type 2 diabetes and </w:t>
      </w:r>
      <w:r w:rsidRPr="00DC016C">
        <w:rPr>
          <w:rFonts w:eastAsiaTheme="minorHAnsi"/>
        </w:rPr>
        <w:lastRenderedPageBreak/>
        <w:t xml:space="preserve">obesity risk regions to HHEX, SOX4, and IRX3. </w:t>
      </w:r>
      <w:r w:rsidRPr="00DC016C">
        <w:rPr>
          <w:rFonts w:eastAsiaTheme="minorHAnsi"/>
          <w:i/>
          <w:iCs/>
        </w:rPr>
        <w:t>Proceedings of the National Academy of Sciences</w:t>
      </w:r>
      <w:r w:rsidRPr="00DC016C">
        <w:rPr>
          <w:rFonts w:eastAsiaTheme="minorHAnsi"/>
        </w:rPr>
        <w:t xml:space="preserve">, </w:t>
      </w:r>
      <w:r w:rsidRPr="00DC016C">
        <w:rPr>
          <w:rFonts w:eastAsiaTheme="minorHAnsi"/>
          <w:i/>
          <w:iCs/>
        </w:rPr>
        <w:t>107</w:t>
      </w:r>
      <w:r w:rsidRPr="00DC016C">
        <w:rPr>
          <w:rFonts w:eastAsiaTheme="minorHAnsi"/>
        </w:rPr>
        <w:t>(2), 775–780. https://doi.org/10.1073/pnas.0911591107</w:t>
      </w:r>
    </w:p>
    <w:p w14:paraId="0CBD9CC8" w14:textId="77777777" w:rsidR="00DC016C" w:rsidRPr="00DC016C" w:rsidRDefault="00DC016C" w:rsidP="00DC016C">
      <w:pPr>
        <w:pStyle w:val="Bibliography"/>
        <w:rPr>
          <w:rFonts w:eastAsiaTheme="minorHAnsi"/>
        </w:rPr>
      </w:pPr>
      <w:r w:rsidRPr="00DC016C">
        <w:rPr>
          <w:rFonts w:eastAsiaTheme="minorHAnsi"/>
        </w:rPr>
        <w:t xml:space="preserve">Ramer, I., Varier, I., Zhang, D., Demicco, E. G., Posner, M. R., Misiukiewicz, K., Genden, E. M., Miles, B. A., Teng, M. S., &amp; Sikora, A. G. (2016). Racial disparities in incidence of human papillomavirus-associated oropharyngeal cancer in an urban population. </w:t>
      </w:r>
      <w:r w:rsidRPr="00DC016C">
        <w:rPr>
          <w:rFonts w:eastAsiaTheme="minorHAnsi"/>
          <w:i/>
          <w:iCs/>
        </w:rPr>
        <w:t>Cancer Epidemiology</w:t>
      </w:r>
      <w:r w:rsidRPr="00DC016C">
        <w:rPr>
          <w:rFonts w:eastAsiaTheme="minorHAnsi"/>
        </w:rPr>
        <w:t xml:space="preserve">, </w:t>
      </w:r>
      <w:r w:rsidRPr="00DC016C">
        <w:rPr>
          <w:rFonts w:eastAsiaTheme="minorHAnsi"/>
          <w:i/>
          <w:iCs/>
        </w:rPr>
        <w:t>44</w:t>
      </w:r>
      <w:r w:rsidRPr="00DC016C">
        <w:rPr>
          <w:rFonts w:eastAsiaTheme="minorHAnsi"/>
        </w:rPr>
        <w:t>, 91–95. https://doi.org/10.1016/j.canep.2016.07.004</w:t>
      </w:r>
    </w:p>
    <w:p w14:paraId="61346458" w14:textId="77777777" w:rsidR="00DC016C" w:rsidRPr="00DC016C" w:rsidRDefault="00DC016C" w:rsidP="00DC016C">
      <w:pPr>
        <w:pStyle w:val="Bibliography"/>
        <w:rPr>
          <w:rFonts w:eastAsiaTheme="minorHAnsi"/>
        </w:rPr>
      </w:pPr>
      <w:r w:rsidRPr="00DC016C">
        <w:rPr>
          <w:rFonts w:eastAsiaTheme="minorHAnsi"/>
        </w:rPr>
        <w:t xml:space="preserve">Salmón, P., Jacobs, A., Ahrén, D., Biard, C., Dingemanse, N. J., Dominoni, D. M., Helm, B., Lundberg, M., Senar, J. C., Sprau, P., Visser, M. E., &amp; Isaksson, C. (2021). Continent-wide genomic signatures of adaptation to urbanisation in a songbird across Europe. </w:t>
      </w:r>
      <w:r w:rsidRPr="00DC016C">
        <w:rPr>
          <w:rFonts w:eastAsiaTheme="minorHAnsi"/>
          <w:i/>
          <w:iCs/>
        </w:rPr>
        <w:t>Nature Communications</w:t>
      </w:r>
      <w:r w:rsidRPr="00DC016C">
        <w:rPr>
          <w:rFonts w:eastAsiaTheme="minorHAnsi"/>
        </w:rPr>
        <w:t xml:space="preserve">, </w:t>
      </w:r>
      <w:r w:rsidRPr="00DC016C">
        <w:rPr>
          <w:rFonts w:eastAsiaTheme="minorHAnsi"/>
          <w:i/>
          <w:iCs/>
        </w:rPr>
        <w:t>12</w:t>
      </w:r>
      <w:r w:rsidRPr="00DC016C">
        <w:rPr>
          <w:rFonts w:eastAsiaTheme="minorHAnsi"/>
        </w:rPr>
        <w:t>(1). https://doi.org/10.1038/s41467-021-23027-w</w:t>
      </w:r>
    </w:p>
    <w:p w14:paraId="31FA6CF2" w14:textId="77777777" w:rsidR="00DC016C" w:rsidRPr="00DC016C" w:rsidRDefault="00DC016C" w:rsidP="00DC016C">
      <w:pPr>
        <w:pStyle w:val="Bibliography"/>
        <w:rPr>
          <w:rFonts w:eastAsiaTheme="minorHAnsi"/>
        </w:rPr>
      </w:pPr>
      <w:r w:rsidRPr="00DC016C">
        <w:rPr>
          <w:rFonts w:eastAsiaTheme="minorHAnsi"/>
        </w:rPr>
        <w:t xml:space="preserve">Sayols, S. (2023). rrvgo: A Bioconductor package for interpreting lists of Gene Ontology terms. </w:t>
      </w:r>
      <w:r w:rsidRPr="00DC016C">
        <w:rPr>
          <w:rFonts w:eastAsiaTheme="minorHAnsi"/>
          <w:i/>
          <w:iCs/>
        </w:rPr>
        <w:t>microPublication Biology</w:t>
      </w:r>
      <w:r w:rsidRPr="00DC016C">
        <w:rPr>
          <w:rFonts w:eastAsiaTheme="minorHAnsi"/>
        </w:rPr>
        <w:t xml:space="preserve">, </w:t>
      </w:r>
      <w:r w:rsidRPr="00DC016C">
        <w:rPr>
          <w:rFonts w:eastAsiaTheme="minorHAnsi"/>
          <w:i/>
          <w:iCs/>
        </w:rPr>
        <w:t>2023</w:t>
      </w:r>
      <w:r w:rsidRPr="00DC016C">
        <w:rPr>
          <w:rFonts w:eastAsiaTheme="minorHAnsi"/>
        </w:rPr>
        <w:t>, 10.17912/micropub.biology.000811. https://doi.org/10.17912/micropub.biology.000811</w:t>
      </w:r>
    </w:p>
    <w:p w14:paraId="6F3245BF" w14:textId="77777777" w:rsidR="00DC016C" w:rsidRPr="00DC016C" w:rsidRDefault="00DC016C" w:rsidP="00DC016C">
      <w:pPr>
        <w:pStyle w:val="Bibliography"/>
        <w:rPr>
          <w:rFonts w:eastAsiaTheme="minorHAnsi"/>
        </w:rPr>
      </w:pPr>
      <w:r w:rsidRPr="00DC016C">
        <w:rPr>
          <w:rFonts w:eastAsiaTheme="minorHAnsi"/>
        </w:rPr>
        <w:t xml:space="preserve">Stikker, B. S., Hendriks, R. W., &amp; Stadhouders, R. (2023). Decoding the genetic and epigenetic basis of asthma. </w:t>
      </w:r>
      <w:r w:rsidRPr="00DC016C">
        <w:rPr>
          <w:rFonts w:eastAsiaTheme="minorHAnsi"/>
          <w:i/>
          <w:iCs/>
        </w:rPr>
        <w:t>Allergy</w:t>
      </w:r>
      <w:r w:rsidRPr="00DC016C">
        <w:rPr>
          <w:rFonts w:eastAsiaTheme="minorHAnsi"/>
        </w:rPr>
        <w:t xml:space="preserve">, </w:t>
      </w:r>
      <w:r w:rsidRPr="00DC016C">
        <w:rPr>
          <w:rFonts w:eastAsiaTheme="minorHAnsi"/>
          <w:i/>
          <w:iCs/>
        </w:rPr>
        <w:t>78</w:t>
      </w:r>
      <w:r w:rsidRPr="00DC016C">
        <w:rPr>
          <w:rFonts w:eastAsiaTheme="minorHAnsi"/>
        </w:rPr>
        <w:t>(4), 940–956. https://doi.org/10.1111/all.15666</w:t>
      </w:r>
    </w:p>
    <w:p w14:paraId="76AA9550" w14:textId="77777777" w:rsidR="00DC016C" w:rsidRPr="00DC016C" w:rsidRDefault="00DC016C" w:rsidP="00DC016C">
      <w:pPr>
        <w:pStyle w:val="Bibliography"/>
        <w:rPr>
          <w:rFonts w:eastAsiaTheme="minorHAnsi"/>
        </w:rPr>
      </w:pPr>
      <w:r w:rsidRPr="00DC016C">
        <w:rPr>
          <w:rFonts w:eastAsiaTheme="minorHAnsi"/>
        </w:rPr>
        <w:t xml:space="preserve">van Dongen, W. F. D., Robinson, R. W., Weston, M. A., Mulder, R. A., &amp; Guay, P.-J. (2015). Variation at the DRD4 locus is associated with wariness and local site selection in urban black swans. </w:t>
      </w:r>
      <w:r w:rsidRPr="00DC016C">
        <w:rPr>
          <w:rFonts w:eastAsiaTheme="minorHAnsi"/>
          <w:i/>
          <w:iCs/>
        </w:rPr>
        <w:t>BMC Evolutionary Biology</w:t>
      </w:r>
      <w:r w:rsidRPr="00DC016C">
        <w:rPr>
          <w:rFonts w:eastAsiaTheme="minorHAnsi"/>
        </w:rPr>
        <w:t xml:space="preserve">, </w:t>
      </w:r>
      <w:r w:rsidRPr="00DC016C">
        <w:rPr>
          <w:rFonts w:eastAsiaTheme="minorHAnsi"/>
          <w:i/>
          <w:iCs/>
        </w:rPr>
        <w:t>15</w:t>
      </w:r>
      <w:r w:rsidRPr="00DC016C">
        <w:rPr>
          <w:rFonts w:eastAsiaTheme="minorHAnsi"/>
        </w:rPr>
        <w:t>(1), 253. https://doi.org/10.1186/s12862-015-0533-8</w:t>
      </w:r>
    </w:p>
    <w:p w14:paraId="092F11AE" w14:textId="77777777" w:rsidR="00DC016C" w:rsidRPr="00DC016C" w:rsidRDefault="00DC016C" w:rsidP="00DC016C">
      <w:pPr>
        <w:pStyle w:val="Bibliography"/>
        <w:rPr>
          <w:rFonts w:eastAsiaTheme="minorHAnsi"/>
        </w:rPr>
      </w:pPr>
      <w:r w:rsidRPr="00DC016C">
        <w:rPr>
          <w:rFonts w:eastAsiaTheme="minorHAnsi"/>
        </w:rPr>
        <w:t xml:space="preserve">Wagner, D. N., Curry, R. L., Chen, N., Lovette, I. J., &amp; Taylor, S. A. (2020). Genomic regions underlying metabolic and neuronal signaling pathways are temporally consistent in a moving avian hybrid zone. </w:t>
      </w:r>
      <w:r w:rsidRPr="00DC016C">
        <w:rPr>
          <w:rFonts w:eastAsiaTheme="minorHAnsi"/>
          <w:i/>
          <w:iCs/>
        </w:rPr>
        <w:t>Evolution</w:t>
      </w:r>
      <w:r w:rsidRPr="00DC016C">
        <w:rPr>
          <w:rFonts w:eastAsiaTheme="minorHAnsi"/>
        </w:rPr>
        <w:t xml:space="preserve">, </w:t>
      </w:r>
      <w:r w:rsidRPr="00DC016C">
        <w:rPr>
          <w:rFonts w:eastAsiaTheme="minorHAnsi"/>
          <w:i/>
          <w:iCs/>
        </w:rPr>
        <w:t>74</w:t>
      </w:r>
      <w:r w:rsidRPr="00DC016C">
        <w:rPr>
          <w:rFonts w:eastAsiaTheme="minorHAnsi"/>
        </w:rPr>
        <w:t>(7), 1498–1513. https://doi.org/10.1111/evo.13970</w:t>
      </w:r>
    </w:p>
    <w:p w14:paraId="6DC5FE2D" w14:textId="77777777" w:rsidR="00DC016C" w:rsidRPr="00DC016C" w:rsidRDefault="00DC016C" w:rsidP="00DC016C">
      <w:pPr>
        <w:pStyle w:val="Bibliography"/>
        <w:rPr>
          <w:rFonts w:eastAsiaTheme="minorHAnsi"/>
        </w:rPr>
      </w:pPr>
      <w:r w:rsidRPr="00DC016C">
        <w:rPr>
          <w:rFonts w:eastAsiaTheme="minorHAnsi"/>
        </w:rPr>
        <w:lastRenderedPageBreak/>
        <w:t xml:space="preserve">Winchell, K. M., Campbell-Staton, S. C., Losos, J. B., Revell, L. J., Verrelli, B. C., &amp; Geneva, A. J. (2023). Genome-wide parallelism underlies contemporary adaptation in urban lizards. </w:t>
      </w:r>
      <w:r w:rsidRPr="00DC016C">
        <w:rPr>
          <w:rFonts w:eastAsiaTheme="minorHAnsi"/>
          <w:i/>
          <w:iCs/>
        </w:rPr>
        <w:t>Proceedings of the National Academy of Sciences</w:t>
      </w:r>
      <w:r w:rsidRPr="00DC016C">
        <w:rPr>
          <w:rFonts w:eastAsiaTheme="minorHAnsi"/>
        </w:rPr>
        <w:t xml:space="preserve">, </w:t>
      </w:r>
      <w:r w:rsidRPr="00DC016C">
        <w:rPr>
          <w:rFonts w:eastAsiaTheme="minorHAnsi"/>
          <w:i/>
          <w:iCs/>
        </w:rPr>
        <w:t>120</w:t>
      </w:r>
      <w:r w:rsidRPr="00DC016C">
        <w:rPr>
          <w:rFonts w:eastAsiaTheme="minorHAnsi"/>
        </w:rPr>
        <w:t>(3), e2216789120. https://doi.org/10.1073/pnas.2216789120</w:t>
      </w:r>
    </w:p>
    <w:p w14:paraId="5FB4E681" w14:textId="77777777" w:rsidR="00DC016C" w:rsidRPr="00DC016C" w:rsidRDefault="00DC016C" w:rsidP="00DC016C">
      <w:pPr>
        <w:pStyle w:val="Bibliography"/>
        <w:rPr>
          <w:rFonts w:eastAsiaTheme="minorHAnsi"/>
        </w:rPr>
      </w:pPr>
      <w:r w:rsidRPr="00671892">
        <w:rPr>
          <w:rFonts w:eastAsiaTheme="minorHAnsi"/>
          <w:lang w:val="es-ES"/>
          <w:rPrChange w:id="331" w:author="Sabrina McNew" w:date="2025-03-11T09:48:00Z" w16du:dateUtc="2025-03-11T16:48:00Z">
            <w:rPr>
              <w:rFonts w:eastAsiaTheme="minorHAnsi"/>
            </w:rPr>
          </w:rPrChange>
        </w:rPr>
        <w:t xml:space="preserve">Yagyu, T., Noguchi, T., Asano, Y., Ida, K., Ogata, S., Nishimura, K., &amp; Matsuda, H. (2023). </w:t>
      </w:r>
      <w:r w:rsidRPr="00DC016C">
        <w:rPr>
          <w:rFonts w:eastAsiaTheme="minorHAnsi"/>
        </w:rPr>
        <w:t xml:space="preserve">Association Between Genetic Diagnosis and Clinical Outcomes in Patients With Heritable Thoracic Aortic Disease. </w:t>
      </w:r>
      <w:r w:rsidRPr="00DC016C">
        <w:rPr>
          <w:rFonts w:eastAsiaTheme="minorHAnsi"/>
          <w:i/>
          <w:iCs/>
        </w:rPr>
        <w:t>Journal of the American Heart Association</w:t>
      </w:r>
      <w:r w:rsidRPr="00DC016C">
        <w:rPr>
          <w:rFonts w:eastAsiaTheme="minorHAnsi"/>
        </w:rPr>
        <w:t xml:space="preserve">, </w:t>
      </w:r>
      <w:r w:rsidRPr="00DC016C">
        <w:rPr>
          <w:rFonts w:eastAsiaTheme="minorHAnsi"/>
          <w:i/>
          <w:iCs/>
        </w:rPr>
        <w:t>12</w:t>
      </w:r>
      <w:r w:rsidRPr="00DC016C">
        <w:rPr>
          <w:rFonts w:eastAsiaTheme="minorHAnsi"/>
        </w:rPr>
        <w:t>(8), e028625. https://doi.org/10.1161/JAHA.122.028625</w:t>
      </w:r>
    </w:p>
    <w:p w14:paraId="39FBBAE8" w14:textId="77777777" w:rsidR="00DC016C" w:rsidRPr="00DC016C" w:rsidRDefault="00DC016C" w:rsidP="00DC016C">
      <w:pPr>
        <w:pStyle w:val="Bibliography"/>
        <w:rPr>
          <w:rFonts w:eastAsiaTheme="minorHAnsi"/>
        </w:rPr>
      </w:pPr>
      <w:r w:rsidRPr="00DC016C">
        <w:rPr>
          <w:rFonts w:eastAsiaTheme="minorHAnsi"/>
        </w:rPr>
        <w:t xml:space="preserve">Zhou, Z., Li, X., Xiao, Y., Wang, X., Tian, W., Peng, X., Bi, D., Sun, M., &amp; Li, Z. (2013). Gene expression responses to Riemerella anatipestifer infection in the liver of ducks. </w:t>
      </w:r>
      <w:r w:rsidRPr="00DC016C">
        <w:rPr>
          <w:rFonts w:eastAsiaTheme="minorHAnsi"/>
          <w:i/>
          <w:iCs/>
        </w:rPr>
        <w:t>Avian Pathology</w:t>
      </w:r>
      <w:r w:rsidRPr="00DC016C">
        <w:rPr>
          <w:rFonts w:eastAsiaTheme="minorHAnsi"/>
        </w:rPr>
        <w:t xml:space="preserve">, </w:t>
      </w:r>
      <w:r w:rsidRPr="00DC016C">
        <w:rPr>
          <w:rFonts w:eastAsiaTheme="minorHAnsi"/>
          <w:i/>
          <w:iCs/>
        </w:rPr>
        <w:t>42</w:t>
      </w:r>
      <w:r w:rsidRPr="00DC016C">
        <w:rPr>
          <w:rFonts w:eastAsiaTheme="minorHAnsi"/>
        </w:rPr>
        <w:t>(2), 129–136. https://doi.org/10.1080/03079457.2013.770127</w:t>
      </w:r>
    </w:p>
    <w:p w14:paraId="093E1A2C" w14:textId="77777777" w:rsidR="00DC016C" w:rsidRPr="00DC016C" w:rsidRDefault="00DC016C" w:rsidP="00DC016C">
      <w:pPr>
        <w:pStyle w:val="Bibliography"/>
        <w:rPr>
          <w:rFonts w:eastAsiaTheme="minorHAnsi"/>
        </w:rPr>
      </w:pPr>
      <w:r w:rsidRPr="00DC016C">
        <w:rPr>
          <w:rFonts w:eastAsiaTheme="minorHAnsi"/>
        </w:rPr>
        <w:t xml:space="preserve">Zhu, H., Meissner, L. E., Byrnes, C., Tuymetova, G., Tifft, C. J., &amp; Proia, R. L. (2020). The Complement Regulator Susd4 Influences Nervous-System Function and Neuronal Morphology in Mice. </w:t>
      </w:r>
      <w:r w:rsidRPr="00DC016C">
        <w:rPr>
          <w:rFonts w:eastAsiaTheme="minorHAnsi"/>
          <w:i/>
          <w:iCs/>
        </w:rPr>
        <w:t>iScience</w:t>
      </w:r>
      <w:r w:rsidRPr="00DC016C">
        <w:rPr>
          <w:rFonts w:eastAsiaTheme="minorHAnsi"/>
        </w:rPr>
        <w:t xml:space="preserve">, </w:t>
      </w:r>
      <w:r w:rsidRPr="00DC016C">
        <w:rPr>
          <w:rFonts w:eastAsiaTheme="minorHAnsi"/>
          <w:i/>
          <w:iCs/>
        </w:rPr>
        <w:t>23</w:t>
      </w:r>
      <w:r w:rsidRPr="00DC016C">
        <w:rPr>
          <w:rFonts w:eastAsiaTheme="minorHAnsi"/>
        </w:rPr>
        <w:t>(3). https://doi.org/10.1016/j.isci.2020.100957</w:t>
      </w:r>
    </w:p>
    <w:p w14:paraId="03BD2212" w14:textId="2E7EACD4" w:rsidR="00304CCA" w:rsidRPr="00F96EB6" w:rsidRDefault="00F96EB6" w:rsidP="00DC016C">
      <w:pPr>
        <w:pStyle w:val="Bibliography"/>
      </w:pPr>
      <w:r>
        <w:fldChar w:fldCharType="end"/>
      </w:r>
    </w:p>
    <w:sectPr w:rsidR="00304CCA" w:rsidRPr="00F96EB6" w:rsidSect="00A01386">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18" w:author="Sabrina McNew" w:date="2025-03-11T09:48:00Z" w:initials="SM">
    <w:p w14:paraId="391881A5" w14:textId="77777777" w:rsidR="00671892" w:rsidRDefault="00671892" w:rsidP="00671892">
      <w:r>
        <w:rPr>
          <w:rStyle w:val="CommentReference"/>
        </w:rPr>
        <w:annotationRef/>
      </w:r>
      <w:r>
        <w:rPr>
          <w:rFonts w:ascii="Calibri" w:eastAsia="Calibri" w:hAnsi="Calibri" w:cs="Calibri"/>
          <w:sz w:val="20"/>
          <w:szCs w:val="20"/>
        </w:rPr>
        <w:t>“differentially affect” to me implies native taxa are more affected than others? Which isn’t really the point you’re trying to make</w:t>
      </w:r>
    </w:p>
  </w:comment>
  <w:comment w:id="23" w:author="Sabrina McNew" w:date="2025-03-11T09:54:00Z" w:initials="SM">
    <w:p w14:paraId="7F963519" w14:textId="77777777" w:rsidR="00671892" w:rsidRDefault="00671892" w:rsidP="00671892">
      <w:r>
        <w:rPr>
          <w:rStyle w:val="CommentReference"/>
        </w:rPr>
        <w:annotationRef/>
      </w:r>
      <w:r>
        <w:rPr>
          <w:rFonts w:ascii="Calibri" w:eastAsia="Calibri" w:hAnsi="Calibri" w:cs="Calibri"/>
          <w:sz w:val="20"/>
          <w:szCs w:val="20"/>
        </w:rPr>
        <w:t xml:space="preserve">I think this sentence would flow better with the previous (urbanization presents these pressures) if you rephrase it more like “birds respond by…” </w:t>
      </w:r>
    </w:p>
  </w:comment>
  <w:comment w:id="24" w:author="Scott Anthony Taylor" w:date="2025-04-06T13:23:00Z" w:initials="SAT">
    <w:p w14:paraId="6DF3D1B8" w14:textId="77777777" w:rsidR="00217FB2" w:rsidRDefault="00217FB2" w:rsidP="00217FB2">
      <w:r>
        <w:rPr>
          <w:rStyle w:val="CommentReference"/>
        </w:rPr>
        <w:annotationRef/>
      </w:r>
      <w:r>
        <w:rPr>
          <w:rFonts w:ascii="Calibri" w:eastAsia="Calibri" w:hAnsi="Calibri" w:cs="Calibri"/>
          <w:color w:val="000000"/>
          <w:sz w:val="20"/>
          <w:szCs w:val="20"/>
        </w:rPr>
        <w:t>I agree</w:t>
      </w:r>
    </w:p>
  </w:comment>
  <w:comment w:id="28" w:author="Sabrina McNew" w:date="2025-03-11T09:53:00Z" w:initials="SM">
    <w:p w14:paraId="01D7D033" w14:textId="369E27BE" w:rsidR="00671892" w:rsidRDefault="00671892" w:rsidP="00671892">
      <w:r>
        <w:rPr>
          <w:rStyle w:val="CommentReference"/>
        </w:rPr>
        <w:annotationRef/>
      </w:r>
      <w:r>
        <w:rPr>
          <w:rFonts w:ascii="Calibri" w:eastAsia="Calibri" w:hAnsi="Calibri" w:cs="Calibri"/>
          <w:sz w:val="20"/>
          <w:szCs w:val="20"/>
        </w:rPr>
        <w:t>either add another sentence explaining the motivation for the paired species or revise this sentence so that it’s more clear</w:t>
      </w:r>
    </w:p>
  </w:comment>
  <w:comment w:id="29" w:author="Scott Anthony Taylor" w:date="2025-04-06T13:26:00Z" w:initials="SAT">
    <w:p w14:paraId="030CDFF1" w14:textId="77777777" w:rsidR="00485595" w:rsidRDefault="00485595" w:rsidP="00485595">
      <w:r>
        <w:rPr>
          <w:rStyle w:val="CommentReference"/>
        </w:rPr>
        <w:annotationRef/>
      </w:r>
      <w:r>
        <w:rPr>
          <w:rFonts w:ascii="Calibri" w:eastAsia="Calibri" w:hAnsi="Calibri" w:cs="Calibri"/>
          <w:color w:val="000000"/>
          <w:sz w:val="20"/>
          <w:szCs w:val="20"/>
        </w:rPr>
        <w:t>agree</w:t>
      </w:r>
    </w:p>
  </w:comment>
  <w:comment w:id="51" w:author="Sabrina McNew" w:date="2025-03-11T09:55:00Z" w:initials="SM">
    <w:p w14:paraId="78C78607" w14:textId="06F5DC53" w:rsidR="00671892" w:rsidRDefault="00671892" w:rsidP="00671892">
      <w:r>
        <w:rPr>
          <w:rStyle w:val="CommentReference"/>
        </w:rPr>
        <w:annotationRef/>
      </w:r>
      <w:r>
        <w:rPr>
          <w:rFonts w:ascii="Calibri" w:eastAsia="Calibri" w:hAnsi="Calibri" w:cs="Calibri"/>
          <w:sz w:val="20"/>
          <w:szCs w:val="20"/>
        </w:rPr>
        <w:t xml:space="preserve">this paragraph feels too thin. I’d add a sentence about the selective pressures urbanization adds, another on phenotypic effects seen, and then say, “an active area of research is the genetic changes…” or something like that </w:t>
      </w:r>
    </w:p>
  </w:comment>
  <w:comment w:id="52" w:author="Scott Anthony Taylor" w:date="2025-04-06T13:29:00Z" w:initials="SAT">
    <w:p w14:paraId="2D262A13" w14:textId="77777777" w:rsidR="00F32DBC" w:rsidRDefault="00F32DBC" w:rsidP="00F32DBC">
      <w:r>
        <w:rPr>
          <w:rStyle w:val="CommentReference"/>
        </w:rPr>
        <w:annotationRef/>
      </w:r>
      <w:r>
        <w:rPr>
          <w:rFonts w:ascii="Calibri" w:eastAsia="Calibri" w:hAnsi="Calibri" w:cs="Calibri"/>
          <w:color w:val="000000"/>
          <w:sz w:val="20"/>
          <w:szCs w:val="20"/>
        </w:rPr>
        <w:t>Yeah, Agree. Some cool stuff you could include related to carbohydrate metabolism (I think raccoons and rats or maybe coyotes?)</w:t>
      </w:r>
    </w:p>
  </w:comment>
  <w:comment w:id="54" w:author="Sabrina McNew" w:date="2025-03-11T10:15:00Z" w:initials="SM">
    <w:p w14:paraId="4E26B6E8" w14:textId="2616A84B" w:rsidR="00A549AF" w:rsidRDefault="00E06444" w:rsidP="00A549AF">
      <w:r>
        <w:rPr>
          <w:rStyle w:val="CommentReference"/>
        </w:rPr>
        <w:annotationRef/>
      </w:r>
      <w:r w:rsidR="00A549AF">
        <w:rPr>
          <w:rFonts w:ascii="Calibri" w:eastAsia="Calibri" w:hAnsi="Calibri" w:cs="Calibri"/>
          <w:sz w:val="20"/>
          <w:szCs w:val="20"/>
        </w:rPr>
        <w:t>appreciate the cite but this switch to epigen feels a little out of place. Are there not other studies that have not found parallelism? Or could you make a case that we see parallelism within species but we don’t know what happens between closely related species?</w:t>
      </w:r>
    </w:p>
  </w:comment>
  <w:comment w:id="55" w:author="Scott Anthony Taylor" w:date="2025-04-06T13:30:00Z" w:initials="SAT">
    <w:p w14:paraId="34F0C5EB" w14:textId="77777777" w:rsidR="00F07D72" w:rsidRDefault="00F07D72" w:rsidP="00F07D72">
      <w:r>
        <w:rPr>
          <w:rStyle w:val="CommentReference"/>
        </w:rPr>
        <w:annotationRef/>
      </w:r>
      <w:r>
        <w:rPr>
          <w:rFonts w:ascii="Calibri" w:eastAsia="Calibri" w:hAnsi="Calibri" w:cs="Calibri"/>
          <w:color w:val="000000"/>
          <w:sz w:val="20"/>
          <w:szCs w:val="20"/>
        </w:rPr>
        <w:t>Aghree</w:t>
      </w:r>
    </w:p>
  </w:comment>
  <w:comment w:id="60" w:author="Sabrina McNew" w:date="2025-03-11T09:57:00Z" w:initials="SM">
    <w:p w14:paraId="43CB6531" w14:textId="5ABD8184" w:rsidR="00671892" w:rsidRDefault="00671892" w:rsidP="00671892">
      <w:r>
        <w:rPr>
          <w:rStyle w:val="CommentReference"/>
        </w:rPr>
        <w:annotationRef/>
      </w:r>
      <w:r>
        <w:rPr>
          <w:rFonts w:ascii="Calibri" w:eastAsia="Calibri" w:hAnsi="Calibri" w:cs="Calibri"/>
          <w:sz w:val="20"/>
          <w:szCs w:val="20"/>
        </w:rPr>
        <w:t>not sure if this will fly… can you cite your dissertation or eBird or something?</w:t>
      </w:r>
    </w:p>
  </w:comment>
  <w:comment w:id="61" w:author="Sabrina McNew" w:date="2025-03-11T10:14:00Z" w:initials="SM">
    <w:p w14:paraId="053534A4" w14:textId="77777777" w:rsidR="00E06444" w:rsidRDefault="00E06444" w:rsidP="00E06444">
      <w:r>
        <w:rPr>
          <w:rStyle w:val="CommentReference"/>
        </w:rPr>
        <w:annotationRef/>
      </w:r>
      <w:r>
        <w:rPr>
          <w:rFonts w:ascii="Calibri" w:eastAsia="Calibri" w:hAnsi="Calibri" w:cs="Calibri"/>
          <w:sz w:val="20"/>
          <w:szCs w:val="20"/>
        </w:rPr>
        <w:t xml:space="preserve">Especially since this is the “hook” of the study design </w:t>
      </w:r>
    </w:p>
  </w:comment>
  <w:comment w:id="64" w:author="Sabrina McNew" w:date="2025-03-11T10:06:00Z" w:initials="SM">
    <w:p w14:paraId="10EC1E85" w14:textId="121AEA9D" w:rsidR="00671892" w:rsidRDefault="00671892" w:rsidP="00671892">
      <w:r>
        <w:rPr>
          <w:rStyle w:val="CommentReference"/>
        </w:rPr>
        <w:annotationRef/>
      </w:r>
      <w:r>
        <w:rPr>
          <w:rFonts w:ascii="Calibri" w:eastAsia="Calibri" w:hAnsi="Calibri" w:cs="Calibri"/>
          <w:sz w:val="20"/>
          <w:szCs w:val="20"/>
        </w:rPr>
        <w:t xml:space="preserve">these statements feel contradictory, clarify a bit? </w:t>
      </w:r>
    </w:p>
  </w:comment>
  <w:comment w:id="65" w:author="Sabrina McNew" w:date="2025-03-11T10:07:00Z" w:initials="SM">
    <w:p w14:paraId="50D00684" w14:textId="77777777" w:rsidR="00E06444" w:rsidRDefault="00E06444" w:rsidP="00E06444">
      <w:r>
        <w:rPr>
          <w:rStyle w:val="CommentReference"/>
        </w:rPr>
        <w:annotationRef/>
      </w:r>
      <w:r>
        <w:rPr>
          <w:rFonts w:ascii="Calibri" w:eastAsia="Calibri" w:hAnsi="Calibri" w:cs="Calibri"/>
          <w:sz w:val="20"/>
          <w:szCs w:val="20"/>
        </w:rPr>
        <w:t xml:space="preserve">also no pers. comming this type of statement </w:t>
      </w:r>
    </w:p>
  </w:comment>
  <w:comment w:id="68" w:author="Sabrina McNew" w:date="2025-03-11T10:13:00Z" w:initials="SM">
    <w:p w14:paraId="427BAB19" w14:textId="77777777" w:rsidR="00E06444" w:rsidRDefault="00E06444" w:rsidP="00E06444">
      <w:r>
        <w:rPr>
          <w:rStyle w:val="CommentReference"/>
        </w:rPr>
        <w:annotationRef/>
      </w:r>
      <w:r>
        <w:rPr>
          <w:rFonts w:ascii="Calibri" w:eastAsia="Calibri" w:hAnsi="Calibri" w:cs="Calibri"/>
          <w:sz w:val="20"/>
          <w:szCs w:val="20"/>
        </w:rPr>
        <w:t>See email comments about expanding intro to really sell these two species and this location as an interesting place to study urbanization</w:t>
      </w:r>
    </w:p>
  </w:comment>
  <w:comment w:id="69" w:author="Scott Anthony Taylor" w:date="2025-04-06T13:32:00Z" w:initials="SAT">
    <w:p w14:paraId="4ADA1C0C" w14:textId="77777777" w:rsidR="002A1E45" w:rsidRDefault="002A1E45" w:rsidP="002A1E45">
      <w:r>
        <w:rPr>
          <w:rStyle w:val="CommentReference"/>
        </w:rPr>
        <w:annotationRef/>
      </w:r>
      <w:r>
        <w:rPr>
          <w:rFonts w:ascii="Calibri" w:eastAsia="Calibri" w:hAnsi="Calibri" w:cs="Calibri"/>
          <w:color w:val="000000"/>
          <w:sz w:val="20"/>
          <w:szCs w:val="20"/>
        </w:rPr>
        <w:t>I agree with the email comments about the hook and expanding this part of the manuscript</w:t>
      </w:r>
    </w:p>
  </w:comment>
  <w:comment w:id="109" w:author="Sabrina McNew" w:date="2025-03-11T10:24:00Z" w:initials="SM">
    <w:p w14:paraId="5EBBB6EF" w14:textId="63BAF437" w:rsidR="00AF61E3" w:rsidRDefault="00AF61E3" w:rsidP="00AF61E3">
      <w:r>
        <w:rPr>
          <w:rStyle w:val="CommentReference"/>
        </w:rPr>
        <w:annotationRef/>
      </w:r>
      <w:r>
        <w:rPr>
          <w:rFonts w:ascii="Calibri" w:eastAsia="Calibri" w:hAnsi="Calibri" w:cs="Calibri"/>
          <w:sz w:val="20"/>
          <w:szCs w:val="20"/>
        </w:rPr>
        <w:t>correct if wrong</w:t>
      </w:r>
    </w:p>
  </w:comment>
  <w:comment w:id="121" w:author="Sabrina McNew" w:date="2025-03-11T10:27:00Z" w:initials="SM">
    <w:p w14:paraId="577E090D" w14:textId="77777777" w:rsidR="00AF61E3" w:rsidRDefault="00AF61E3" w:rsidP="00AF61E3">
      <w:r>
        <w:rPr>
          <w:rStyle w:val="CommentReference"/>
        </w:rPr>
        <w:annotationRef/>
      </w:r>
      <w:r>
        <w:rPr>
          <w:rFonts w:ascii="Calibri" w:eastAsia="Calibri" w:hAnsi="Calibri" w:cs="Calibri"/>
          <w:sz w:val="20"/>
          <w:szCs w:val="20"/>
        </w:rPr>
        <w:t>I’m nervous people will get hung up on the statement that all rural birds were from museums- can you expand here to assuage concerns?</w:t>
      </w:r>
    </w:p>
  </w:comment>
  <w:comment w:id="122" w:author="Scott Anthony Taylor" w:date="2025-04-06T13:35:00Z" w:initials="SAT">
    <w:p w14:paraId="53828B74" w14:textId="77777777" w:rsidR="00A4705B" w:rsidRDefault="00A4705B" w:rsidP="00A4705B">
      <w:r>
        <w:rPr>
          <w:rStyle w:val="CommentReference"/>
        </w:rPr>
        <w:annotationRef/>
      </w:r>
      <w:r>
        <w:rPr>
          <w:rFonts w:ascii="Calibri" w:eastAsia="Calibri" w:hAnsi="Calibri" w:cs="Calibri"/>
          <w:color w:val="000000"/>
          <w:sz w:val="20"/>
          <w:szCs w:val="20"/>
        </w:rPr>
        <w:t>Yeah, maybe a sentence on the “why might it be an issues” then a bit more expanded “but it isn’t, don’t worry, we’re good”</w:t>
      </w:r>
    </w:p>
  </w:comment>
  <w:comment w:id="130" w:author="Scott Anthony Taylor" w:date="2025-04-06T13:37:00Z" w:initials="SAT">
    <w:p w14:paraId="37F3F24C" w14:textId="77777777" w:rsidR="0021704A" w:rsidRDefault="0021704A" w:rsidP="0021704A">
      <w:r>
        <w:rPr>
          <w:rStyle w:val="CommentReference"/>
        </w:rPr>
        <w:annotationRef/>
      </w:r>
      <w:r>
        <w:rPr>
          <w:rFonts w:ascii="Calibri" w:eastAsia="Calibri" w:hAnsi="Calibri" w:cs="Calibri"/>
          <w:color w:val="000000"/>
          <w:sz w:val="20"/>
          <w:szCs w:val="20"/>
        </w:rPr>
        <w:t>Outliers?</w:t>
      </w:r>
    </w:p>
  </w:comment>
  <w:comment w:id="135" w:author="Scott Anthony Taylor" w:date="2025-04-06T13:37:00Z" w:initials="SAT">
    <w:p w14:paraId="4D3F876A" w14:textId="77777777" w:rsidR="000A4C89" w:rsidRDefault="000A4C89" w:rsidP="000A4C89">
      <w:r>
        <w:rPr>
          <w:rStyle w:val="CommentReference"/>
        </w:rPr>
        <w:annotationRef/>
      </w:r>
      <w:r>
        <w:rPr>
          <w:rFonts w:ascii="Calibri" w:eastAsia="Calibri" w:hAnsi="Calibri" w:cs="Calibri"/>
          <w:color w:val="000000"/>
          <w:sz w:val="20"/>
          <w:szCs w:val="20"/>
        </w:rPr>
        <w:t>Reword for clarity</w:t>
      </w:r>
    </w:p>
  </w:comment>
  <w:comment w:id="139" w:author="Sabrina McNew" w:date="2025-03-11T10:33:00Z" w:initials="SM">
    <w:p w14:paraId="17B2F49B" w14:textId="08AFFBD8" w:rsidR="00665AEE" w:rsidRDefault="00665AEE" w:rsidP="00665AEE">
      <w:r>
        <w:rPr>
          <w:rStyle w:val="CommentReference"/>
        </w:rPr>
        <w:annotationRef/>
      </w:r>
      <w:r>
        <w:rPr>
          <w:rFonts w:ascii="Calibri" w:eastAsia="Calibri" w:hAnsi="Calibri" w:cs="Calibri"/>
          <w:sz w:val="20"/>
          <w:szCs w:val="20"/>
        </w:rPr>
        <w:t>I found this sentence hard to follow, feel free to correct if I said it wrong</w:t>
      </w:r>
    </w:p>
  </w:comment>
  <w:comment w:id="151" w:author="Sabrina McNew" w:date="2025-03-11T10:34:00Z" w:initials="SM">
    <w:p w14:paraId="5CE88D5E" w14:textId="77777777" w:rsidR="00665AEE" w:rsidRDefault="00665AEE" w:rsidP="00665AEE">
      <w:r>
        <w:rPr>
          <w:rStyle w:val="CommentReference"/>
        </w:rPr>
        <w:annotationRef/>
      </w:r>
      <w:r>
        <w:rPr>
          <w:rFonts w:ascii="Calibri" w:eastAsia="Calibri" w:hAnsi="Calibri" w:cs="Calibri"/>
          <w:sz w:val="20"/>
          <w:szCs w:val="20"/>
        </w:rPr>
        <w:t xml:space="preserve">not revive? </w:t>
      </w:r>
    </w:p>
  </w:comment>
  <w:comment w:id="152" w:author="Sabrina McNew" w:date="2025-03-11T10:34:00Z" w:initials="SM">
    <w:p w14:paraId="2F5AB71E" w14:textId="77777777" w:rsidR="00665AEE" w:rsidRDefault="00665AEE" w:rsidP="00665AEE">
      <w:r>
        <w:rPr>
          <w:rStyle w:val="CommentReference"/>
        </w:rPr>
        <w:annotationRef/>
      </w:r>
      <w:r>
        <w:rPr>
          <w:rFonts w:ascii="Calibri" w:eastAsia="Calibri" w:hAnsi="Calibri" w:cs="Calibri"/>
          <w:sz w:val="20"/>
          <w:szCs w:val="20"/>
        </w:rPr>
        <w:t>REVIGO can’t type</w:t>
      </w:r>
    </w:p>
  </w:comment>
  <w:comment w:id="171" w:author="Scott Anthony Taylor" w:date="2025-04-06T13:40:00Z" w:initials="SAT">
    <w:p w14:paraId="21BA8D9B" w14:textId="77777777" w:rsidR="00C9378C" w:rsidRDefault="00C9378C" w:rsidP="00C9378C">
      <w:r>
        <w:rPr>
          <w:rStyle w:val="CommentReference"/>
        </w:rPr>
        <w:annotationRef/>
      </w:r>
      <w:r>
        <w:rPr>
          <w:rFonts w:ascii="Calibri" w:eastAsia="Calibri" w:hAnsi="Calibri" w:cs="Calibri"/>
          <w:color w:val="000000"/>
          <w:sz w:val="20"/>
          <w:szCs w:val="20"/>
        </w:rPr>
        <w:t>Agree!</w:t>
      </w:r>
    </w:p>
  </w:comment>
  <w:comment w:id="174" w:author="Sabrina McNew" w:date="2025-03-11T11:05:00Z" w:initials="SM">
    <w:p w14:paraId="71F5A653" w14:textId="46CF9E09" w:rsidR="00450B80" w:rsidRDefault="00450B80" w:rsidP="00450B80">
      <w:r>
        <w:rPr>
          <w:rStyle w:val="CommentReference"/>
        </w:rPr>
        <w:annotationRef/>
      </w:r>
      <w:r>
        <w:rPr>
          <w:rFonts w:ascii="Calibri" w:eastAsia="Calibri" w:hAnsi="Calibri" w:cs="Calibri"/>
          <w:sz w:val="20"/>
          <w:szCs w:val="20"/>
        </w:rPr>
        <w:t>say how many go terms were significant</w:t>
      </w:r>
    </w:p>
  </w:comment>
  <w:comment w:id="175" w:author="Sabrina McNew" w:date="2025-03-11T11:05:00Z" w:initials="SM">
    <w:p w14:paraId="0392EBCB" w14:textId="7121283E" w:rsidR="00450B80" w:rsidRDefault="00450B80" w:rsidP="00450B80">
      <w:r>
        <w:rPr>
          <w:rStyle w:val="CommentReference"/>
        </w:rPr>
        <w:annotationRef/>
      </w:r>
      <w:r>
        <w:rPr>
          <w:rFonts w:ascii="Calibri" w:eastAsia="Calibri" w:hAnsi="Calibri" w:cs="Calibri"/>
          <w:sz w:val="20"/>
          <w:szCs w:val="20"/>
        </w:rPr>
        <w:t>Say how many GO terms were significant</w:t>
      </w:r>
    </w:p>
  </w:comment>
  <w:comment w:id="183" w:author="Sabrina McNew" w:date="2025-03-11T11:01:00Z" w:initials="SM">
    <w:p w14:paraId="652DCEAE" w14:textId="6D55A75F" w:rsidR="00450B80" w:rsidRDefault="00450B80" w:rsidP="00450B80">
      <w:r>
        <w:rPr>
          <w:rStyle w:val="CommentReference"/>
        </w:rPr>
        <w:annotationRef/>
      </w:r>
      <w:r>
        <w:rPr>
          <w:rFonts w:ascii="Calibri" w:eastAsia="Calibri" w:hAnsi="Calibri" w:cs="Calibri"/>
          <w:sz w:val="20"/>
          <w:szCs w:val="20"/>
        </w:rPr>
        <w:t>See email comments. I think that the best evidence of response to urbanization is population differentiation indicated by Fst etc.  Maybe you’re making an argument that identifying “functional” changes is more important for selection because random differences could be due to drift or something. However, GO analysis is so wishy washy I don’t think you should focus so exclusively on it</w:t>
      </w:r>
    </w:p>
  </w:comment>
  <w:comment w:id="184" w:author="Scott Anthony Taylor" w:date="2025-04-06T13:43:00Z" w:initials="SAT">
    <w:p w14:paraId="2BFC9FE4" w14:textId="77777777" w:rsidR="00BF107C" w:rsidRDefault="00BF107C" w:rsidP="00BF107C">
      <w:r>
        <w:rPr>
          <w:rStyle w:val="CommentReference"/>
        </w:rPr>
        <w:annotationRef/>
      </w:r>
      <w:r>
        <w:rPr>
          <w:rFonts w:ascii="Calibri" w:eastAsia="Calibri" w:hAnsi="Calibri" w:cs="Calibri"/>
          <w:color w:val="000000"/>
          <w:sz w:val="20"/>
          <w:szCs w:val="20"/>
        </w:rPr>
        <w:t>Agree!</w:t>
      </w:r>
    </w:p>
  </w:comment>
  <w:comment w:id="201" w:author="Sabrina McNew" w:date="2025-03-11T11:08:00Z" w:initials="SM">
    <w:p w14:paraId="0C392070" w14:textId="07AF4C93" w:rsidR="00450B80" w:rsidRDefault="00450B80" w:rsidP="00450B80">
      <w:r>
        <w:rPr>
          <w:rStyle w:val="CommentReference"/>
        </w:rPr>
        <w:annotationRef/>
      </w:r>
      <w:r>
        <w:rPr>
          <w:rFonts w:ascii="Calibri" w:eastAsia="Calibri" w:hAnsi="Calibri" w:cs="Calibri"/>
          <w:sz w:val="20"/>
          <w:szCs w:val="20"/>
        </w:rPr>
        <w:t>or some better adjective</w:t>
      </w:r>
    </w:p>
  </w:comment>
  <w:comment w:id="202" w:author="Scott Anthony Taylor" w:date="2025-04-06T13:44:00Z" w:initials="SAT">
    <w:p w14:paraId="40FB4785" w14:textId="77777777" w:rsidR="00D3033E" w:rsidRDefault="00D3033E" w:rsidP="00D3033E">
      <w:r>
        <w:rPr>
          <w:rStyle w:val="CommentReference"/>
        </w:rPr>
        <w:annotationRef/>
      </w:r>
      <w:r>
        <w:rPr>
          <w:rFonts w:ascii="Calibri" w:eastAsia="Calibri" w:hAnsi="Calibri" w:cs="Calibri"/>
          <w:color w:val="000000"/>
          <w:sz w:val="20"/>
          <w:szCs w:val="20"/>
        </w:rPr>
        <w:t>Yeah, this or that they have less genetics variation upon which urban selection can act, or… something else</w:t>
      </w:r>
    </w:p>
  </w:comment>
  <w:comment w:id="203" w:author="Scott Anthony Taylor" w:date="2025-04-06T13:45:00Z" w:initials="SAT">
    <w:p w14:paraId="58F62E1D" w14:textId="77777777" w:rsidR="00082B9C" w:rsidRDefault="00082B9C" w:rsidP="00082B9C">
      <w:r>
        <w:rPr>
          <w:rStyle w:val="CommentReference"/>
        </w:rPr>
        <w:annotationRef/>
      </w:r>
      <w:r>
        <w:rPr>
          <w:rFonts w:ascii="Calibri" w:eastAsia="Calibri" w:hAnsi="Calibri" w:cs="Calibri"/>
          <w:color w:val="000000"/>
          <w:sz w:val="20"/>
          <w:szCs w:val="20"/>
        </w:rPr>
        <w:t xml:space="preserve">They also have a larger population in general, right? </w:t>
      </w:r>
    </w:p>
  </w:comment>
  <w:comment w:id="206" w:author="Scott Anthony Taylor" w:date="2025-04-06T13:45:00Z" w:initials="SAT">
    <w:p w14:paraId="3579D7A8" w14:textId="77777777" w:rsidR="006E5D09" w:rsidRDefault="006E5D09" w:rsidP="006E5D09">
      <w:r>
        <w:rPr>
          <w:rStyle w:val="CommentReference"/>
        </w:rPr>
        <w:annotationRef/>
      </w:r>
      <w:r>
        <w:rPr>
          <w:rFonts w:ascii="Calibri" w:eastAsia="Calibri" w:hAnsi="Calibri" w:cs="Calibri"/>
          <w:color w:val="000000"/>
          <w:sz w:val="20"/>
          <w:szCs w:val="20"/>
        </w:rPr>
        <w:t>Be more explicit - tell me what these realms are</w:t>
      </w:r>
    </w:p>
  </w:comment>
  <w:comment w:id="207" w:author="Scott Anthony Taylor" w:date="2025-04-06T13:45:00Z" w:initials="SAT">
    <w:p w14:paraId="509952B9" w14:textId="77777777" w:rsidR="00271EEE" w:rsidRDefault="00271EEE" w:rsidP="00271EEE">
      <w:r>
        <w:rPr>
          <w:rStyle w:val="CommentReference"/>
        </w:rPr>
        <w:annotationRef/>
      </w:r>
      <w:r>
        <w:rPr>
          <w:rFonts w:ascii="Calibri" w:eastAsia="Calibri" w:hAnsi="Calibri" w:cs="Calibri"/>
          <w:color w:val="000000"/>
          <w:sz w:val="20"/>
          <w:szCs w:val="20"/>
        </w:rPr>
        <w:t>Rephrase for clarity</w:t>
      </w:r>
    </w:p>
  </w:comment>
  <w:comment w:id="227" w:author="Sabrina McNew" w:date="2025-03-11T11:12:00Z" w:initials="SM">
    <w:p w14:paraId="7B1F7548" w14:textId="66506E4A" w:rsidR="00095868" w:rsidRDefault="00095868" w:rsidP="00095868">
      <w:r>
        <w:rPr>
          <w:rStyle w:val="CommentReference"/>
        </w:rPr>
        <w:annotationRef/>
      </w:r>
      <w:r>
        <w:rPr>
          <w:rFonts w:ascii="Calibri" w:eastAsia="Calibri" w:hAnsi="Calibri" w:cs="Calibri"/>
          <w:sz w:val="20"/>
          <w:szCs w:val="20"/>
        </w:rPr>
        <w:t>cite if possibel</w:t>
      </w:r>
    </w:p>
  </w:comment>
  <w:comment w:id="224" w:author="Scott Anthony Taylor" w:date="2025-04-06T13:48:00Z" w:initials="SAT">
    <w:p w14:paraId="073162F1" w14:textId="77777777" w:rsidR="0060228C" w:rsidRDefault="0060228C" w:rsidP="0060228C">
      <w:r>
        <w:rPr>
          <w:rStyle w:val="CommentReference"/>
        </w:rPr>
        <w:annotationRef/>
      </w:r>
      <w:r>
        <w:rPr>
          <w:rFonts w:ascii="Calibri" w:eastAsia="Calibri" w:hAnsi="Calibri" w:cs="Calibri"/>
          <w:color w:val="000000"/>
          <w:sz w:val="20"/>
          <w:szCs w:val="20"/>
        </w:rPr>
        <w:t xml:space="preserve">This seems more far fetched than the immune function and feeders and disease spread in urban areas piece so I would suggest leading with the disease angle and mentioning this briefly after. </w:t>
      </w:r>
    </w:p>
  </w:comment>
  <w:comment w:id="229" w:author="Sabrina McNew" w:date="2025-03-11T11:03:00Z" w:initials="SM">
    <w:p w14:paraId="00E34CDC" w14:textId="61FFFA32" w:rsidR="00095868" w:rsidRDefault="00095868" w:rsidP="00095868">
      <w:r>
        <w:rPr>
          <w:rStyle w:val="CommentReference"/>
        </w:rPr>
        <w:annotationRef/>
      </w:r>
      <w:r>
        <w:rPr>
          <w:rFonts w:ascii="Calibri" w:eastAsia="Calibri" w:hAnsi="Calibri" w:cs="Calibri"/>
          <w:sz w:val="20"/>
          <w:szCs w:val="20"/>
        </w:rPr>
        <w:t xml:space="preserve">Maybe worth rephrasing the statement above on PYRR so that it’s not confusing. Above you’re essentially saying “nothing was significant in PYRR” but now your’e saying “some things were significant”. </w:t>
      </w:r>
    </w:p>
  </w:comment>
  <w:comment w:id="231" w:author="Sabrina McNew" w:date="2025-03-11T12:01:00Z" w:initials="SM">
    <w:p w14:paraId="6EA174B4" w14:textId="77777777" w:rsidR="00657383" w:rsidRDefault="00657383" w:rsidP="00657383">
      <w:r>
        <w:rPr>
          <w:rStyle w:val="CommentReference"/>
        </w:rPr>
        <w:annotationRef/>
      </w:r>
      <w:r>
        <w:rPr>
          <w:rFonts w:ascii="Calibri" w:eastAsia="Calibri" w:hAnsi="Calibri" w:cs="Calibri"/>
          <w:sz w:val="20"/>
          <w:szCs w:val="20"/>
        </w:rPr>
        <w:t xml:space="preserve">not sure what to make of this down regulation </w:t>
      </w:r>
    </w:p>
  </w:comment>
  <w:comment w:id="240" w:author="Sabrina McNew" w:date="2025-03-11T12:00:00Z" w:initials="SM">
    <w:p w14:paraId="28317F92" w14:textId="4D8F91E1" w:rsidR="00657383" w:rsidRDefault="00657383" w:rsidP="00657383">
      <w:r>
        <w:rPr>
          <w:rStyle w:val="CommentReference"/>
        </w:rPr>
        <w:annotationRef/>
      </w:r>
      <w:r>
        <w:rPr>
          <w:rFonts w:ascii="Calibri" w:eastAsia="Calibri" w:hAnsi="Calibri" w:cs="Calibri"/>
          <w:sz w:val="20"/>
          <w:szCs w:val="20"/>
        </w:rPr>
        <w:t>can you say anything about whether your changes were in regulatory vs coding regions?</w:t>
      </w:r>
    </w:p>
  </w:comment>
  <w:comment w:id="246" w:author="Sabrina McNew" w:date="2025-03-11T11:12:00Z" w:initials="SM">
    <w:p w14:paraId="479C1BE4" w14:textId="51CCA214" w:rsidR="004F5FBA" w:rsidRDefault="004F5FBA" w:rsidP="004F5FBA">
      <w:r>
        <w:rPr>
          <w:rStyle w:val="CommentReference"/>
        </w:rPr>
        <w:annotationRef/>
      </w:r>
      <w:r>
        <w:rPr>
          <w:rFonts w:ascii="Calibri" w:eastAsia="Calibri" w:hAnsi="Calibri" w:cs="Calibri"/>
          <w:sz w:val="20"/>
          <w:szCs w:val="20"/>
        </w:rPr>
        <w:t>cite if possibel</w:t>
      </w:r>
    </w:p>
  </w:comment>
  <w:comment w:id="247" w:author="Sabrina McNew" w:date="2025-03-11T11:03:00Z" w:initials="SM">
    <w:p w14:paraId="563C5A45" w14:textId="0CC61A3F" w:rsidR="00450B80" w:rsidRDefault="00450B80" w:rsidP="00450B80">
      <w:r>
        <w:rPr>
          <w:rStyle w:val="CommentReference"/>
        </w:rPr>
        <w:annotationRef/>
      </w:r>
      <w:r>
        <w:rPr>
          <w:rFonts w:ascii="Calibri" w:eastAsia="Calibri" w:hAnsi="Calibri" w:cs="Calibri"/>
          <w:sz w:val="20"/>
          <w:szCs w:val="20"/>
        </w:rPr>
        <w:t xml:space="preserve">Maybe worth rephrasing the statement above on PYRR so that it’s not confusing. Above you’re essentially saying “nothing was significant in PYRR” but now your’e saying “some things were significant”. </w:t>
      </w:r>
    </w:p>
  </w:comment>
  <w:comment w:id="251" w:author="Sabrina McNew" w:date="2025-03-11T12:03:00Z" w:initials="SM">
    <w:p w14:paraId="50F5E31F" w14:textId="77777777" w:rsidR="00657383" w:rsidRDefault="00657383" w:rsidP="00657383">
      <w:r>
        <w:rPr>
          <w:rStyle w:val="CommentReference"/>
        </w:rPr>
        <w:annotationRef/>
      </w:r>
      <w:r>
        <w:rPr>
          <w:rFonts w:ascii="Calibri" w:eastAsia="Calibri" w:hAnsi="Calibri" w:cs="Calibri"/>
          <w:sz w:val="20"/>
          <w:szCs w:val="20"/>
        </w:rPr>
        <w:t>FKA and FKB also show up in these GO terms?</w:t>
      </w:r>
    </w:p>
  </w:comment>
  <w:comment w:id="255" w:author="Sabrina McNew" w:date="2025-03-11T12:03:00Z" w:initials="SM">
    <w:p w14:paraId="2838213C" w14:textId="7E64ECED" w:rsidR="00657383" w:rsidRDefault="00657383" w:rsidP="00657383">
      <w:r>
        <w:rPr>
          <w:rStyle w:val="CommentReference"/>
        </w:rPr>
        <w:annotationRef/>
      </w:r>
      <w:r>
        <w:rPr>
          <w:rFonts w:ascii="Calibri" w:eastAsia="Calibri" w:hAnsi="Calibri" w:cs="Calibri"/>
          <w:sz w:val="20"/>
          <w:szCs w:val="20"/>
        </w:rPr>
        <w:t>are we still talking about the FGA and FGB genes here? the end of this paragraph is confusing</w:t>
      </w:r>
    </w:p>
  </w:comment>
  <w:comment w:id="266" w:author="Sabrina McNew" w:date="2025-03-11T12:03:00Z" w:initials="SM">
    <w:p w14:paraId="109B5628" w14:textId="77777777" w:rsidR="00657383" w:rsidRDefault="00657383" w:rsidP="00657383">
      <w:r>
        <w:rPr>
          <w:rStyle w:val="CommentReference"/>
        </w:rPr>
        <w:annotationRef/>
      </w:r>
      <w:r>
        <w:rPr>
          <w:rFonts w:ascii="Calibri" w:eastAsia="Calibri" w:hAnsi="Calibri" w:cs="Calibri"/>
          <w:sz w:val="20"/>
          <w:szCs w:val="20"/>
        </w:rPr>
        <w:t>Spell out numbers that start sentences</w:t>
      </w:r>
    </w:p>
  </w:comment>
  <w:comment w:id="267" w:author="Sabrina McNew" w:date="2025-03-11T12:32:00Z" w:initials="SM">
    <w:p w14:paraId="4E3A5CEB" w14:textId="77777777" w:rsidR="00A549AF" w:rsidRDefault="00A549AF" w:rsidP="00A549AF">
      <w:r>
        <w:rPr>
          <w:rStyle w:val="CommentReference"/>
        </w:rPr>
        <w:annotationRef/>
      </w:r>
      <w:r>
        <w:rPr>
          <w:rFonts w:ascii="Calibri" w:eastAsia="Calibri" w:hAnsi="Calibri" w:cs="Calibri"/>
          <w:sz w:val="20"/>
          <w:szCs w:val="20"/>
        </w:rPr>
        <w:t xml:space="preserve">connect this paragraph to urbanization. Have any other studies found similar responses? </w:t>
      </w:r>
    </w:p>
  </w:comment>
  <w:comment w:id="268" w:author="Scott Anthony Taylor" w:date="2025-04-06T13:50:00Z" w:initials="SAT">
    <w:p w14:paraId="74D57D65" w14:textId="77777777" w:rsidR="009C0D14" w:rsidRDefault="009C0D14" w:rsidP="009C0D14">
      <w:r>
        <w:rPr>
          <w:rStyle w:val="CommentReference"/>
        </w:rPr>
        <w:annotationRef/>
      </w:r>
      <w:r>
        <w:rPr>
          <w:rFonts w:ascii="Calibri" w:eastAsia="Calibri" w:hAnsi="Calibri" w:cs="Calibri"/>
          <w:color w:val="000000"/>
          <w:sz w:val="20"/>
          <w:szCs w:val="20"/>
        </w:rPr>
        <w:t xml:space="preserve">Yeah! Coyotes! </w:t>
      </w:r>
      <w:hyperlink r:id="rId1" w:history="1">
        <w:r w:rsidRPr="00922F10">
          <w:rPr>
            <w:rStyle w:val="Hyperlink"/>
            <w:rFonts w:ascii="Calibri" w:eastAsia="Calibri" w:hAnsi="Calibri" w:cs="Calibri"/>
            <w:sz w:val="20"/>
            <w:szCs w:val="20"/>
          </w:rPr>
          <w:t>https://academic.oup.com/gbe/article/17/1/evae279/7934939</w:t>
        </w:r>
      </w:hyperlink>
    </w:p>
    <w:p w14:paraId="63C594FE" w14:textId="77777777" w:rsidR="009C0D14" w:rsidRDefault="009C0D14" w:rsidP="009C0D14"/>
  </w:comment>
  <w:comment w:id="270" w:author="Sabrina McNew" w:date="2025-03-11T12:34:00Z" w:initials="SM">
    <w:p w14:paraId="3504695B" w14:textId="3C674CDB" w:rsidR="00A549AF" w:rsidRDefault="00A549AF" w:rsidP="00A549AF">
      <w:r>
        <w:rPr>
          <w:rStyle w:val="CommentReference"/>
        </w:rPr>
        <w:annotationRef/>
      </w:r>
      <w:r>
        <w:rPr>
          <w:rFonts w:ascii="Calibri" w:eastAsia="Calibri" w:hAnsi="Calibri" w:cs="Calibri"/>
          <w:sz w:val="20"/>
          <w:szCs w:val="20"/>
        </w:rPr>
        <w:t>I understand that not all these genes will have an obvious connection to urbanization, but some of this discussion is veering pretty far away from the original question. Can you connect this paragraph at all to urbanization?</w:t>
      </w:r>
    </w:p>
  </w:comment>
  <w:comment w:id="291" w:author="Sabrina McNew" w:date="2025-03-11T12:40:00Z" w:initials="SM">
    <w:p w14:paraId="6B991FAA" w14:textId="77777777" w:rsidR="00037CE5" w:rsidRDefault="00037CE5" w:rsidP="00037CE5">
      <w:r>
        <w:rPr>
          <w:rStyle w:val="CommentReference"/>
        </w:rPr>
        <w:annotationRef/>
      </w:r>
      <w:r>
        <w:rPr>
          <w:rFonts w:ascii="Calibri" w:eastAsia="Calibri" w:hAnsi="Calibri" w:cs="Calibri"/>
          <w:sz w:val="20"/>
          <w:szCs w:val="20"/>
        </w:rPr>
        <w:t>see email comment</w:t>
      </w:r>
    </w:p>
  </w:comment>
  <w:comment w:id="295" w:author="Sabrina McNew" w:date="2025-03-11T12:47:00Z" w:initials="SM">
    <w:p w14:paraId="0A5E067D" w14:textId="77777777" w:rsidR="00037CE5" w:rsidRDefault="00037CE5" w:rsidP="00037CE5">
      <w:r>
        <w:rPr>
          <w:rStyle w:val="CommentReference"/>
        </w:rPr>
        <w:annotationRef/>
      </w:r>
      <w:r>
        <w:rPr>
          <w:rFonts w:ascii="Calibri" w:eastAsia="Calibri" w:hAnsi="Calibri" w:cs="Calibri"/>
          <w:sz w:val="20"/>
          <w:szCs w:val="20"/>
        </w:rPr>
        <w:t xml:space="preserve">I’m not seeing this result referenced in methods or results. Add in some more detail and explanation in those sections because its a tough concept to follow </w:t>
      </w:r>
    </w:p>
  </w:comment>
  <w:comment w:id="296" w:author="Sabrina McNew" w:date="2025-03-11T13:02:00Z" w:initials="SM">
    <w:p w14:paraId="08C53431" w14:textId="77777777" w:rsidR="00744088" w:rsidRDefault="00744088" w:rsidP="00744088">
      <w:r>
        <w:rPr>
          <w:rStyle w:val="CommentReference"/>
        </w:rPr>
        <w:annotationRef/>
      </w:r>
      <w:r>
        <w:rPr>
          <w:rFonts w:ascii="Calibri" w:eastAsia="Calibri" w:hAnsi="Calibri" w:cs="Calibri"/>
          <w:sz w:val="20"/>
          <w:szCs w:val="20"/>
        </w:rPr>
        <w:t>Looking at Figure S2 I know you’re trying to compare NOCA vs PYRR but I’m still having a tough time remembering how log2 fold changes work into it</w:t>
      </w:r>
    </w:p>
  </w:comment>
  <w:comment w:id="298" w:author="Sabrina McNew" w:date="2025-03-11T12:53:00Z" w:initials="SM">
    <w:p w14:paraId="50AED51D" w14:textId="786CF144" w:rsidR="00C326FE" w:rsidRDefault="00C326FE" w:rsidP="00C326FE">
      <w:r>
        <w:rPr>
          <w:rStyle w:val="CommentReference"/>
        </w:rPr>
        <w:annotationRef/>
      </w:r>
      <w:r>
        <w:rPr>
          <w:rFonts w:ascii="Calibri" w:eastAsia="Calibri" w:hAnsi="Calibri" w:cs="Calibri"/>
          <w:sz w:val="20"/>
          <w:szCs w:val="20"/>
        </w:rPr>
        <w:t>This sentence isn’t doing much for me, especially as a topic sentence. I think this paragraph would be better off oriented as a discussion of what we’re starting to learn about the parallel or non-parallel nature of urbanization effects on birds</w:t>
      </w:r>
    </w:p>
  </w:comment>
  <w:comment w:id="299" w:author="Scott Anthony Taylor" w:date="2025-04-06T13:51:00Z" w:initials="SAT">
    <w:p w14:paraId="31C21090" w14:textId="77777777" w:rsidR="004F1D7D" w:rsidRDefault="004F1D7D" w:rsidP="004F1D7D">
      <w:r>
        <w:rPr>
          <w:rStyle w:val="CommentReference"/>
        </w:rPr>
        <w:annotationRef/>
      </w:r>
      <w:r>
        <w:rPr>
          <w:rFonts w:ascii="Calibri" w:eastAsia="Calibri" w:hAnsi="Calibri" w:cs="Calibri"/>
          <w:color w:val="000000"/>
          <w:sz w:val="20"/>
          <w:szCs w:val="20"/>
        </w:rPr>
        <w:t>agree</w:t>
      </w:r>
    </w:p>
  </w:comment>
  <w:comment w:id="302" w:author="Sabrina McNew" w:date="2025-03-11T12:54:00Z" w:initials="SM">
    <w:p w14:paraId="1DDB15AF" w14:textId="4929EDA7" w:rsidR="00C326FE" w:rsidRDefault="00C326FE" w:rsidP="00C326FE">
      <w:r>
        <w:rPr>
          <w:rStyle w:val="CommentReference"/>
        </w:rPr>
        <w:annotationRef/>
      </w:r>
      <w:r>
        <w:rPr>
          <w:rFonts w:ascii="Calibri" w:eastAsia="Calibri" w:hAnsi="Calibri" w:cs="Calibri"/>
          <w:sz w:val="20"/>
          <w:szCs w:val="20"/>
        </w:rPr>
        <w:t>Not following: why would PRKN be associated with neural function?</w:t>
      </w:r>
    </w:p>
  </w:comment>
  <w:comment w:id="309" w:author="Scott Anthony Taylor" w:date="2025-04-06T13:53:00Z" w:initials="SAT">
    <w:p w14:paraId="1B0647D8" w14:textId="77777777" w:rsidR="00CF337A" w:rsidRDefault="00CF337A" w:rsidP="00CF337A">
      <w:r>
        <w:rPr>
          <w:rStyle w:val="CommentReference"/>
        </w:rPr>
        <w:annotationRef/>
      </w:r>
      <w:r>
        <w:rPr>
          <w:rFonts w:ascii="Calibri" w:eastAsia="Calibri" w:hAnsi="Calibri" w:cs="Calibri"/>
          <w:color w:val="000000"/>
          <w:sz w:val="20"/>
          <w:szCs w:val="20"/>
        </w:rPr>
        <w:t>I have a vague recollection that others have showed this… maybe in mice? Maybe rats? Subway rat?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91881A5" w15:done="0"/>
  <w15:commentEx w15:paraId="7F963519" w15:done="0"/>
  <w15:commentEx w15:paraId="6DF3D1B8" w15:paraIdParent="7F963519" w15:done="0"/>
  <w15:commentEx w15:paraId="01D7D033" w15:done="0"/>
  <w15:commentEx w15:paraId="030CDFF1" w15:paraIdParent="01D7D033" w15:done="0"/>
  <w15:commentEx w15:paraId="78C78607" w15:done="0"/>
  <w15:commentEx w15:paraId="2D262A13" w15:paraIdParent="78C78607" w15:done="0"/>
  <w15:commentEx w15:paraId="4E26B6E8" w15:done="0"/>
  <w15:commentEx w15:paraId="34F0C5EB" w15:paraIdParent="4E26B6E8" w15:done="0"/>
  <w15:commentEx w15:paraId="43CB6531" w15:done="0"/>
  <w15:commentEx w15:paraId="053534A4" w15:paraIdParent="43CB6531" w15:done="0"/>
  <w15:commentEx w15:paraId="10EC1E85" w15:done="0"/>
  <w15:commentEx w15:paraId="50D00684" w15:paraIdParent="10EC1E85" w15:done="0"/>
  <w15:commentEx w15:paraId="427BAB19" w15:done="0"/>
  <w15:commentEx w15:paraId="4ADA1C0C" w15:paraIdParent="427BAB19" w15:done="0"/>
  <w15:commentEx w15:paraId="5EBBB6EF" w15:done="0"/>
  <w15:commentEx w15:paraId="577E090D" w15:done="0"/>
  <w15:commentEx w15:paraId="53828B74" w15:paraIdParent="577E090D" w15:done="0"/>
  <w15:commentEx w15:paraId="37F3F24C" w15:done="0"/>
  <w15:commentEx w15:paraId="4D3F876A" w15:done="0"/>
  <w15:commentEx w15:paraId="17B2F49B" w15:done="0"/>
  <w15:commentEx w15:paraId="5CE88D5E" w15:done="0"/>
  <w15:commentEx w15:paraId="2F5AB71E" w15:paraIdParent="5CE88D5E" w15:done="0"/>
  <w15:commentEx w15:paraId="21BA8D9B" w15:done="0"/>
  <w15:commentEx w15:paraId="71F5A653" w15:done="0"/>
  <w15:commentEx w15:paraId="0392EBCB" w15:done="0"/>
  <w15:commentEx w15:paraId="652DCEAE" w15:done="0"/>
  <w15:commentEx w15:paraId="2BFC9FE4" w15:paraIdParent="652DCEAE" w15:done="0"/>
  <w15:commentEx w15:paraId="0C392070" w15:done="0"/>
  <w15:commentEx w15:paraId="40FB4785" w15:paraIdParent="0C392070" w15:done="0"/>
  <w15:commentEx w15:paraId="58F62E1D" w15:done="0"/>
  <w15:commentEx w15:paraId="3579D7A8" w15:done="0"/>
  <w15:commentEx w15:paraId="509952B9" w15:done="0"/>
  <w15:commentEx w15:paraId="7B1F7548" w15:done="0"/>
  <w15:commentEx w15:paraId="073162F1" w15:done="0"/>
  <w15:commentEx w15:paraId="00E34CDC" w15:done="0"/>
  <w15:commentEx w15:paraId="6EA174B4" w15:done="0"/>
  <w15:commentEx w15:paraId="28317F92" w15:done="0"/>
  <w15:commentEx w15:paraId="479C1BE4" w15:done="0"/>
  <w15:commentEx w15:paraId="563C5A45" w15:done="0"/>
  <w15:commentEx w15:paraId="50F5E31F" w15:done="0"/>
  <w15:commentEx w15:paraId="2838213C" w15:done="0"/>
  <w15:commentEx w15:paraId="109B5628" w15:done="0"/>
  <w15:commentEx w15:paraId="4E3A5CEB" w15:done="0"/>
  <w15:commentEx w15:paraId="63C594FE" w15:paraIdParent="4E3A5CEB" w15:done="0"/>
  <w15:commentEx w15:paraId="3504695B" w15:done="0"/>
  <w15:commentEx w15:paraId="6B991FAA" w15:done="0"/>
  <w15:commentEx w15:paraId="0A5E067D" w15:done="0"/>
  <w15:commentEx w15:paraId="08C53431" w15:paraIdParent="0A5E067D" w15:done="0"/>
  <w15:commentEx w15:paraId="50AED51D" w15:done="0"/>
  <w15:commentEx w15:paraId="31C21090" w15:paraIdParent="50AED51D" w15:done="0"/>
  <w15:commentEx w15:paraId="1DDB15AF" w15:done="0"/>
  <w15:commentEx w15:paraId="1B0647D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33B07B18" w16cex:dateUtc="2025-03-11T16:48:00Z"/>
  <w16cex:commentExtensible w16cex:durableId="035C0A01" w16cex:dateUtc="2025-03-11T16:54:00Z"/>
  <w16cex:commentExtensible w16cex:durableId="06B3FEB9" w16cex:dateUtc="2025-04-06T19:23:00Z"/>
  <w16cex:commentExtensible w16cex:durableId="4FE654C7" w16cex:dateUtc="2025-03-11T16:53:00Z"/>
  <w16cex:commentExtensible w16cex:durableId="3BCEAA63" w16cex:dateUtc="2025-04-06T19:26:00Z"/>
  <w16cex:commentExtensible w16cex:durableId="6B2DD0C7" w16cex:dateUtc="2025-03-11T16:55:00Z"/>
  <w16cex:commentExtensible w16cex:durableId="0356A204" w16cex:dateUtc="2025-04-06T19:29:00Z"/>
  <w16cex:commentExtensible w16cex:durableId="5E2CAC51" w16cex:dateUtc="2025-03-11T17:15:00Z"/>
  <w16cex:commentExtensible w16cex:durableId="3F866B6E" w16cex:dateUtc="2025-04-06T19:30:00Z"/>
  <w16cex:commentExtensible w16cex:durableId="6783C88E" w16cex:dateUtc="2025-03-11T16:57:00Z"/>
  <w16cex:commentExtensible w16cex:durableId="405E7F2C" w16cex:dateUtc="2025-03-11T17:14:00Z"/>
  <w16cex:commentExtensible w16cex:durableId="7789A04C" w16cex:dateUtc="2025-03-11T17:06:00Z"/>
  <w16cex:commentExtensible w16cex:durableId="26BB17C4" w16cex:dateUtc="2025-03-11T17:07:00Z"/>
  <w16cex:commentExtensible w16cex:durableId="5FEFE336" w16cex:dateUtc="2025-03-11T17:13:00Z"/>
  <w16cex:commentExtensible w16cex:durableId="6BE6794F" w16cex:dateUtc="2025-04-06T19:32:00Z"/>
  <w16cex:commentExtensible w16cex:durableId="5508FF61" w16cex:dateUtc="2025-03-11T17:24:00Z"/>
  <w16cex:commentExtensible w16cex:durableId="6380F063" w16cex:dateUtc="2025-03-11T17:27:00Z"/>
  <w16cex:commentExtensible w16cex:durableId="56F15105" w16cex:dateUtc="2025-04-06T19:35:00Z"/>
  <w16cex:commentExtensible w16cex:durableId="0D021499" w16cex:dateUtc="2025-04-06T19:37:00Z"/>
  <w16cex:commentExtensible w16cex:durableId="06ECBA97" w16cex:dateUtc="2025-04-06T19:37:00Z"/>
  <w16cex:commentExtensible w16cex:durableId="11556C18" w16cex:dateUtc="2025-03-11T17:33:00Z"/>
  <w16cex:commentExtensible w16cex:durableId="210BFE7D" w16cex:dateUtc="2025-03-11T17:34:00Z"/>
  <w16cex:commentExtensible w16cex:durableId="17FA9C85" w16cex:dateUtc="2025-03-11T17:34:00Z"/>
  <w16cex:commentExtensible w16cex:durableId="312F1CA8" w16cex:dateUtc="2025-04-06T19:40:00Z"/>
  <w16cex:commentExtensible w16cex:durableId="069C7829" w16cex:dateUtc="2025-03-11T18:05:00Z"/>
  <w16cex:commentExtensible w16cex:durableId="66749C5D" w16cex:dateUtc="2025-03-11T18:05:00Z"/>
  <w16cex:commentExtensible w16cex:durableId="41966748" w16cex:dateUtc="2025-03-11T18:01:00Z"/>
  <w16cex:commentExtensible w16cex:durableId="7E6F6A8D" w16cex:dateUtc="2025-04-06T19:43:00Z"/>
  <w16cex:commentExtensible w16cex:durableId="663CD713" w16cex:dateUtc="2025-03-11T18:08:00Z"/>
  <w16cex:commentExtensible w16cex:durableId="23CE5AF8" w16cex:dateUtc="2025-04-06T19:44:00Z"/>
  <w16cex:commentExtensible w16cex:durableId="36E9192A" w16cex:dateUtc="2025-04-06T19:45:00Z"/>
  <w16cex:commentExtensible w16cex:durableId="3E34A9F9" w16cex:dateUtc="2025-04-06T19:45:00Z"/>
  <w16cex:commentExtensible w16cex:durableId="653EE048" w16cex:dateUtc="2025-04-06T19:45:00Z"/>
  <w16cex:commentExtensible w16cex:durableId="1FABA89E" w16cex:dateUtc="2025-03-11T18:12:00Z"/>
  <w16cex:commentExtensible w16cex:durableId="15A43488" w16cex:dateUtc="2025-04-06T19:48:00Z"/>
  <w16cex:commentExtensible w16cex:durableId="7FFFC179" w16cex:dateUtc="2025-03-11T18:03:00Z"/>
  <w16cex:commentExtensible w16cex:durableId="2B1AEE4C" w16cex:dateUtc="2025-03-11T19:01:00Z"/>
  <w16cex:commentExtensible w16cex:durableId="5EF3F13B" w16cex:dateUtc="2025-03-11T19:00:00Z"/>
  <w16cex:commentExtensible w16cex:durableId="37354880" w16cex:dateUtc="2025-03-11T18:12:00Z"/>
  <w16cex:commentExtensible w16cex:durableId="0DDB2F38" w16cex:dateUtc="2025-03-11T18:03:00Z"/>
  <w16cex:commentExtensible w16cex:durableId="36B0168B" w16cex:dateUtc="2025-03-11T19:03:00Z"/>
  <w16cex:commentExtensible w16cex:durableId="32DF7317" w16cex:dateUtc="2025-03-11T19:03:00Z"/>
  <w16cex:commentExtensible w16cex:durableId="164D5756" w16cex:dateUtc="2025-03-11T19:03:00Z"/>
  <w16cex:commentExtensible w16cex:durableId="3E864DA0" w16cex:dateUtc="2025-03-11T19:32:00Z"/>
  <w16cex:commentExtensible w16cex:durableId="71DE3705" w16cex:dateUtc="2025-04-06T19:50:00Z"/>
  <w16cex:commentExtensible w16cex:durableId="2C64E00F" w16cex:dateUtc="2025-03-11T19:34:00Z"/>
  <w16cex:commentExtensible w16cex:durableId="0C1EF803" w16cex:dateUtc="2025-03-11T19:40:00Z"/>
  <w16cex:commentExtensible w16cex:durableId="6707835E" w16cex:dateUtc="2025-03-11T19:47:00Z"/>
  <w16cex:commentExtensible w16cex:durableId="4ED4249D" w16cex:dateUtc="2025-03-11T20:02:00Z"/>
  <w16cex:commentExtensible w16cex:durableId="1FF04396" w16cex:dateUtc="2025-03-11T19:53:00Z"/>
  <w16cex:commentExtensible w16cex:durableId="3C115DFB" w16cex:dateUtc="2025-04-06T19:51:00Z"/>
  <w16cex:commentExtensible w16cex:durableId="122FA1ED" w16cex:dateUtc="2025-03-11T19:54:00Z"/>
  <w16cex:commentExtensible w16cex:durableId="72A8B824" w16cex:dateUtc="2025-04-06T19:5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91881A5" w16cid:durableId="33B07B18"/>
  <w16cid:commentId w16cid:paraId="7F963519" w16cid:durableId="035C0A01"/>
  <w16cid:commentId w16cid:paraId="6DF3D1B8" w16cid:durableId="06B3FEB9"/>
  <w16cid:commentId w16cid:paraId="01D7D033" w16cid:durableId="4FE654C7"/>
  <w16cid:commentId w16cid:paraId="030CDFF1" w16cid:durableId="3BCEAA63"/>
  <w16cid:commentId w16cid:paraId="78C78607" w16cid:durableId="6B2DD0C7"/>
  <w16cid:commentId w16cid:paraId="2D262A13" w16cid:durableId="0356A204"/>
  <w16cid:commentId w16cid:paraId="4E26B6E8" w16cid:durableId="5E2CAC51"/>
  <w16cid:commentId w16cid:paraId="34F0C5EB" w16cid:durableId="3F866B6E"/>
  <w16cid:commentId w16cid:paraId="43CB6531" w16cid:durableId="6783C88E"/>
  <w16cid:commentId w16cid:paraId="053534A4" w16cid:durableId="405E7F2C"/>
  <w16cid:commentId w16cid:paraId="10EC1E85" w16cid:durableId="7789A04C"/>
  <w16cid:commentId w16cid:paraId="50D00684" w16cid:durableId="26BB17C4"/>
  <w16cid:commentId w16cid:paraId="427BAB19" w16cid:durableId="5FEFE336"/>
  <w16cid:commentId w16cid:paraId="4ADA1C0C" w16cid:durableId="6BE6794F"/>
  <w16cid:commentId w16cid:paraId="5EBBB6EF" w16cid:durableId="5508FF61"/>
  <w16cid:commentId w16cid:paraId="577E090D" w16cid:durableId="6380F063"/>
  <w16cid:commentId w16cid:paraId="53828B74" w16cid:durableId="56F15105"/>
  <w16cid:commentId w16cid:paraId="37F3F24C" w16cid:durableId="0D021499"/>
  <w16cid:commentId w16cid:paraId="4D3F876A" w16cid:durableId="06ECBA97"/>
  <w16cid:commentId w16cid:paraId="17B2F49B" w16cid:durableId="11556C18"/>
  <w16cid:commentId w16cid:paraId="5CE88D5E" w16cid:durableId="210BFE7D"/>
  <w16cid:commentId w16cid:paraId="2F5AB71E" w16cid:durableId="17FA9C85"/>
  <w16cid:commentId w16cid:paraId="21BA8D9B" w16cid:durableId="312F1CA8"/>
  <w16cid:commentId w16cid:paraId="71F5A653" w16cid:durableId="069C7829"/>
  <w16cid:commentId w16cid:paraId="0392EBCB" w16cid:durableId="66749C5D"/>
  <w16cid:commentId w16cid:paraId="652DCEAE" w16cid:durableId="41966748"/>
  <w16cid:commentId w16cid:paraId="2BFC9FE4" w16cid:durableId="7E6F6A8D"/>
  <w16cid:commentId w16cid:paraId="0C392070" w16cid:durableId="663CD713"/>
  <w16cid:commentId w16cid:paraId="40FB4785" w16cid:durableId="23CE5AF8"/>
  <w16cid:commentId w16cid:paraId="58F62E1D" w16cid:durableId="36E9192A"/>
  <w16cid:commentId w16cid:paraId="3579D7A8" w16cid:durableId="3E34A9F9"/>
  <w16cid:commentId w16cid:paraId="509952B9" w16cid:durableId="653EE048"/>
  <w16cid:commentId w16cid:paraId="7B1F7548" w16cid:durableId="1FABA89E"/>
  <w16cid:commentId w16cid:paraId="073162F1" w16cid:durableId="15A43488"/>
  <w16cid:commentId w16cid:paraId="00E34CDC" w16cid:durableId="7FFFC179"/>
  <w16cid:commentId w16cid:paraId="6EA174B4" w16cid:durableId="2B1AEE4C"/>
  <w16cid:commentId w16cid:paraId="28317F92" w16cid:durableId="5EF3F13B"/>
  <w16cid:commentId w16cid:paraId="479C1BE4" w16cid:durableId="37354880"/>
  <w16cid:commentId w16cid:paraId="563C5A45" w16cid:durableId="0DDB2F38"/>
  <w16cid:commentId w16cid:paraId="50F5E31F" w16cid:durableId="36B0168B"/>
  <w16cid:commentId w16cid:paraId="2838213C" w16cid:durableId="32DF7317"/>
  <w16cid:commentId w16cid:paraId="109B5628" w16cid:durableId="164D5756"/>
  <w16cid:commentId w16cid:paraId="4E3A5CEB" w16cid:durableId="3E864DA0"/>
  <w16cid:commentId w16cid:paraId="63C594FE" w16cid:durableId="71DE3705"/>
  <w16cid:commentId w16cid:paraId="3504695B" w16cid:durableId="2C64E00F"/>
  <w16cid:commentId w16cid:paraId="6B991FAA" w16cid:durableId="0C1EF803"/>
  <w16cid:commentId w16cid:paraId="0A5E067D" w16cid:durableId="6707835E"/>
  <w16cid:commentId w16cid:paraId="08C53431" w16cid:durableId="4ED4249D"/>
  <w16cid:commentId w16cid:paraId="50AED51D" w16cid:durableId="1FF04396"/>
  <w16cid:commentId w16cid:paraId="31C21090" w16cid:durableId="3C115DFB"/>
  <w16cid:commentId w16cid:paraId="1DDB15AF" w16cid:durableId="122FA1ED"/>
  <w16cid:commentId w16cid:paraId="1B0647D8" w16cid:durableId="72A8B82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Verdana">
    <w:panose1 w:val="020B0604030504040204"/>
    <w:charset w:val="00"/>
    <w:family w:val="swiss"/>
    <w:pitch w:val="variable"/>
    <w:sig w:usb0="A10006FF" w:usb1="4000205B" w:usb2="00000010" w:usb3="00000000" w:csb0="0000019F" w:csb1="00000000"/>
  </w:font>
  <w:font w:name="Georgia">
    <w:panose1 w:val="02040502050405020303"/>
    <w:charset w:val="00"/>
    <w:family w:val="roman"/>
    <w:pitch w:val="variable"/>
    <w:sig w:usb0="00000287" w:usb1="00000000" w:usb2="00000000" w:usb3="00000000" w:csb0="0000009F" w:csb1="00000000"/>
  </w:font>
  <w:font w:name="Merriweather">
    <w:panose1 w:val="00000500000000000000"/>
    <w:charset w:val="4D"/>
    <w:family w:val="auto"/>
    <w:pitch w:val="variable"/>
    <w:sig w:usb0="20000207" w:usb1="00000002" w:usb2="00000000" w:usb3="00000000" w:csb0="00000197" w:csb1="00000000"/>
  </w:font>
  <w:font w:name="Cambria Math">
    <w:panose1 w:val="02040503050406030204"/>
    <w:charset w:val="00"/>
    <w:family w:val="roman"/>
    <w:pitch w:val="variable"/>
    <w:sig w:usb0="E00002FF" w:usb1="420024FF"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7A0909"/>
    <w:multiLevelType w:val="hybridMultilevel"/>
    <w:tmpl w:val="44142744"/>
    <w:lvl w:ilvl="0" w:tplc="FE6AEF0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30B42E86"/>
    <w:multiLevelType w:val="hybridMultilevel"/>
    <w:tmpl w:val="1E422E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B36A06"/>
    <w:multiLevelType w:val="hybridMultilevel"/>
    <w:tmpl w:val="5324E89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1EE288A"/>
    <w:multiLevelType w:val="hybridMultilevel"/>
    <w:tmpl w:val="DDA0F73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372B3371"/>
    <w:multiLevelType w:val="hybridMultilevel"/>
    <w:tmpl w:val="444ECF9C"/>
    <w:lvl w:ilvl="0" w:tplc="6B420AC4">
      <w:start w:val="1"/>
      <w:numFmt w:val="decimal"/>
      <w:lvlText w:val="%1"/>
      <w:lvlJc w:val="right"/>
      <w:pPr>
        <w:tabs>
          <w:tab w:val="num" w:pos="960"/>
        </w:tabs>
        <w:ind w:left="960" w:hanging="360"/>
      </w:pPr>
    </w:lvl>
    <w:lvl w:ilvl="1" w:tplc="00190409">
      <w:start w:val="1"/>
      <w:numFmt w:val="decimal"/>
      <w:lvlText w:val="%2."/>
      <w:lvlJc w:val="left"/>
      <w:pPr>
        <w:tabs>
          <w:tab w:val="num" w:pos="1440"/>
        </w:tabs>
        <w:ind w:left="1440" w:hanging="360"/>
      </w:pPr>
    </w:lvl>
    <w:lvl w:ilvl="2" w:tplc="001B0409">
      <w:start w:val="1"/>
      <w:numFmt w:val="decimal"/>
      <w:lvlText w:val="%3."/>
      <w:lvlJc w:val="left"/>
      <w:pPr>
        <w:tabs>
          <w:tab w:val="num" w:pos="2160"/>
        </w:tabs>
        <w:ind w:left="2160" w:hanging="360"/>
      </w:pPr>
    </w:lvl>
    <w:lvl w:ilvl="3" w:tplc="000F0409">
      <w:start w:val="1"/>
      <w:numFmt w:val="decimal"/>
      <w:lvlText w:val="%4."/>
      <w:lvlJc w:val="left"/>
      <w:pPr>
        <w:tabs>
          <w:tab w:val="num" w:pos="2880"/>
        </w:tabs>
        <w:ind w:left="2880" w:hanging="360"/>
      </w:pPr>
    </w:lvl>
    <w:lvl w:ilvl="4" w:tplc="00190409">
      <w:start w:val="1"/>
      <w:numFmt w:val="decimal"/>
      <w:lvlText w:val="%5."/>
      <w:lvlJc w:val="left"/>
      <w:pPr>
        <w:tabs>
          <w:tab w:val="num" w:pos="3600"/>
        </w:tabs>
        <w:ind w:left="3600" w:hanging="360"/>
      </w:pPr>
    </w:lvl>
    <w:lvl w:ilvl="5" w:tplc="001B0409">
      <w:start w:val="1"/>
      <w:numFmt w:val="decimal"/>
      <w:lvlText w:val="%6."/>
      <w:lvlJc w:val="left"/>
      <w:pPr>
        <w:tabs>
          <w:tab w:val="num" w:pos="4320"/>
        </w:tabs>
        <w:ind w:left="4320" w:hanging="360"/>
      </w:pPr>
    </w:lvl>
    <w:lvl w:ilvl="6" w:tplc="000F0409">
      <w:start w:val="1"/>
      <w:numFmt w:val="decimal"/>
      <w:lvlText w:val="%7."/>
      <w:lvlJc w:val="left"/>
      <w:pPr>
        <w:tabs>
          <w:tab w:val="num" w:pos="5040"/>
        </w:tabs>
        <w:ind w:left="5040" w:hanging="360"/>
      </w:pPr>
    </w:lvl>
    <w:lvl w:ilvl="7" w:tplc="00190409">
      <w:start w:val="1"/>
      <w:numFmt w:val="decimal"/>
      <w:lvlText w:val="%8."/>
      <w:lvlJc w:val="left"/>
      <w:pPr>
        <w:tabs>
          <w:tab w:val="num" w:pos="5760"/>
        </w:tabs>
        <w:ind w:left="5760" w:hanging="360"/>
      </w:pPr>
    </w:lvl>
    <w:lvl w:ilvl="8" w:tplc="001B0409">
      <w:start w:val="1"/>
      <w:numFmt w:val="decimal"/>
      <w:lvlText w:val="%9."/>
      <w:lvlJc w:val="left"/>
      <w:pPr>
        <w:tabs>
          <w:tab w:val="num" w:pos="6480"/>
        </w:tabs>
        <w:ind w:left="6480" w:hanging="360"/>
      </w:pPr>
    </w:lvl>
  </w:abstractNum>
  <w:abstractNum w:abstractNumId="5" w15:restartNumberingAfterBreak="0">
    <w:nsid w:val="441D5E1A"/>
    <w:multiLevelType w:val="hybridMultilevel"/>
    <w:tmpl w:val="09B81A62"/>
    <w:lvl w:ilvl="0" w:tplc="41DAD0A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B2D4308"/>
    <w:multiLevelType w:val="hybridMultilevel"/>
    <w:tmpl w:val="C22E11F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E7D62C7"/>
    <w:multiLevelType w:val="multilevel"/>
    <w:tmpl w:val="6C5EC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8B77843"/>
    <w:multiLevelType w:val="hybridMultilevel"/>
    <w:tmpl w:val="F210EF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6A797234"/>
    <w:multiLevelType w:val="hybridMultilevel"/>
    <w:tmpl w:val="07825E3C"/>
    <w:lvl w:ilvl="0" w:tplc="9EFEDF9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7DD074E8"/>
    <w:multiLevelType w:val="hybridMultilevel"/>
    <w:tmpl w:val="7DE2C9F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2074498207">
    <w:abstractNumId w:val="7"/>
  </w:num>
  <w:num w:numId="2" w16cid:durableId="1930768281">
    <w:abstractNumId w:val="4"/>
  </w:num>
  <w:num w:numId="3" w16cid:durableId="1237010001">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10321002">
    <w:abstractNumId w:val="10"/>
  </w:num>
  <w:num w:numId="5" w16cid:durableId="1884250347">
    <w:abstractNumId w:val="2"/>
  </w:num>
  <w:num w:numId="6" w16cid:durableId="1615164135">
    <w:abstractNumId w:val="1"/>
  </w:num>
  <w:num w:numId="7" w16cid:durableId="1636065050">
    <w:abstractNumId w:val="9"/>
  </w:num>
  <w:num w:numId="8" w16cid:durableId="951400416">
    <w:abstractNumId w:val="5"/>
  </w:num>
  <w:num w:numId="9" w16cid:durableId="94134456">
    <w:abstractNumId w:val="3"/>
  </w:num>
  <w:num w:numId="10" w16cid:durableId="729957637">
    <w:abstractNumId w:val="0"/>
  </w:num>
  <w:num w:numId="11" w16cid:durableId="1146121869">
    <w:abstractNumId w:val="6"/>
  </w:num>
  <w:num w:numId="12" w16cid:durableId="569120828">
    <w:abstractNumId w:val="8"/>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abrina McNew">
    <w15:presenceInfo w15:providerId="Windows Live" w15:userId="987bb5408957cc58"/>
  </w15:person>
  <w15:person w15:author="Scott Anthony Taylor">
    <w15:presenceInfo w15:providerId="AD" w15:userId="S::scta6469@colorado.edu::f4b06d8d-224d-42b5-b70c-a0f88208088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178F"/>
    <w:rsid w:val="000023FB"/>
    <w:rsid w:val="000337C4"/>
    <w:rsid w:val="00034B1D"/>
    <w:rsid w:val="00037CE5"/>
    <w:rsid w:val="00082146"/>
    <w:rsid w:val="00082B9C"/>
    <w:rsid w:val="00095868"/>
    <w:rsid w:val="00097251"/>
    <w:rsid w:val="000A4C89"/>
    <w:rsid w:val="000A5E4B"/>
    <w:rsid w:val="000D2DCD"/>
    <w:rsid w:val="000D41C2"/>
    <w:rsid w:val="001127A2"/>
    <w:rsid w:val="001235DD"/>
    <w:rsid w:val="001243C1"/>
    <w:rsid w:val="001243D7"/>
    <w:rsid w:val="001271C5"/>
    <w:rsid w:val="00144025"/>
    <w:rsid w:val="00175883"/>
    <w:rsid w:val="00191A7E"/>
    <w:rsid w:val="001A72F4"/>
    <w:rsid w:val="001C291D"/>
    <w:rsid w:val="001D1173"/>
    <w:rsid w:val="001D4DD1"/>
    <w:rsid w:val="002062CB"/>
    <w:rsid w:val="0021704A"/>
    <w:rsid w:val="00217FB2"/>
    <w:rsid w:val="00222B57"/>
    <w:rsid w:val="00226C0D"/>
    <w:rsid w:val="00250AB1"/>
    <w:rsid w:val="00271EEE"/>
    <w:rsid w:val="00277962"/>
    <w:rsid w:val="002A1E45"/>
    <w:rsid w:val="002A6529"/>
    <w:rsid w:val="002A7442"/>
    <w:rsid w:val="002B51D5"/>
    <w:rsid w:val="002D25B2"/>
    <w:rsid w:val="002D4EB9"/>
    <w:rsid w:val="002D65AD"/>
    <w:rsid w:val="002E1F60"/>
    <w:rsid w:val="00304CCA"/>
    <w:rsid w:val="00306ED9"/>
    <w:rsid w:val="00346793"/>
    <w:rsid w:val="003560AA"/>
    <w:rsid w:val="003B0D2D"/>
    <w:rsid w:val="003B5579"/>
    <w:rsid w:val="003D16D4"/>
    <w:rsid w:val="003F1D2D"/>
    <w:rsid w:val="00410F32"/>
    <w:rsid w:val="00415AC1"/>
    <w:rsid w:val="00445C45"/>
    <w:rsid w:val="00450B80"/>
    <w:rsid w:val="00453D09"/>
    <w:rsid w:val="00461EBB"/>
    <w:rsid w:val="00485595"/>
    <w:rsid w:val="004A233B"/>
    <w:rsid w:val="004B71C6"/>
    <w:rsid w:val="004D19F0"/>
    <w:rsid w:val="004F1D7D"/>
    <w:rsid w:val="004F5FBA"/>
    <w:rsid w:val="005225B1"/>
    <w:rsid w:val="0055591F"/>
    <w:rsid w:val="005B1920"/>
    <w:rsid w:val="005C0126"/>
    <w:rsid w:val="005E166B"/>
    <w:rsid w:val="0060228C"/>
    <w:rsid w:val="00640733"/>
    <w:rsid w:val="00653803"/>
    <w:rsid w:val="00655A85"/>
    <w:rsid w:val="00657383"/>
    <w:rsid w:val="00665AEE"/>
    <w:rsid w:val="00671504"/>
    <w:rsid w:val="00671892"/>
    <w:rsid w:val="006727D1"/>
    <w:rsid w:val="006C4BC6"/>
    <w:rsid w:val="006D1373"/>
    <w:rsid w:val="006D52C0"/>
    <w:rsid w:val="006E0B38"/>
    <w:rsid w:val="006E5D09"/>
    <w:rsid w:val="00702404"/>
    <w:rsid w:val="00712099"/>
    <w:rsid w:val="007265D3"/>
    <w:rsid w:val="0073423B"/>
    <w:rsid w:val="00744088"/>
    <w:rsid w:val="00744C12"/>
    <w:rsid w:val="00750FCE"/>
    <w:rsid w:val="0076390C"/>
    <w:rsid w:val="00763DD7"/>
    <w:rsid w:val="00791708"/>
    <w:rsid w:val="007B14EB"/>
    <w:rsid w:val="007B4C34"/>
    <w:rsid w:val="00816E29"/>
    <w:rsid w:val="00825C7F"/>
    <w:rsid w:val="00847ABC"/>
    <w:rsid w:val="00847D9D"/>
    <w:rsid w:val="0085178F"/>
    <w:rsid w:val="008845B0"/>
    <w:rsid w:val="008A699A"/>
    <w:rsid w:val="008B5654"/>
    <w:rsid w:val="008C0571"/>
    <w:rsid w:val="008D5DDE"/>
    <w:rsid w:val="008D700C"/>
    <w:rsid w:val="008E1E0B"/>
    <w:rsid w:val="008F0EC7"/>
    <w:rsid w:val="008F5817"/>
    <w:rsid w:val="00904085"/>
    <w:rsid w:val="00913F71"/>
    <w:rsid w:val="009170B4"/>
    <w:rsid w:val="00952873"/>
    <w:rsid w:val="00963D70"/>
    <w:rsid w:val="00981918"/>
    <w:rsid w:val="00981C07"/>
    <w:rsid w:val="009B6475"/>
    <w:rsid w:val="009B64EF"/>
    <w:rsid w:val="009C0D14"/>
    <w:rsid w:val="009E0653"/>
    <w:rsid w:val="00A01386"/>
    <w:rsid w:val="00A4705B"/>
    <w:rsid w:val="00A50D58"/>
    <w:rsid w:val="00A549AF"/>
    <w:rsid w:val="00A554DB"/>
    <w:rsid w:val="00A62D78"/>
    <w:rsid w:val="00A87208"/>
    <w:rsid w:val="00A90E2F"/>
    <w:rsid w:val="00AA3F03"/>
    <w:rsid w:val="00AC10FE"/>
    <w:rsid w:val="00AC1477"/>
    <w:rsid w:val="00AC3994"/>
    <w:rsid w:val="00AD2AFB"/>
    <w:rsid w:val="00AD6996"/>
    <w:rsid w:val="00AF493F"/>
    <w:rsid w:val="00AF61E3"/>
    <w:rsid w:val="00B0043B"/>
    <w:rsid w:val="00B077FE"/>
    <w:rsid w:val="00B142F6"/>
    <w:rsid w:val="00B369DB"/>
    <w:rsid w:val="00B46C90"/>
    <w:rsid w:val="00B46E58"/>
    <w:rsid w:val="00B64C7D"/>
    <w:rsid w:val="00BA3E31"/>
    <w:rsid w:val="00BE4F90"/>
    <w:rsid w:val="00BF107C"/>
    <w:rsid w:val="00C16B08"/>
    <w:rsid w:val="00C234B9"/>
    <w:rsid w:val="00C24752"/>
    <w:rsid w:val="00C326FE"/>
    <w:rsid w:val="00C511E8"/>
    <w:rsid w:val="00C552E8"/>
    <w:rsid w:val="00C57197"/>
    <w:rsid w:val="00C9378C"/>
    <w:rsid w:val="00C94618"/>
    <w:rsid w:val="00CA2E21"/>
    <w:rsid w:val="00CE42CB"/>
    <w:rsid w:val="00CF0EAC"/>
    <w:rsid w:val="00CF1894"/>
    <w:rsid w:val="00CF337A"/>
    <w:rsid w:val="00D04AF6"/>
    <w:rsid w:val="00D075F4"/>
    <w:rsid w:val="00D3033E"/>
    <w:rsid w:val="00D52486"/>
    <w:rsid w:val="00D563C6"/>
    <w:rsid w:val="00D73D7D"/>
    <w:rsid w:val="00D941CC"/>
    <w:rsid w:val="00DA41A9"/>
    <w:rsid w:val="00DC016C"/>
    <w:rsid w:val="00DC3903"/>
    <w:rsid w:val="00DC4E17"/>
    <w:rsid w:val="00DD0FB6"/>
    <w:rsid w:val="00DF212A"/>
    <w:rsid w:val="00DF2823"/>
    <w:rsid w:val="00E06444"/>
    <w:rsid w:val="00E122F5"/>
    <w:rsid w:val="00E168C2"/>
    <w:rsid w:val="00E35866"/>
    <w:rsid w:val="00E468A5"/>
    <w:rsid w:val="00E47263"/>
    <w:rsid w:val="00E71E94"/>
    <w:rsid w:val="00E8218A"/>
    <w:rsid w:val="00E9295A"/>
    <w:rsid w:val="00EA1738"/>
    <w:rsid w:val="00EA3916"/>
    <w:rsid w:val="00EA773F"/>
    <w:rsid w:val="00EC2A75"/>
    <w:rsid w:val="00EE1CBE"/>
    <w:rsid w:val="00EE3E0E"/>
    <w:rsid w:val="00EF5CFB"/>
    <w:rsid w:val="00F07D72"/>
    <w:rsid w:val="00F32DBC"/>
    <w:rsid w:val="00F54901"/>
    <w:rsid w:val="00F571CB"/>
    <w:rsid w:val="00F76822"/>
    <w:rsid w:val="00F96EB6"/>
    <w:rsid w:val="00FA491C"/>
    <w:rsid w:val="00FA4A2F"/>
    <w:rsid w:val="00FC6680"/>
    <w:rsid w:val="00FE72A9"/>
    <w:rsid w:val="00FE7D98"/>
    <w:rsid w:val="00FF36E3"/>
    <w:rsid w:val="00FF527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CCC44E"/>
  <w14:defaultImageDpi w14:val="32767"/>
  <w15:chartTrackingRefBased/>
  <w15:docId w15:val="{4A2EE307-6C31-5341-A7C6-4026D716BB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qFormat="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DC016C"/>
    <w:rPr>
      <w:rFonts w:ascii="Times New Roman" w:eastAsiaTheme="minorEastAsia" w:hAnsi="Times New Roman" w:cs="Times New Roman"/>
    </w:rPr>
  </w:style>
  <w:style w:type="paragraph" w:styleId="Heading1">
    <w:name w:val="heading 1"/>
    <w:basedOn w:val="Normal"/>
    <w:next w:val="Normal"/>
    <w:link w:val="Heading1Char"/>
    <w:uiPriority w:val="9"/>
    <w:qFormat/>
    <w:rsid w:val="0085178F"/>
    <w:pPr>
      <w:keepNext/>
      <w:spacing w:before="240" w:after="60"/>
      <w:outlineLvl w:val="0"/>
    </w:pPr>
    <w:rPr>
      <w:b/>
      <w:kern w:val="32"/>
    </w:rPr>
  </w:style>
  <w:style w:type="paragraph" w:styleId="Heading2">
    <w:name w:val="heading 2"/>
    <w:basedOn w:val="Normal"/>
    <w:next w:val="Normal"/>
    <w:link w:val="Heading2Char"/>
    <w:uiPriority w:val="9"/>
    <w:qFormat/>
    <w:rsid w:val="0085178F"/>
    <w:pPr>
      <w:keepNext/>
      <w:spacing w:before="240" w:after="60"/>
      <w:outlineLvl w:val="1"/>
    </w:pPr>
    <w:rPr>
      <w:b/>
    </w:rPr>
  </w:style>
  <w:style w:type="paragraph" w:styleId="Heading3">
    <w:name w:val="heading 3"/>
    <w:basedOn w:val="Normal"/>
    <w:next w:val="Normal"/>
    <w:link w:val="Heading3Char"/>
    <w:uiPriority w:val="9"/>
    <w:semiHidden/>
    <w:unhideWhenUsed/>
    <w:qFormat/>
    <w:rsid w:val="0085178F"/>
    <w:pPr>
      <w:keepNext/>
      <w:keepLines/>
      <w:spacing w:before="280" w:after="80"/>
      <w:outlineLvl w:val="2"/>
    </w:pPr>
    <w:rPr>
      <w:rFonts w:ascii="Calibri" w:eastAsia="Calibri" w:hAnsi="Calibri" w:cs="Calibri"/>
      <w:b/>
      <w:sz w:val="28"/>
      <w:szCs w:val="28"/>
    </w:rPr>
  </w:style>
  <w:style w:type="paragraph" w:styleId="Heading4">
    <w:name w:val="heading 4"/>
    <w:basedOn w:val="Normal"/>
    <w:next w:val="Normal"/>
    <w:link w:val="Heading4Char"/>
    <w:uiPriority w:val="9"/>
    <w:semiHidden/>
    <w:unhideWhenUsed/>
    <w:qFormat/>
    <w:rsid w:val="0085178F"/>
    <w:pPr>
      <w:keepNext/>
      <w:keepLines/>
      <w:spacing w:before="240" w:after="40"/>
      <w:outlineLvl w:val="3"/>
    </w:pPr>
    <w:rPr>
      <w:rFonts w:ascii="Calibri" w:eastAsia="Calibri" w:hAnsi="Calibri" w:cs="Calibri"/>
      <w:b/>
    </w:rPr>
  </w:style>
  <w:style w:type="paragraph" w:styleId="Heading5">
    <w:name w:val="heading 5"/>
    <w:basedOn w:val="Normal"/>
    <w:next w:val="Normal"/>
    <w:link w:val="Heading5Char"/>
    <w:uiPriority w:val="9"/>
    <w:semiHidden/>
    <w:unhideWhenUsed/>
    <w:qFormat/>
    <w:rsid w:val="0085178F"/>
    <w:pPr>
      <w:keepNext/>
      <w:keepLines/>
      <w:spacing w:before="220" w:after="40"/>
      <w:outlineLvl w:val="4"/>
    </w:pPr>
    <w:rPr>
      <w:rFonts w:ascii="Calibri" w:eastAsia="Calibri" w:hAnsi="Calibri" w:cs="Calibri"/>
      <w:b/>
      <w:sz w:val="22"/>
      <w:szCs w:val="22"/>
    </w:rPr>
  </w:style>
  <w:style w:type="paragraph" w:styleId="Heading6">
    <w:name w:val="heading 6"/>
    <w:basedOn w:val="Normal"/>
    <w:next w:val="Normal"/>
    <w:link w:val="Heading6Char"/>
    <w:uiPriority w:val="9"/>
    <w:semiHidden/>
    <w:unhideWhenUsed/>
    <w:qFormat/>
    <w:rsid w:val="0085178F"/>
    <w:pPr>
      <w:keepNext/>
      <w:keepLines/>
      <w:spacing w:before="200" w:after="40"/>
      <w:outlineLvl w:val="5"/>
    </w:pPr>
    <w:rPr>
      <w:rFonts w:ascii="Calibri" w:eastAsia="Calibri" w:hAnsi="Calibri" w:cs="Calibri"/>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5178F"/>
    <w:rPr>
      <w:rFonts w:ascii="Times New Roman" w:eastAsiaTheme="minorEastAsia" w:hAnsi="Times New Roman" w:cs="Times New Roman"/>
      <w:b/>
      <w:kern w:val="32"/>
    </w:rPr>
  </w:style>
  <w:style w:type="character" w:customStyle="1" w:styleId="Heading2Char">
    <w:name w:val="Heading 2 Char"/>
    <w:basedOn w:val="DefaultParagraphFont"/>
    <w:link w:val="Heading2"/>
    <w:uiPriority w:val="9"/>
    <w:rsid w:val="0085178F"/>
    <w:rPr>
      <w:rFonts w:ascii="Times New Roman" w:eastAsiaTheme="minorEastAsia" w:hAnsi="Times New Roman" w:cs="Times New Roman"/>
      <w:b/>
    </w:rPr>
  </w:style>
  <w:style w:type="character" w:customStyle="1" w:styleId="Heading3Char">
    <w:name w:val="Heading 3 Char"/>
    <w:basedOn w:val="DefaultParagraphFont"/>
    <w:link w:val="Heading3"/>
    <w:uiPriority w:val="9"/>
    <w:semiHidden/>
    <w:rsid w:val="0085178F"/>
    <w:rPr>
      <w:rFonts w:ascii="Calibri" w:eastAsia="Calibri" w:hAnsi="Calibri" w:cs="Calibri"/>
      <w:b/>
      <w:sz w:val="28"/>
      <w:szCs w:val="28"/>
    </w:rPr>
  </w:style>
  <w:style w:type="character" w:customStyle="1" w:styleId="Heading4Char">
    <w:name w:val="Heading 4 Char"/>
    <w:basedOn w:val="DefaultParagraphFont"/>
    <w:link w:val="Heading4"/>
    <w:uiPriority w:val="9"/>
    <w:semiHidden/>
    <w:rsid w:val="0085178F"/>
    <w:rPr>
      <w:rFonts w:ascii="Calibri" w:eastAsia="Calibri" w:hAnsi="Calibri" w:cs="Calibri"/>
      <w:b/>
    </w:rPr>
  </w:style>
  <w:style w:type="character" w:customStyle="1" w:styleId="Heading5Char">
    <w:name w:val="Heading 5 Char"/>
    <w:basedOn w:val="DefaultParagraphFont"/>
    <w:link w:val="Heading5"/>
    <w:uiPriority w:val="9"/>
    <w:semiHidden/>
    <w:rsid w:val="0085178F"/>
    <w:rPr>
      <w:rFonts w:ascii="Calibri" w:eastAsia="Calibri" w:hAnsi="Calibri" w:cs="Calibri"/>
      <w:b/>
      <w:sz w:val="22"/>
      <w:szCs w:val="22"/>
    </w:rPr>
  </w:style>
  <w:style w:type="character" w:customStyle="1" w:styleId="Heading6Char">
    <w:name w:val="Heading 6 Char"/>
    <w:basedOn w:val="DefaultParagraphFont"/>
    <w:link w:val="Heading6"/>
    <w:uiPriority w:val="9"/>
    <w:semiHidden/>
    <w:rsid w:val="0085178F"/>
    <w:rPr>
      <w:rFonts w:ascii="Calibri" w:eastAsia="Calibri" w:hAnsi="Calibri" w:cs="Calibri"/>
      <w:b/>
      <w:sz w:val="20"/>
      <w:szCs w:val="20"/>
    </w:rPr>
  </w:style>
  <w:style w:type="paragraph" w:customStyle="1" w:styleId="msonormal0">
    <w:name w:val="msonormal"/>
    <w:rsid w:val="0085178F"/>
    <w:rPr>
      <w:rFonts w:ascii="Times New Roman" w:eastAsiaTheme="minorEastAsia" w:hAnsi="Times New Roman" w:cs="Times New Roman"/>
    </w:rPr>
  </w:style>
  <w:style w:type="paragraph" w:styleId="NormalWeb">
    <w:name w:val="Normal (Web)"/>
    <w:uiPriority w:val="99"/>
    <w:unhideWhenUsed/>
    <w:rsid w:val="0085178F"/>
    <w:rPr>
      <w:rFonts w:ascii="Times New Roman" w:eastAsiaTheme="minorEastAsia" w:hAnsi="Times New Roman" w:cs="Times New Roman"/>
    </w:rPr>
  </w:style>
  <w:style w:type="paragraph" w:styleId="Footer">
    <w:name w:val="footer"/>
    <w:basedOn w:val="Normal"/>
    <w:link w:val="FooterChar"/>
    <w:uiPriority w:val="99"/>
    <w:unhideWhenUsed/>
    <w:rsid w:val="0085178F"/>
    <w:pPr>
      <w:tabs>
        <w:tab w:val="center" w:pos="4320"/>
        <w:tab w:val="right" w:pos="8640"/>
      </w:tabs>
      <w:spacing w:after="720"/>
    </w:pPr>
  </w:style>
  <w:style w:type="character" w:customStyle="1" w:styleId="FooterChar">
    <w:name w:val="Footer Char"/>
    <w:basedOn w:val="DefaultParagraphFont"/>
    <w:link w:val="Footer"/>
    <w:uiPriority w:val="99"/>
    <w:rsid w:val="0085178F"/>
    <w:rPr>
      <w:rFonts w:ascii="Times New Roman" w:eastAsiaTheme="minorEastAsia" w:hAnsi="Times New Roman" w:cs="Times New Roman"/>
    </w:rPr>
  </w:style>
  <w:style w:type="paragraph" w:styleId="Header">
    <w:name w:val="header"/>
    <w:basedOn w:val="Normal"/>
    <w:link w:val="HeaderChar"/>
    <w:uiPriority w:val="99"/>
    <w:unhideWhenUsed/>
    <w:rsid w:val="0085178F"/>
    <w:pPr>
      <w:tabs>
        <w:tab w:val="center" w:pos="4320"/>
        <w:tab w:val="right" w:pos="8640"/>
      </w:tabs>
      <w:spacing w:before="720"/>
      <w:ind w:left="720" w:right="720"/>
    </w:pPr>
  </w:style>
  <w:style w:type="character" w:customStyle="1" w:styleId="HeaderChar">
    <w:name w:val="Header Char"/>
    <w:basedOn w:val="DefaultParagraphFont"/>
    <w:link w:val="Header"/>
    <w:uiPriority w:val="99"/>
    <w:rsid w:val="0085178F"/>
    <w:rPr>
      <w:rFonts w:ascii="Times New Roman" w:eastAsiaTheme="minorEastAsia" w:hAnsi="Times New Roman" w:cs="Times New Roman"/>
    </w:rPr>
  </w:style>
  <w:style w:type="paragraph" w:styleId="TOC1">
    <w:name w:val="toc 1"/>
    <w:basedOn w:val="Normal"/>
    <w:next w:val="Normal"/>
    <w:autoRedefine/>
    <w:uiPriority w:val="39"/>
    <w:unhideWhenUsed/>
    <w:rsid w:val="0085178F"/>
    <w:pPr>
      <w:tabs>
        <w:tab w:val="num" w:leader="dot" w:pos="960"/>
        <w:tab w:val="right" w:leader="dot" w:pos="8300"/>
      </w:tabs>
      <w:spacing w:line="480" w:lineRule="auto"/>
      <w:ind w:left="1540" w:hanging="1584"/>
    </w:pPr>
    <w:rPr>
      <w:spacing w:val="-2"/>
    </w:rPr>
  </w:style>
  <w:style w:type="paragraph" w:styleId="TOC2">
    <w:name w:val="toc 2"/>
    <w:basedOn w:val="Normal"/>
    <w:next w:val="Normal"/>
    <w:autoRedefine/>
    <w:uiPriority w:val="39"/>
    <w:unhideWhenUsed/>
    <w:rsid w:val="0085178F"/>
    <w:pPr>
      <w:tabs>
        <w:tab w:val="right" w:leader="dot" w:pos="8300"/>
      </w:tabs>
      <w:spacing w:line="480" w:lineRule="auto"/>
      <w:ind w:left="1440"/>
    </w:pPr>
    <w:rPr>
      <w:spacing w:val="-2"/>
    </w:rPr>
  </w:style>
  <w:style w:type="paragraph" w:styleId="TOC3">
    <w:name w:val="toc 3"/>
    <w:basedOn w:val="Normal"/>
    <w:next w:val="Normal"/>
    <w:autoRedefine/>
    <w:uiPriority w:val="39"/>
    <w:semiHidden/>
    <w:unhideWhenUsed/>
    <w:rsid w:val="0085178F"/>
    <w:pPr>
      <w:tabs>
        <w:tab w:val="num" w:pos="960"/>
        <w:tab w:val="right" w:leader="dot" w:pos="8300"/>
      </w:tabs>
      <w:ind w:left="1325" w:hanging="720"/>
    </w:pPr>
    <w:rPr>
      <w:rFonts w:eastAsia="Times New Roman"/>
    </w:rPr>
  </w:style>
  <w:style w:type="paragraph" w:styleId="TOC4">
    <w:name w:val="toc 4"/>
    <w:basedOn w:val="Normal"/>
    <w:next w:val="Normal"/>
    <w:autoRedefine/>
    <w:uiPriority w:val="39"/>
    <w:semiHidden/>
    <w:unhideWhenUsed/>
    <w:rsid w:val="0085178F"/>
    <w:pPr>
      <w:tabs>
        <w:tab w:val="num" w:pos="960"/>
        <w:tab w:val="right" w:leader="dot" w:pos="8300"/>
      </w:tabs>
      <w:spacing w:line="480" w:lineRule="auto"/>
      <w:ind w:left="1325" w:hanging="720"/>
    </w:pPr>
    <w:rPr>
      <w:spacing w:val="-2"/>
    </w:rPr>
  </w:style>
  <w:style w:type="paragraph" w:styleId="TOC5">
    <w:name w:val="toc 5"/>
    <w:basedOn w:val="Normal"/>
    <w:next w:val="Normal"/>
    <w:autoRedefine/>
    <w:uiPriority w:val="39"/>
    <w:semiHidden/>
    <w:unhideWhenUsed/>
    <w:rsid w:val="0085178F"/>
    <w:pPr>
      <w:tabs>
        <w:tab w:val="num" w:pos="960"/>
        <w:tab w:val="right" w:leader="dot" w:pos="8300"/>
      </w:tabs>
      <w:spacing w:line="480" w:lineRule="auto"/>
      <w:ind w:firstLine="720"/>
    </w:pPr>
    <w:rPr>
      <w:spacing w:val="-2"/>
    </w:rPr>
  </w:style>
  <w:style w:type="paragraph" w:styleId="TOC6">
    <w:name w:val="toc 6"/>
    <w:basedOn w:val="Normal"/>
    <w:next w:val="Normal"/>
    <w:autoRedefine/>
    <w:uiPriority w:val="39"/>
    <w:semiHidden/>
    <w:unhideWhenUsed/>
    <w:rsid w:val="0085178F"/>
    <w:pPr>
      <w:tabs>
        <w:tab w:val="num" w:pos="960"/>
        <w:tab w:val="right" w:leader="dot" w:pos="8300"/>
      </w:tabs>
      <w:spacing w:line="480" w:lineRule="auto"/>
      <w:ind w:left="1325" w:hanging="1296"/>
    </w:pPr>
    <w:rPr>
      <w:spacing w:val="-2"/>
    </w:rPr>
  </w:style>
  <w:style w:type="paragraph" w:styleId="TOC7">
    <w:name w:val="toc 7"/>
    <w:basedOn w:val="Normal"/>
    <w:next w:val="Normal"/>
    <w:autoRedefine/>
    <w:uiPriority w:val="39"/>
    <w:unhideWhenUsed/>
    <w:rsid w:val="0085178F"/>
    <w:pPr>
      <w:tabs>
        <w:tab w:val="num" w:pos="960"/>
        <w:tab w:val="right" w:leader="dot" w:pos="8300"/>
      </w:tabs>
      <w:spacing w:line="480" w:lineRule="auto"/>
      <w:ind w:left="1325" w:hanging="1296"/>
    </w:pPr>
    <w:rPr>
      <w:spacing w:val="-2"/>
    </w:rPr>
  </w:style>
  <w:style w:type="paragraph" w:styleId="TOC8">
    <w:name w:val="toc 8"/>
    <w:basedOn w:val="Normal"/>
    <w:next w:val="Normal"/>
    <w:autoRedefine/>
    <w:uiPriority w:val="39"/>
    <w:unhideWhenUsed/>
    <w:rsid w:val="0085178F"/>
    <w:pPr>
      <w:tabs>
        <w:tab w:val="num" w:pos="960"/>
        <w:tab w:val="right" w:leader="dot" w:pos="8300"/>
      </w:tabs>
      <w:spacing w:line="480" w:lineRule="auto"/>
      <w:ind w:left="1325" w:hanging="1296"/>
    </w:pPr>
    <w:rPr>
      <w:spacing w:val="-2"/>
    </w:rPr>
  </w:style>
  <w:style w:type="paragraph" w:styleId="TOC9">
    <w:name w:val="toc 9"/>
    <w:basedOn w:val="Normal"/>
    <w:next w:val="Normal"/>
    <w:autoRedefine/>
    <w:uiPriority w:val="39"/>
    <w:semiHidden/>
    <w:unhideWhenUsed/>
    <w:rsid w:val="0085178F"/>
    <w:pPr>
      <w:tabs>
        <w:tab w:val="num" w:pos="960"/>
        <w:tab w:val="right" w:leader="dot" w:pos="8300"/>
      </w:tabs>
      <w:spacing w:line="480" w:lineRule="auto"/>
      <w:ind w:left="1325" w:hanging="720"/>
    </w:pPr>
    <w:rPr>
      <w:spacing w:val="-2"/>
    </w:rPr>
  </w:style>
  <w:style w:type="paragraph" w:customStyle="1" w:styleId="msotoc10">
    <w:name w:val="msotoc10"/>
    <w:basedOn w:val="Normal"/>
    <w:next w:val="Normal"/>
    <w:autoRedefine/>
    <w:semiHidden/>
    <w:rsid w:val="0085178F"/>
    <w:pPr>
      <w:tabs>
        <w:tab w:val="num" w:pos="960"/>
        <w:tab w:val="right" w:leader="dot" w:pos="8300"/>
      </w:tabs>
      <w:spacing w:line="480" w:lineRule="auto"/>
      <w:ind w:hanging="346"/>
      <w:jc w:val="right"/>
    </w:pPr>
    <w:rPr>
      <w:spacing w:val="-2"/>
    </w:rPr>
  </w:style>
  <w:style w:type="paragraph" w:customStyle="1" w:styleId="msotoc11">
    <w:name w:val="msotoc11"/>
    <w:basedOn w:val="Normal"/>
    <w:next w:val="Normal"/>
    <w:autoRedefine/>
    <w:semiHidden/>
    <w:rsid w:val="0085178F"/>
    <w:pPr>
      <w:tabs>
        <w:tab w:val="num" w:pos="960"/>
        <w:tab w:val="right" w:leader="dot" w:pos="8300"/>
      </w:tabs>
      <w:spacing w:line="480" w:lineRule="auto"/>
    </w:pPr>
    <w:rPr>
      <w:spacing w:val="-2"/>
    </w:rPr>
  </w:style>
  <w:style w:type="paragraph" w:customStyle="1" w:styleId="TOChanging">
    <w:name w:val="TOC hanging"/>
    <w:basedOn w:val="Normal"/>
    <w:rsid w:val="0085178F"/>
    <w:pPr>
      <w:ind w:left="720" w:hanging="720"/>
    </w:pPr>
    <w:rPr>
      <w:rFonts w:ascii="Verdana" w:eastAsia="Times New Roman" w:hAnsi="Verdana"/>
      <w:lang w:bidi="en-US"/>
    </w:rPr>
  </w:style>
  <w:style w:type="paragraph" w:styleId="BodyTextIndent">
    <w:name w:val="Body Text Indent"/>
    <w:link w:val="BodyTextIndentChar"/>
    <w:uiPriority w:val="99"/>
    <w:unhideWhenUsed/>
    <w:rsid w:val="0085178F"/>
    <w:rPr>
      <w:rFonts w:ascii="Times New Roman" w:eastAsiaTheme="minorEastAsia" w:hAnsi="Times New Roman" w:cs="Times New Roman"/>
    </w:rPr>
  </w:style>
  <w:style w:type="character" w:customStyle="1" w:styleId="BodyTextIndentChar">
    <w:name w:val="Body Text Indent Char"/>
    <w:basedOn w:val="DefaultParagraphFont"/>
    <w:link w:val="BodyTextIndent"/>
    <w:uiPriority w:val="99"/>
    <w:rsid w:val="0085178F"/>
    <w:rPr>
      <w:rFonts w:ascii="Times New Roman" w:eastAsiaTheme="minorEastAsia" w:hAnsi="Times New Roman" w:cs="Times New Roman"/>
    </w:rPr>
  </w:style>
  <w:style w:type="character" w:styleId="PageNumber">
    <w:name w:val="page number"/>
    <w:basedOn w:val="DefaultParagraphFont"/>
    <w:uiPriority w:val="99"/>
    <w:semiHidden/>
    <w:unhideWhenUsed/>
    <w:rsid w:val="0085178F"/>
  </w:style>
  <w:style w:type="paragraph" w:styleId="Title">
    <w:name w:val="Title"/>
    <w:basedOn w:val="Normal"/>
    <w:next w:val="Normal"/>
    <w:link w:val="TitleChar"/>
    <w:uiPriority w:val="10"/>
    <w:qFormat/>
    <w:rsid w:val="0085178F"/>
    <w:pPr>
      <w:keepNext/>
      <w:keepLines/>
      <w:spacing w:before="480" w:after="120"/>
    </w:pPr>
    <w:rPr>
      <w:rFonts w:ascii="Calibri" w:eastAsia="Calibri" w:hAnsi="Calibri" w:cs="Calibri"/>
      <w:b/>
      <w:sz w:val="72"/>
      <w:szCs w:val="72"/>
    </w:rPr>
  </w:style>
  <w:style w:type="character" w:customStyle="1" w:styleId="TitleChar">
    <w:name w:val="Title Char"/>
    <w:basedOn w:val="DefaultParagraphFont"/>
    <w:link w:val="Title"/>
    <w:uiPriority w:val="10"/>
    <w:rsid w:val="0085178F"/>
    <w:rPr>
      <w:rFonts w:ascii="Calibri" w:eastAsia="Calibri" w:hAnsi="Calibri" w:cs="Calibri"/>
      <w:b/>
      <w:sz w:val="72"/>
      <w:szCs w:val="72"/>
    </w:rPr>
  </w:style>
  <w:style w:type="table" w:styleId="TableGrid">
    <w:name w:val="Table Grid"/>
    <w:basedOn w:val="TableNormal"/>
    <w:uiPriority w:val="39"/>
    <w:rsid w:val="0085178F"/>
    <w:rPr>
      <w:rFonts w:ascii="Calibri" w:eastAsia="Calibri" w:hAnsi="Calibri" w:cs="Calibri"/>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5178F"/>
    <w:pPr>
      <w:ind w:left="720"/>
      <w:contextualSpacing/>
    </w:pPr>
    <w:rPr>
      <w:rFonts w:ascii="Calibri" w:eastAsia="Calibri" w:hAnsi="Calibri" w:cs="Calibri"/>
    </w:rPr>
  </w:style>
  <w:style w:type="character" w:styleId="PlaceholderText">
    <w:name w:val="Placeholder Text"/>
    <w:basedOn w:val="DefaultParagraphFont"/>
    <w:uiPriority w:val="99"/>
    <w:semiHidden/>
    <w:rsid w:val="0085178F"/>
    <w:rPr>
      <w:color w:val="808080"/>
    </w:rPr>
  </w:style>
  <w:style w:type="paragraph" w:styleId="BalloonText">
    <w:name w:val="Balloon Text"/>
    <w:basedOn w:val="Normal"/>
    <w:link w:val="BalloonTextChar"/>
    <w:uiPriority w:val="99"/>
    <w:semiHidden/>
    <w:unhideWhenUsed/>
    <w:rsid w:val="0085178F"/>
    <w:rPr>
      <w:rFonts w:eastAsia="Calibri"/>
      <w:sz w:val="18"/>
      <w:szCs w:val="18"/>
    </w:rPr>
  </w:style>
  <w:style w:type="character" w:customStyle="1" w:styleId="BalloonTextChar">
    <w:name w:val="Balloon Text Char"/>
    <w:basedOn w:val="DefaultParagraphFont"/>
    <w:link w:val="BalloonText"/>
    <w:uiPriority w:val="99"/>
    <w:semiHidden/>
    <w:rsid w:val="0085178F"/>
    <w:rPr>
      <w:rFonts w:ascii="Times New Roman" w:eastAsia="Calibri" w:hAnsi="Times New Roman" w:cs="Times New Roman"/>
      <w:sz w:val="18"/>
      <w:szCs w:val="18"/>
    </w:rPr>
  </w:style>
  <w:style w:type="character" w:styleId="Hyperlink">
    <w:name w:val="Hyperlink"/>
    <w:basedOn w:val="DefaultParagraphFont"/>
    <w:uiPriority w:val="99"/>
    <w:unhideWhenUsed/>
    <w:rsid w:val="0085178F"/>
    <w:rPr>
      <w:color w:val="467886" w:themeColor="hyperlink"/>
      <w:u w:val="single"/>
    </w:rPr>
  </w:style>
  <w:style w:type="character" w:styleId="UnresolvedMention">
    <w:name w:val="Unresolved Mention"/>
    <w:basedOn w:val="DefaultParagraphFont"/>
    <w:uiPriority w:val="99"/>
    <w:rsid w:val="0085178F"/>
    <w:rPr>
      <w:color w:val="605E5C"/>
      <w:shd w:val="clear" w:color="auto" w:fill="E1DFDD"/>
    </w:rPr>
  </w:style>
  <w:style w:type="character" w:styleId="CommentReference">
    <w:name w:val="annotation reference"/>
    <w:basedOn w:val="DefaultParagraphFont"/>
    <w:uiPriority w:val="99"/>
    <w:semiHidden/>
    <w:unhideWhenUsed/>
    <w:rsid w:val="0085178F"/>
    <w:rPr>
      <w:sz w:val="16"/>
      <w:szCs w:val="16"/>
    </w:rPr>
  </w:style>
  <w:style w:type="paragraph" w:styleId="CommentText">
    <w:name w:val="annotation text"/>
    <w:basedOn w:val="Normal"/>
    <w:link w:val="CommentTextChar"/>
    <w:uiPriority w:val="99"/>
    <w:semiHidden/>
    <w:unhideWhenUsed/>
    <w:rsid w:val="0085178F"/>
    <w:rPr>
      <w:rFonts w:ascii="Calibri" w:eastAsia="Calibri" w:hAnsi="Calibri" w:cs="Calibri"/>
      <w:sz w:val="20"/>
      <w:szCs w:val="20"/>
    </w:rPr>
  </w:style>
  <w:style w:type="character" w:customStyle="1" w:styleId="CommentTextChar">
    <w:name w:val="Comment Text Char"/>
    <w:basedOn w:val="DefaultParagraphFont"/>
    <w:link w:val="CommentText"/>
    <w:uiPriority w:val="99"/>
    <w:semiHidden/>
    <w:rsid w:val="0085178F"/>
    <w:rPr>
      <w:rFonts w:ascii="Calibri" w:eastAsia="Calibri" w:hAnsi="Calibri" w:cs="Calibri"/>
      <w:sz w:val="20"/>
      <w:szCs w:val="20"/>
    </w:rPr>
  </w:style>
  <w:style w:type="paragraph" w:styleId="CommentSubject">
    <w:name w:val="annotation subject"/>
    <w:basedOn w:val="CommentText"/>
    <w:next w:val="CommentText"/>
    <w:link w:val="CommentSubjectChar"/>
    <w:uiPriority w:val="99"/>
    <w:semiHidden/>
    <w:unhideWhenUsed/>
    <w:rsid w:val="0085178F"/>
    <w:rPr>
      <w:b/>
      <w:bCs/>
    </w:rPr>
  </w:style>
  <w:style w:type="character" w:customStyle="1" w:styleId="CommentSubjectChar">
    <w:name w:val="Comment Subject Char"/>
    <w:basedOn w:val="CommentTextChar"/>
    <w:link w:val="CommentSubject"/>
    <w:uiPriority w:val="99"/>
    <w:semiHidden/>
    <w:rsid w:val="0085178F"/>
    <w:rPr>
      <w:rFonts w:ascii="Calibri" w:eastAsia="Calibri" w:hAnsi="Calibri" w:cs="Calibri"/>
      <w:b/>
      <w:bCs/>
      <w:sz w:val="20"/>
      <w:szCs w:val="20"/>
    </w:rPr>
  </w:style>
  <w:style w:type="paragraph" w:styleId="Subtitle">
    <w:name w:val="Subtitle"/>
    <w:basedOn w:val="Normal"/>
    <w:next w:val="Normal"/>
    <w:link w:val="SubtitleChar"/>
    <w:uiPriority w:val="11"/>
    <w:qFormat/>
    <w:rsid w:val="0085178F"/>
    <w:pPr>
      <w:keepNext/>
      <w:keepLines/>
      <w:spacing w:before="360" w:after="80"/>
    </w:pPr>
    <w:rPr>
      <w:rFonts w:ascii="Georgia" w:eastAsia="Georgia" w:hAnsi="Georgia" w:cs="Georgia"/>
      <w:i/>
      <w:color w:val="666666"/>
      <w:sz w:val="48"/>
      <w:szCs w:val="48"/>
    </w:rPr>
  </w:style>
  <w:style w:type="character" w:customStyle="1" w:styleId="SubtitleChar">
    <w:name w:val="Subtitle Char"/>
    <w:basedOn w:val="DefaultParagraphFont"/>
    <w:link w:val="Subtitle"/>
    <w:uiPriority w:val="11"/>
    <w:rsid w:val="0085178F"/>
    <w:rPr>
      <w:rFonts w:ascii="Georgia" w:eastAsia="Georgia" w:hAnsi="Georgia" w:cs="Georgia"/>
      <w:i/>
      <w:color w:val="666666"/>
      <w:sz w:val="48"/>
      <w:szCs w:val="48"/>
    </w:rPr>
  </w:style>
  <w:style w:type="paragraph" w:styleId="Revision">
    <w:name w:val="Revision"/>
    <w:hidden/>
    <w:uiPriority w:val="99"/>
    <w:semiHidden/>
    <w:rsid w:val="0085178F"/>
    <w:rPr>
      <w:rFonts w:ascii="Calibri" w:eastAsia="Calibri" w:hAnsi="Calibri" w:cs="Calibri"/>
    </w:rPr>
  </w:style>
  <w:style w:type="character" w:styleId="LineNumber">
    <w:name w:val="line number"/>
    <w:basedOn w:val="DefaultParagraphFont"/>
    <w:uiPriority w:val="99"/>
    <w:semiHidden/>
    <w:unhideWhenUsed/>
    <w:qFormat/>
    <w:rsid w:val="0085178F"/>
  </w:style>
  <w:style w:type="character" w:styleId="Emphasis">
    <w:name w:val="Emphasis"/>
    <w:basedOn w:val="DefaultParagraphFont"/>
    <w:uiPriority w:val="20"/>
    <w:qFormat/>
    <w:rsid w:val="0085178F"/>
    <w:rPr>
      <w:i/>
      <w:iCs/>
    </w:rPr>
  </w:style>
  <w:style w:type="character" w:styleId="Strong">
    <w:name w:val="Strong"/>
    <w:basedOn w:val="DefaultParagraphFont"/>
    <w:uiPriority w:val="22"/>
    <w:qFormat/>
    <w:rsid w:val="0085178F"/>
    <w:rPr>
      <w:b/>
      <w:bCs/>
    </w:rPr>
  </w:style>
  <w:style w:type="character" w:customStyle="1" w:styleId="notranslate">
    <w:name w:val="notranslate"/>
    <w:basedOn w:val="DefaultParagraphFont"/>
    <w:rsid w:val="0085178F"/>
  </w:style>
  <w:style w:type="character" w:styleId="FollowedHyperlink">
    <w:name w:val="FollowedHyperlink"/>
    <w:basedOn w:val="DefaultParagraphFont"/>
    <w:uiPriority w:val="99"/>
    <w:semiHidden/>
    <w:unhideWhenUsed/>
    <w:rsid w:val="0085178F"/>
    <w:rPr>
      <w:color w:val="954F72"/>
      <w:u w:val="single"/>
    </w:rPr>
  </w:style>
  <w:style w:type="paragraph" w:customStyle="1" w:styleId="xl65">
    <w:name w:val="xl65"/>
    <w:basedOn w:val="Normal"/>
    <w:rsid w:val="0085178F"/>
    <w:pPr>
      <w:spacing w:before="100" w:beforeAutospacing="1" w:after="100" w:afterAutospacing="1"/>
    </w:pPr>
    <w:rPr>
      <w:rFonts w:eastAsia="Times New Roman"/>
      <w:color w:val="000000"/>
    </w:rPr>
  </w:style>
  <w:style w:type="paragraph" w:customStyle="1" w:styleId="xl66">
    <w:name w:val="xl66"/>
    <w:basedOn w:val="Normal"/>
    <w:rsid w:val="0085178F"/>
    <w:pPr>
      <w:pBdr>
        <w:bottom w:val="single" w:sz="4" w:space="0" w:color="auto"/>
      </w:pBdr>
      <w:spacing w:before="100" w:beforeAutospacing="1" w:after="100" w:afterAutospacing="1"/>
    </w:pPr>
    <w:rPr>
      <w:rFonts w:eastAsia="Times New Roman"/>
    </w:rPr>
  </w:style>
  <w:style w:type="paragraph" w:customStyle="1" w:styleId="xl67">
    <w:name w:val="xl67"/>
    <w:basedOn w:val="Normal"/>
    <w:rsid w:val="0085178F"/>
    <w:pPr>
      <w:pBdr>
        <w:bottom w:val="single" w:sz="4" w:space="0" w:color="auto"/>
      </w:pBdr>
      <w:spacing w:before="100" w:beforeAutospacing="1" w:after="100" w:afterAutospacing="1"/>
    </w:pPr>
    <w:rPr>
      <w:rFonts w:eastAsia="Times New Roman"/>
      <w:b/>
      <w:bCs/>
    </w:rPr>
  </w:style>
  <w:style w:type="paragraph" w:customStyle="1" w:styleId="xl68">
    <w:name w:val="xl68"/>
    <w:basedOn w:val="Normal"/>
    <w:rsid w:val="0085178F"/>
    <w:pPr>
      <w:pBdr>
        <w:bottom w:val="single" w:sz="4" w:space="0" w:color="auto"/>
      </w:pBdr>
      <w:spacing w:before="100" w:beforeAutospacing="1" w:after="100" w:afterAutospacing="1"/>
    </w:pPr>
    <w:rPr>
      <w:rFonts w:eastAsia="Times New Roman"/>
      <w:color w:val="000000"/>
    </w:rPr>
  </w:style>
  <w:style w:type="paragraph" w:customStyle="1" w:styleId="xl69">
    <w:name w:val="xl69"/>
    <w:basedOn w:val="Normal"/>
    <w:rsid w:val="0085178F"/>
    <w:pPr>
      <w:shd w:val="clear" w:color="000000" w:fill="C6EFCE"/>
      <w:spacing w:before="100" w:beforeAutospacing="1" w:after="100" w:afterAutospacing="1"/>
    </w:pPr>
    <w:rPr>
      <w:rFonts w:eastAsia="Times New Roman"/>
      <w:color w:val="006100"/>
    </w:rPr>
  </w:style>
  <w:style w:type="paragraph" w:styleId="Bibliography">
    <w:name w:val="Bibliography"/>
    <w:basedOn w:val="Normal"/>
    <w:next w:val="Normal"/>
    <w:uiPriority w:val="37"/>
    <w:unhideWhenUsed/>
    <w:rsid w:val="00653803"/>
    <w:pPr>
      <w:spacing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601907">
      <w:bodyDiv w:val="1"/>
      <w:marLeft w:val="0"/>
      <w:marRight w:val="0"/>
      <w:marTop w:val="0"/>
      <w:marBottom w:val="0"/>
      <w:divBdr>
        <w:top w:val="none" w:sz="0" w:space="0" w:color="auto"/>
        <w:left w:val="none" w:sz="0" w:space="0" w:color="auto"/>
        <w:bottom w:val="none" w:sz="0" w:space="0" w:color="auto"/>
        <w:right w:val="none" w:sz="0" w:space="0" w:color="auto"/>
      </w:divBdr>
    </w:div>
    <w:div w:id="63841240">
      <w:bodyDiv w:val="1"/>
      <w:marLeft w:val="0"/>
      <w:marRight w:val="0"/>
      <w:marTop w:val="0"/>
      <w:marBottom w:val="0"/>
      <w:divBdr>
        <w:top w:val="none" w:sz="0" w:space="0" w:color="auto"/>
        <w:left w:val="none" w:sz="0" w:space="0" w:color="auto"/>
        <w:bottom w:val="none" w:sz="0" w:space="0" w:color="auto"/>
        <w:right w:val="none" w:sz="0" w:space="0" w:color="auto"/>
      </w:divBdr>
    </w:div>
    <w:div w:id="63919170">
      <w:bodyDiv w:val="1"/>
      <w:marLeft w:val="0"/>
      <w:marRight w:val="0"/>
      <w:marTop w:val="0"/>
      <w:marBottom w:val="0"/>
      <w:divBdr>
        <w:top w:val="none" w:sz="0" w:space="0" w:color="auto"/>
        <w:left w:val="none" w:sz="0" w:space="0" w:color="auto"/>
        <w:bottom w:val="none" w:sz="0" w:space="0" w:color="auto"/>
        <w:right w:val="none" w:sz="0" w:space="0" w:color="auto"/>
      </w:divBdr>
    </w:div>
    <w:div w:id="90275727">
      <w:bodyDiv w:val="1"/>
      <w:marLeft w:val="0"/>
      <w:marRight w:val="0"/>
      <w:marTop w:val="0"/>
      <w:marBottom w:val="0"/>
      <w:divBdr>
        <w:top w:val="none" w:sz="0" w:space="0" w:color="auto"/>
        <w:left w:val="none" w:sz="0" w:space="0" w:color="auto"/>
        <w:bottom w:val="none" w:sz="0" w:space="0" w:color="auto"/>
        <w:right w:val="none" w:sz="0" w:space="0" w:color="auto"/>
      </w:divBdr>
    </w:div>
    <w:div w:id="92286876">
      <w:bodyDiv w:val="1"/>
      <w:marLeft w:val="0"/>
      <w:marRight w:val="0"/>
      <w:marTop w:val="0"/>
      <w:marBottom w:val="0"/>
      <w:divBdr>
        <w:top w:val="none" w:sz="0" w:space="0" w:color="auto"/>
        <w:left w:val="none" w:sz="0" w:space="0" w:color="auto"/>
        <w:bottom w:val="none" w:sz="0" w:space="0" w:color="auto"/>
        <w:right w:val="none" w:sz="0" w:space="0" w:color="auto"/>
      </w:divBdr>
      <w:divsChild>
        <w:div w:id="1345405028">
          <w:marLeft w:val="0"/>
          <w:marRight w:val="0"/>
          <w:marTop w:val="0"/>
          <w:marBottom w:val="0"/>
          <w:divBdr>
            <w:top w:val="none" w:sz="0" w:space="0" w:color="auto"/>
            <w:left w:val="none" w:sz="0" w:space="0" w:color="auto"/>
            <w:bottom w:val="none" w:sz="0" w:space="0" w:color="auto"/>
            <w:right w:val="none" w:sz="0" w:space="0" w:color="auto"/>
          </w:divBdr>
        </w:div>
      </w:divsChild>
    </w:div>
    <w:div w:id="153573089">
      <w:bodyDiv w:val="1"/>
      <w:marLeft w:val="0"/>
      <w:marRight w:val="0"/>
      <w:marTop w:val="0"/>
      <w:marBottom w:val="0"/>
      <w:divBdr>
        <w:top w:val="none" w:sz="0" w:space="0" w:color="auto"/>
        <w:left w:val="none" w:sz="0" w:space="0" w:color="auto"/>
        <w:bottom w:val="none" w:sz="0" w:space="0" w:color="auto"/>
        <w:right w:val="none" w:sz="0" w:space="0" w:color="auto"/>
      </w:divBdr>
      <w:divsChild>
        <w:div w:id="1045257146">
          <w:marLeft w:val="0"/>
          <w:marRight w:val="0"/>
          <w:marTop w:val="0"/>
          <w:marBottom w:val="0"/>
          <w:divBdr>
            <w:top w:val="none" w:sz="0" w:space="0" w:color="auto"/>
            <w:left w:val="none" w:sz="0" w:space="0" w:color="auto"/>
            <w:bottom w:val="none" w:sz="0" w:space="0" w:color="auto"/>
            <w:right w:val="none" w:sz="0" w:space="0" w:color="auto"/>
          </w:divBdr>
          <w:divsChild>
            <w:div w:id="1686324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216440">
      <w:bodyDiv w:val="1"/>
      <w:marLeft w:val="0"/>
      <w:marRight w:val="0"/>
      <w:marTop w:val="0"/>
      <w:marBottom w:val="0"/>
      <w:divBdr>
        <w:top w:val="none" w:sz="0" w:space="0" w:color="auto"/>
        <w:left w:val="none" w:sz="0" w:space="0" w:color="auto"/>
        <w:bottom w:val="none" w:sz="0" w:space="0" w:color="auto"/>
        <w:right w:val="none" w:sz="0" w:space="0" w:color="auto"/>
      </w:divBdr>
    </w:div>
    <w:div w:id="257101462">
      <w:bodyDiv w:val="1"/>
      <w:marLeft w:val="0"/>
      <w:marRight w:val="0"/>
      <w:marTop w:val="0"/>
      <w:marBottom w:val="0"/>
      <w:divBdr>
        <w:top w:val="none" w:sz="0" w:space="0" w:color="auto"/>
        <w:left w:val="none" w:sz="0" w:space="0" w:color="auto"/>
        <w:bottom w:val="none" w:sz="0" w:space="0" w:color="auto"/>
        <w:right w:val="none" w:sz="0" w:space="0" w:color="auto"/>
      </w:divBdr>
    </w:div>
    <w:div w:id="307782947">
      <w:bodyDiv w:val="1"/>
      <w:marLeft w:val="0"/>
      <w:marRight w:val="0"/>
      <w:marTop w:val="0"/>
      <w:marBottom w:val="0"/>
      <w:divBdr>
        <w:top w:val="none" w:sz="0" w:space="0" w:color="auto"/>
        <w:left w:val="none" w:sz="0" w:space="0" w:color="auto"/>
        <w:bottom w:val="none" w:sz="0" w:space="0" w:color="auto"/>
        <w:right w:val="none" w:sz="0" w:space="0" w:color="auto"/>
      </w:divBdr>
      <w:divsChild>
        <w:div w:id="910508063">
          <w:marLeft w:val="0"/>
          <w:marRight w:val="0"/>
          <w:marTop w:val="0"/>
          <w:marBottom w:val="0"/>
          <w:divBdr>
            <w:top w:val="none" w:sz="0" w:space="0" w:color="auto"/>
            <w:left w:val="none" w:sz="0" w:space="0" w:color="auto"/>
            <w:bottom w:val="none" w:sz="0" w:space="0" w:color="auto"/>
            <w:right w:val="none" w:sz="0" w:space="0" w:color="auto"/>
          </w:divBdr>
          <w:divsChild>
            <w:div w:id="1461996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3574004">
      <w:bodyDiv w:val="1"/>
      <w:marLeft w:val="0"/>
      <w:marRight w:val="0"/>
      <w:marTop w:val="0"/>
      <w:marBottom w:val="0"/>
      <w:divBdr>
        <w:top w:val="none" w:sz="0" w:space="0" w:color="auto"/>
        <w:left w:val="none" w:sz="0" w:space="0" w:color="auto"/>
        <w:bottom w:val="none" w:sz="0" w:space="0" w:color="auto"/>
        <w:right w:val="none" w:sz="0" w:space="0" w:color="auto"/>
      </w:divBdr>
      <w:divsChild>
        <w:div w:id="1484270886">
          <w:marLeft w:val="0"/>
          <w:marRight w:val="0"/>
          <w:marTop w:val="0"/>
          <w:marBottom w:val="0"/>
          <w:divBdr>
            <w:top w:val="none" w:sz="0" w:space="0" w:color="auto"/>
            <w:left w:val="none" w:sz="0" w:space="0" w:color="auto"/>
            <w:bottom w:val="none" w:sz="0" w:space="0" w:color="auto"/>
            <w:right w:val="none" w:sz="0" w:space="0" w:color="auto"/>
          </w:divBdr>
          <w:divsChild>
            <w:div w:id="1045108086">
              <w:marLeft w:val="0"/>
              <w:marRight w:val="0"/>
              <w:marTop w:val="0"/>
              <w:marBottom w:val="0"/>
              <w:divBdr>
                <w:top w:val="none" w:sz="0" w:space="0" w:color="auto"/>
                <w:left w:val="none" w:sz="0" w:space="0" w:color="auto"/>
                <w:bottom w:val="none" w:sz="0" w:space="0" w:color="auto"/>
                <w:right w:val="none" w:sz="0" w:space="0" w:color="auto"/>
              </w:divBdr>
            </w:div>
            <w:div w:id="1410880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400137">
      <w:bodyDiv w:val="1"/>
      <w:marLeft w:val="0"/>
      <w:marRight w:val="0"/>
      <w:marTop w:val="0"/>
      <w:marBottom w:val="0"/>
      <w:divBdr>
        <w:top w:val="none" w:sz="0" w:space="0" w:color="auto"/>
        <w:left w:val="none" w:sz="0" w:space="0" w:color="auto"/>
        <w:bottom w:val="none" w:sz="0" w:space="0" w:color="auto"/>
        <w:right w:val="none" w:sz="0" w:space="0" w:color="auto"/>
      </w:divBdr>
    </w:div>
    <w:div w:id="399793159">
      <w:bodyDiv w:val="1"/>
      <w:marLeft w:val="0"/>
      <w:marRight w:val="0"/>
      <w:marTop w:val="0"/>
      <w:marBottom w:val="0"/>
      <w:divBdr>
        <w:top w:val="none" w:sz="0" w:space="0" w:color="auto"/>
        <w:left w:val="none" w:sz="0" w:space="0" w:color="auto"/>
        <w:bottom w:val="none" w:sz="0" w:space="0" w:color="auto"/>
        <w:right w:val="none" w:sz="0" w:space="0" w:color="auto"/>
      </w:divBdr>
    </w:div>
    <w:div w:id="420491686">
      <w:bodyDiv w:val="1"/>
      <w:marLeft w:val="0"/>
      <w:marRight w:val="0"/>
      <w:marTop w:val="0"/>
      <w:marBottom w:val="0"/>
      <w:divBdr>
        <w:top w:val="none" w:sz="0" w:space="0" w:color="auto"/>
        <w:left w:val="none" w:sz="0" w:space="0" w:color="auto"/>
        <w:bottom w:val="none" w:sz="0" w:space="0" w:color="auto"/>
        <w:right w:val="none" w:sz="0" w:space="0" w:color="auto"/>
      </w:divBdr>
    </w:div>
    <w:div w:id="428543839">
      <w:bodyDiv w:val="1"/>
      <w:marLeft w:val="0"/>
      <w:marRight w:val="0"/>
      <w:marTop w:val="0"/>
      <w:marBottom w:val="0"/>
      <w:divBdr>
        <w:top w:val="none" w:sz="0" w:space="0" w:color="auto"/>
        <w:left w:val="none" w:sz="0" w:space="0" w:color="auto"/>
        <w:bottom w:val="none" w:sz="0" w:space="0" w:color="auto"/>
        <w:right w:val="none" w:sz="0" w:space="0" w:color="auto"/>
      </w:divBdr>
    </w:div>
    <w:div w:id="525364773">
      <w:bodyDiv w:val="1"/>
      <w:marLeft w:val="0"/>
      <w:marRight w:val="0"/>
      <w:marTop w:val="0"/>
      <w:marBottom w:val="0"/>
      <w:divBdr>
        <w:top w:val="none" w:sz="0" w:space="0" w:color="auto"/>
        <w:left w:val="none" w:sz="0" w:space="0" w:color="auto"/>
        <w:bottom w:val="none" w:sz="0" w:space="0" w:color="auto"/>
        <w:right w:val="none" w:sz="0" w:space="0" w:color="auto"/>
      </w:divBdr>
    </w:div>
    <w:div w:id="581181695">
      <w:bodyDiv w:val="1"/>
      <w:marLeft w:val="0"/>
      <w:marRight w:val="0"/>
      <w:marTop w:val="0"/>
      <w:marBottom w:val="0"/>
      <w:divBdr>
        <w:top w:val="none" w:sz="0" w:space="0" w:color="auto"/>
        <w:left w:val="none" w:sz="0" w:space="0" w:color="auto"/>
        <w:bottom w:val="none" w:sz="0" w:space="0" w:color="auto"/>
        <w:right w:val="none" w:sz="0" w:space="0" w:color="auto"/>
      </w:divBdr>
    </w:div>
    <w:div w:id="696392792">
      <w:bodyDiv w:val="1"/>
      <w:marLeft w:val="0"/>
      <w:marRight w:val="0"/>
      <w:marTop w:val="0"/>
      <w:marBottom w:val="0"/>
      <w:divBdr>
        <w:top w:val="none" w:sz="0" w:space="0" w:color="auto"/>
        <w:left w:val="none" w:sz="0" w:space="0" w:color="auto"/>
        <w:bottom w:val="none" w:sz="0" w:space="0" w:color="auto"/>
        <w:right w:val="none" w:sz="0" w:space="0" w:color="auto"/>
      </w:divBdr>
      <w:divsChild>
        <w:div w:id="1207134914">
          <w:marLeft w:val="0"/>
          <w:marRight w:val="0"/>
          <w:marTop w:val="0"/>
          <w:marBottom w:val="0"/>
          <w:divBdr>
            <w:top w:val="none" w:sz="0" w:space="0" w:color="auto"/>
            <w:left w:val="none" w:sz="0" w:space="0" w:color="auto"/>
            <w:bottom w:val="none" w:sz="0" w:space="0" w:color="auto"/>
            <w:right w:val="none" w:sz="0" w:space="0" w:color="auto"/>
          </w:divBdr>
          <w:divsChild>
            <w:div w:id="1042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926663">
      <w:bodyDiv w:val="1"/>
      <w:marLeft w:val="0"/>
      <w:marRight w:val="0"/>
      <w:marTop w:val="0"/>
      <w:marBottom w:val="0"/>
      <w:divBdr>
        <w:top w:val="none" w:sz="0" w:space="0" w:color="auto"/>
        <w:left w:val="none" w:sz="0" w:space="0" w:color="auto"/>
        <w:bottom w:val="none" w:sz="0" w:space="0" w:color="auto"/>
        <w:right w:val="none" w:sz="0" w:space="0" w:color="auto"/>
      </w:divBdr>
    </w:div>
    <w:div w:id="767501954">
      <w:bodyDiv w:val="1"/>
      <w:marLeft w:val="0"/>
      <w:marRight w:val="0"/>
      <w:marTop w:val="0"/>
      <w:marBottom w:val="0"/>
      <w:divBdr>
        <w:top w:val="none" w:sz="0" w:space="0" w:color="auto"/>
        <w:left w:val="none" w:sz="0" w:space="0" w:color="auto"/>
        <w:bottom w:val="none" w:sz="0" w:space="0" w:color="auto"/>
        <w:right w:val="none" w:sz="0" w:space="0" w:color="auto"/>
      </w:divBdr>
    </w:div>
    <w:div w:id="768737321">
      <w:bodyDiv w:val="1"/>
      <w:marLeft w:val="0"/>
      <w:marRight w:val="0"/>
      <w:marTop w:val="0"/>
      <w:marBottom w:val="0"/>
      <w:divBdr>
        <w:top w:val="none" w:sz="0" w:space="0" w:color="auto"/>
        <w:left w:val="none" w:sz="0" w:space="0" w:color="auto"/>
        <w:bottom w:val="none" w:sz="0" w:space="0" w:color="auto"/>
        <w:right w:val="none" w:sz="0" w:space="0" w:color="auto"/>
      </w:divBdr>
    </w:div>
    <w:div w:id="782768350">
      <w:bodyDiv w:val="1"/>
      <w:marLeft w:val="0"/>
      <w:marRight w:val="0"/>
      <w:marTop w:val="0"/>
      <w:marBottom w:val="0"/>
      <w:divBdr>
        <w:top w:val="none" w:sz="0" w:space="0" w:color="auto"/>
        <w:left w:val="none" w:sz="0" w:space="0" w:color="auto"/>
        <w:bottom w:val="none" w:sz="0" w:space="0" w:color="auto"/>
        <w:right w:val="none" w:sz="0" w:space="0" w:color="auto"/>
      </w:divBdr>
      <w:divsChild>
        <w:div w:id="1386873967">
          <w:marLeft w:val="0"/>
          <w:marRight w:val="0"/>
          <w:marTop w:val="0"/>
          <w:marBottom w:val="0"/>
          <w:divBdr>
            <w:top w:val="none" w:sz="0" w:space="0" w:color="auto"/>
            <w:left w:val="none" w:sz="0" w:space="0" w:color="auto"/>
            <w:bottom w:val="none" w:sz="0" w:space="0" w:color="auto"/>
            <w:right w:val="none" w:sz="0" w:space="0" w:color="auto"/>
          </w:divBdr>
          <w:divsChild>
            <w:div w:id="946085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251771">
      <w:bodyDiv w:val="1"/>
      <w:marLeft w:val="0"/>
      <w:marRight w:val="0"/>
      <w:marTop w:val="0"/>
      <w:marBottom w:val="0"/>
      <w:divBdr>
        <w:top w:val="none" w:sz="0" w:space="0" w:color="auto"/>
        <w:left w:val="none" w:sz="0" w:space="0" w:color="auto"/>
        <w:bottom w:val="none" w:sz="0" w:space="0" w:color="auto"/>
        <w:right w:val="none" w:sz="0" w:space="0" w:color="auto"/>
      </w:divBdr>
    </w:div>
    <w:div w:id="853496895">
      <w:bodyDiv w:val="1"/>
      <w:marLeft w:val="0"/>
      <w:marRight w:val="0"/>
      <w:marTop w:val="0"/>
      <w:marBottom w:val="0"/>
      <w:divBdr>
        <w:top w:val="none" w:sz="0" w:space="0" w:color="auto"/>
        <w:left w:val="none" w:sz="0" w:space="0" w:color="auto"/>
        <w:bottom w:val="none" w:sz="0" w:space="0" w:color="auto"/>
        <w:right w:val="none" w:sz="0" w:space="0" w:color="auto"/>
      </w:divBdr>
    </w:div>
    <w:div w:id="870218835">
      <w:bodyDiv w:val="1"/>
      <w:marLeft w:val="0"/>
      <w:marRight w:val="0"/>
      <w:marTop w:val="0"/>
      <w:marBottom w:val="0"/>
      <w:divBdr>
        <w:top w:val="none" w:sz="0" w:space="0" w:color="auto"/>
        <w:left w:val="none" w:sz="0" w:space="0" w:color="auto"/>
        <w:bottom w:val="none" w:sz="0" w:space="0" w:color="auto"/>
        <w:right w:val="none" w:sz="0" w:space="0" w:color="auto"/>
      </w:divBdr>
    </w:div>
    <w:div w:id="958295747">
      <w:bodyDiv w:val="1"/>
      <w:marLeft w:val="0"/>
      <w:marRight w:val="0"/>
      <w:marTop w:val="0"/>
      <w:marBottom w:val="0"/>
      <w:divBdr>
        <w:top w:val="none" w:sz="0" w:space="0" w:color="auto"/>
        <w:left w:val="none" w:sz="0" w:space="0" w:color="auto"/>
        <w:bottom w:val="none" w:sz="0" w:space="0" w:color="auto"/>
        <w:right w:val="none" w:sz="0" w:space="0" w:color="auto"/>
      </w:divBdr>
    </w:div>
    <w:div w:id="961570705">
      <w:bodyDiv w:val="1"/>
      <w:marLeft w:val="0"/>
      <w:marRight w:val="0"/>
      <w:marTop w:val="0"/>
      <w:marBottom w:val="0"/>
      <w:divBdr>
        <w:top w:val="none" w:sz="0" w:space="0" w:color="auto"/>
        <w:left w:val="none" w:sz="0" w:space="0" w:color="auto"/>
        <w:bottom w:val="none" w:sz="0" w:space="0" w:color="auto"/>
        <w:right w:val="none" w:sz="0" w:space="0" w:color="auto"/>
      </w:divBdr>
    </w:div>
    <w:div w:id="981230554">
      <w:bodyDiv w:val="1"/>
      <w:marLeft w:val="0"/>
      <w:marRight w:val="0"/>
      <w:marTop w:val="0"/>
      <w:marBottom w:val="0"/>
      <w:divBdr>
        <w:top w:val="none" w:sz="0" w:space="0" w:color="auto"/>
        <w:left w:val="none" w:sz="0" w:space="0" w:color="auto"/>
        <w:bottom w:val="none" w:sz="0" w:space="0" w:color="auto"/>
        <w:right w:val="none" w:sz="0" w:space="0" w:color="auto"/>
      </w:divBdr>
    </w:div>
    <w:div w:id="1018895374">
      <w:bodyDiv w:val="1"/>
      <w:marLeft w:val="0"/>
      <w:marRight w:val="0"/>
      <w:marTop w:val="0"/>
      <w:marBottom w:val="0"/>
      <w:divBdr>
        <w:top w:val="none" w:sz="0" w:space="0" w:color="auto"/>
        <w:left w:val="none" w:sz="0" w:space="0" w:color="auto"/>
        <w:bottom w:val="none" w:sz="0" w:space="0" w:color="auto"/>
        <w:right w:val="none" w:sz="0" w:space="0" w:color="auto"/>
      </w:divBdr>
    </w:div>
    <w:div w:id="1053966475">
      <w:bodyDiv w:val="1"/>
      <w:marLeft w:val="0"/>
      <w:marRight w:val="0"/>
      <w:marTop w:val="0"/>
      <w:marBottom w:val="0"/>
      <w:divBdr>
        <w:top w:val="none" w:sz="0" w:space="0" w:color="auto"/>
        <w:left w:val="none" w:sz="0" w:space="0" w:color="auto"/>
        <w:bottom w:val="none" w:sz="0" w:space="0" w:color="auto"/>
        <w:right w:val="none" w:sz="0" w:space="0" w:color="auto"/>
      </w:divBdr>
    </w:div>
    <w:div w:id="1177575554">
      <w:bodyDiv w:val="1"/>
      <w:marLeft w:val="0"/>
      <w:marRight w:val="0"/>
      <w:marTop w:val="0"/>
      <w:marBottom w:val="0"/>
      <w:divBdr>
        <w:top w:val="none" w:sz="0" w:space="0" w:color="auto"/>
        <w:left w:val="none" w:sz="0" w:space="0" w:color="auto"/>
        <w:bottom w:val="none" w:sz="0" w:space="0" w:color="auto"/>
        <w:right w:val="none" w:sz="0" w:space="0" w:color="auto"/>
      </w:divBdr>
    </w:div>
    <w:div w:id="1189099168">
      <w:bodyDiv w:val="1"/>
      <w:marLeft w:val="0"/>
      <w:marRight w:val="0"/>
      <w:marTop w:val="0"/>
      <w:marBottom w:val="0"/>
      <w:divBdr>
        <w:top w:val="none" w:sz="0" w:space="0" w:color="auto"/>
        <w:left w:val="none" w:sz="0" w:space="0" w:color="auto"/>
        <w:bottom w:val="none" w:sz="0" w:space="0" w:color="auto"/>
        <w:right w:val="none" w:sz="0" w:space="0" w:color="auto"/>
      </w:divBdr>
    </w:div>
    <w:div w:id="1206141983">
      <w:bodyDiv w:val="1"/>
      <w:marLeft w:val="0"/>
      <w:marRight w:val="0"/>
      <w:marTop w:val="0"/>
      <w:marBottom w:val="0"/>
      <w:divBdr>
        <w:top w:val="none" w:sz="0" w:space="0" w:color="auto"/>
        <w:left w:val="none" w:sz="0" w:space="0" w:color="auto"/>
        <w:bottom w:val="none" w:sz="0" w:space="0" w:color="auto"/>
        <w:right w:val="none" w:sz="0" w:space="0" w:color="auto"/>
      </w:divBdr>
    </w:div>
    <w:div w:id="1220169056">
      <w:bodyDiv w:val="1"/>
      <w:marLeft w:val="0"/>
      <w:marRight w:val="0"/>
      <w:marTop w:val="0"/>
      <w:marBottom w:val="0"/>
      <w:divBdr>
        <w:top w:val="none" w:sz="0" w:space="0" w:color="auto"/>
        <w:left w:val="none" w:sz="0" w:space="0" w:color="auto"/>
        <w:bottom w:val="none" w:sz="0" w:space="0" w:color="auto"/>
        <w:right w:val="none" w:sz="0" w:space="0" w:color="auto"/>
      </w:divBdr>
      <w:divsChild>
        <w:div w:id="476841079">
          <w:marLeft w:val="0"/>
          <w:marRight w:val="0"/>
          <w:marTop w:val="0"/>
          <w:marBottom w:val="0"/>
          <w:divBdr>
            <w:top w:val="none" w:sz="0" w:space="0" w:color="auto"/>
            <w:left w:val="none" w:sz="0" w:space="0" w:color="auto"/>
            <w:bottom w:val="none" w:sz="0" w:space="0" w:color="auto"/>
            <w:right w:val="none" w:sz="0" w:space="0" w:color="auto"/>
          </w:divBdr>
          <w:divsChild>
            <w:div w:id="303508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139563">
      <w:bodyDiv w:val="1"/>
      <w:marLeft w:val="0"/>
      <w:marRight w:val="0"/>
      <w:marTop w:val="0"/>
      <w:marBottom w:val="0"/>
      <w:divBdr>
        <w:top w:val="none" w:sz="0" w:space="0" w:color="auto"/>
        <w:left w:val="none" w:sz="0" w:space="0" w:color="auto"/>
        <w:bottom w:val="none" w:sz="0" w:space="0" w:color="auto"/>
        <w:right w:val="none" w:sz="0" w:space="0" w:color="auto"/>
      </w:divBdr>
    </w:div>
    <w:div w:id="1382361355">
      <w:bodyDiv w:val="1"/>
      <w:marLeft w:val="0"/>
      <w:marRight w:val="0"/>
      <w:marTop w:val="0"/>
      <w:marBottom w:val="0"/>
      <w:divBdr>
        <w:top w:val="none" w:sz="0" w:space="0" w:color="auto"/>
        <w:left w:val="none" w:sz="0" w:space="0" w:color="auto"/>
        <w:bottom w:val="none" w:sz="0" w:space="0" w:color="auto"/>
        <w:right w:val="none" w:sz="0" w:space="0" w:color="auto"/>
      </w:divBdr>
    </w:div>
    <w:div w:id="1412005024">
      <w:bodyDiv w:val="1"/>
      <w:marLeft w:val="0"/>
      <w:marRight w:val="0"/>
      <w:marTop w:val="0"/>
      <w:marBottom w:val="0"/>
      <w:divBdr>
        <w:top w:val="none" w:sz="0" w:space="0" w:color="auto"/>
        <w:left w:val="none" w:sz="0" w:space="0" w:color="auto"/>
        <w:bottom w:val="none" w:sz="0" w:space="0" w:color="auto"/>
        <w:right w:val="none" w:sz="0" w:space="0" w:color="auto"/>
      </w:divBdr>
    </w:div>
    <w:div w:id="1469401522">
      <w:bodyDiv w:val="1"/>
      <w:marLeft w:val="0"/>
      <w:marRight w:val="0"/>
      <w:marTop w:val="0"/>
      <w:marBottom w:val="0"/>
      <w:divBdr>
        <w:top w:val="none" w:sz="0" w:space="0" w:color="auto"/>
        <w:left w:val="none" w:sz="0" w:space="0" w:color="auto"/>
        <w:bottom w:val="none" w:sz="0" w:space="0" w:color="auto"/>
        <w:right w:val="none" w:sz="0" w:space="0" w:color="auto"/>
      </w:divBdr>
    </w:div>
    <w:div w:id="1507329162">
      <w:bodyDiv w:val="1"/>
      <w:marLeft w:val="0"/>
      <w:marRight w:val="0"/>
      <w:marTop w:val="0"/>
      <w:marBottom w:val="0"/>
      <w:divBdr>
        <w:top w:val="none" w:sz="0" w:space="0" w:color="auto"/>
        <w:left w:val="none" w:sz="0" w:space="0" w:color="auto"/>
        <w:bottom w:val="none" w:sz="0" w:space="0" w:color="auto"/>
        <w:right w:val="none" w:sz="0" w:space="0" w:color="auto"/>
      </w:divBdr>
      <w:divsChild>
        <w:div w:id="1103956942">
          <w:marLeft w:val="0"/>
          <w:marRight w:val="0"/>
          <w:marTop w:val="0"/>
          <w:marBottom w:val="0"/>
          <w:divBdr>
            <w:top w:val="none" w:sz="0" w:space="0" w:color="auto"/>
            <w:left w:val="none" w:sz="0" w:space="0" w:color="auto"/>
            <w:bottom w:val="none" w:sz="0" w:space="0" w:color="auto"/>
            <w:right w:val="none" w:sz="0" w:space="0" w:color="auto"/>
          </w:divBdr>
          <w:divsChild>
            <w:div w:id="351222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1914440">
      <w:bodyDiv w:val="1"/>
      <w:marLeft w:val="0"/>
      <w:marRight w:val="0"/>
      <w:marTop w:val="0"/>
      <w:marBottom w:val="0"/>
      <w:divBdr>
        <w:top w:val="none" w:sz="0" w:space="0" w:color="auto"/>
        <w:left w:val="none" w:sz="0" w:space="0" w:color="auto"/>
        <w:bottom w:val="none" w:sz="0" w:space="0" w:color="auto"/>
        <w:right w:val="none" w:sz="0" w:space="0" w:color="auto"/>
      </w:divBdr>
    </w:div>
    <w:div w:id="1654677966">
      <w:bodyDiv w:val="1"/>
      <w:marLeft w:val="0"/>
      <w:marRight w:val="0"/>
      <w:marTop w:val="0"/>
      <w:marBottom w:val="0"/>
      <w:divBdr>
        <w:top w:val="none" w:sz="0" w:space="0" w:color="auto"/>
        <w:left w:val="none" w:sz="0" w:space="0" w:color="auto"/>
        <w:bottom w:val="none" w:sz="0" w:space="0" w:color="auto"/>
        <w:right w:val="none" w:sz="0" w:space="0" w:color="auto"/>
      </w:divBdr>
    </w:div>
    <w:div w:id="1661277081">
      <w:bodyDiv w:val="1"/>
      <w:marLeft w:val="0"/>
      <w:marRight w:val="0"/>
      <w:marTop w:val="0"/>
      <w:marBottom w:val="0"/>
      <w:divBdr>
        <w:top w:val="none" w:sz="0" w:space="0" w:color="auto"/>
        <w:left w:val="none" w:sz="0" w:space="0" w:color="auto"/>
        <w:bottom w:val="none" w:sz="0" w:space="0" w:color="auto"/>
        <w:right w:val="none" w:sz="0" w:space="0" w:color="auto"/>
      </w:divBdr>
    </w:div>
    <w:div w:id="1726950106">
      <w:bodyDiv w:val="1"/>
      <w:marLeft w:val="0"/>
      <w:marRight w:val="0"/>
      <w:marTop w:val="0"/>
      <w:marBottom w:val="0"/>
      <w:divBdr>
        <w:top w:val="none" w:sz="0" w:space="0" w:color="auto"/>
        <w:left w:val="none" w:sz="0" w:space="0" w:color="auto"/>
        <w:bottom w:val="none" w:sz="0" w:space="0" w:color="auto"/>
        <w:right w:val="none" w:sz="0" w:space="0" w:color="auto"/>
      </w:divBdr>
    </w:div>
    <w:div w:id="1785803751">
      <w:bodyDiv w:val="1"/>
      <w:marLeft w:val="0"/>
      <w:marRight w:val="0"/>
      <w:marTop w:val="0"/>
      <w:marBottom w:val="0"/>
      <w:divBdr>
        <w:top w:val="none" w:sz="0" w:space="0" w:color="auto"/>
        <w:left w:val="none" w:sz="0" w:space="0" w:color="auto"/>
        <w:bottom w:val="none" w:sz="0" w:space="0" w:color="auto"/>
        <w:right w:val="none" w:sz="0" w:space="0" w:color="auto"/>
      </w:divBdr>
    </w:div>
    <w:div w:id="1806577880">
      <w:bodyDiv w:val="1"/>
      <w:marLeft w:val="0"/>
      <w:marRight w:val="0"/>
      <w:marTop w:val="0"/>
      <w:marBottom w:val="0"/>
      <w:divBdr>
        <w:top w:val="none" w:sz="0" w:space="0" w:color="auto"/>
        <w:left w:val="none" w:sz="0" w:space="0" w:color="auto"/>
        <w:bottom w:val="none" w:sz="0" w:space="0" w:color="auto"/>
        <w:right w:val="none" w:sz="0" w:space="0" w:color="auto"/>
      </w:divBdr>
    </w:div>
    <w:div w:id="1907758890">
      <w:bodyDiv w:val="1"/>
      <w:marLeft w:val="0"/>
      <w:marRight w:val="0"/>
      <w:marTop w:val="0"/>
      <w:marBottom w:val="0"/>
      <w:divBdr>
        <w:top w:val="none" w:sz="0" w:space="0" w:color="auto"/>
        <w:left w:val="none" w:sz="0" w:space="0" w:color="auto"/>
        <w:bottom w:val="none" w:sz="0" w:space="0" w:color="auto"/>
        <w:right w:val="none" w:sz="0" w:space="0" w:color="auto"/>
      </w:divBdr>
    </w:div>
    <w:div w:id="1913268671">
      <w:bodyDiv w:val="1"/>
      <w:marLeft w:val="0"/>
      <w:marRight w:val="0"/>
      <w:marTop w:val="0"/>
      <w:marBottom w:val="0"/>
      <w:divBdr>
        <w:top w:val="none" w:sz="0" w:space="0" w:color="auto"/>
        <w:left w:val="none" w:sz="0" w:space="0" w:color="auto"/>
        <w:bottom w:val="none" w:sz="0" w:space="0" w:color="auto"/>
        <w:right w:val="none" w:sz="0" w:space="0" w:color="auto"/>
      </w:divBdr>
    </w:div>
    <w:div w:id="1992638768">
      <w:bodyDiv w:val="1"/>
      <w:marLeft w:val="0"/>
      <w:marRight w:val="0"/>
      <w:marTop w:val="0"/>
      <w:marBottom w:val="0"/>
      <w:divBdr>
        <w:top w:val="none" w:sz="0" w:space="0" w:color="auto"/>
        <w:left w:val="none" w:sz="0" w:space="0" w:color="auto"/>
        <w:bottom w:val="none" w:sz="0" w:space="0" w:color="auto"/>
        <w:right w:val="none" w:sz="0" w:space="0" w:color="auto"/>
      </w:divBdr>
    </w:div>
    <w:div w:id="2002811253">
      <w:bodyDiv w:val="1"/>
      <w:marLeft w:val="0"/>
      <w:marRight w:val="0"/>
      <w:marTop w:val="0"/>
      <w:marBottom w:val="0"/>
      <w:divBdr>
        <w:top w:val="none" w:sz="0" w:space="0" w:color="auto"/>
        <w:left w:val="none" w:sz="0" w:space="0" w:color="auto"/>
        <w:bottom w:val="none" w:sz="0" w:space="0" w:color="auto"/>
        <w:right w:val="none" w:sz="0" w:space="0" w:color="auto"/>
      </w:divBdr>
    </w:div>
    <w:div w:id="2003779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academic.oup.com/gbe/article/17/1/evae279/7934939" TargetMode="External"/></Relationship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3" Type="http://schemas.openxmlformats.org/officeDocument/2006/relationships/settings" Target="settings.xml"/><Relationship Id="rId7" Type="http://schemas.microsoft.com/office/2016/09/relationships/commentsIds" Target="commentsIds.xml"/><Relationship Id="rId2" Type="http://schemas.openxmlformats.org/officeDocument/2006/relationships/styles" Target="styles.xml"/><Relationship Id="rId1" Type="http://schemas.openxmlformats.org/officeDocument/2006/relationships/numbering" Target="numbering.xml"/><Relationship Id="rId6" Type="http://schemas.microsoft.com/office/2011/relationships/commentsExtended" Target="commentsExtended.xml"/><Relationship Id="rId11" Type="http://schemas.openxmlformats.org/officeDocument/2006/relationships/theme" Target="theme/theme1.xml"/><Relationship Id="rId5" Type="http://schemas.openxmlformats.org/officeDocument/2006/relationships/comments" Target="comments.xml"/><Relationship Id="rId10" Type="http://schemas.microsoft.com/office/2011/relationships/people" Target="people.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2572</TotalTime>
  <Pages>22</Pages>
  <Words>21862</Words>
  <Characters>124619</Characters>
  <Application>Microsoft Office Word</Application>
  <DocSecurity>0</DocSecurity>
  <Lines>1038</Lines>
  <Paragraphs>292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146189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Danny Jackson (Student)</dc:creator>
  <cp:keywords/>
  <dc:description/>
  <cp:lastModifiedBy>Scott Anthony Taylor</cp:lastModifiedBy>
  <cp:revision>71</cp:revision>
  <dcterms:created xsi:type="dcterms:W3CDTF">2024-02-26T21:08:00Z</dcterms:created>
  <dcterms:modified xsi:type="dcterms:W3CDTF">2025-04-06T19:53:00Z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zotero-version="7.0.10"&gt;&lt;session id="E4arUSdd"/&gt;&lt;style id="http://www.zotero.org/styles/apa" locale="en-US" hasBibliography="1" bibliographyStyleHasBeenSet="1"/&gt;&lt;prefs&gt;&lt;pref name="fieldType" value="Field"/&gt;&lt;/prefs&gt;&lt;/data&gt;</vt:lpwstr>
  </property>
</Properties>
</file>
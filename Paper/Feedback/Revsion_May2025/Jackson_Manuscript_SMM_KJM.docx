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6BECF" w14:textId="4C6C2349" w:rsidR="00EA3916" w:rsidRPr="008708AC" w:rsidRDefault="00EA3916">
      <w:pPr>
        <w:spacing w:line="480" w:lineRule="auto"/>
        <w:jc w:val="center"/>
        <w:rPr>
          <w:b/>
          <w:sz w:val="28"/>
          <w:szCs w:val="28"/>
          <w:rPrChange w:id="0" w:author="Kevin McGraw" w:date="2025-03-16T09:10:00Z" w16du:dateUtc="2025-03-16T13:10:00Z">
            <w:rPr>
              <w:bCs/>
            </w:rPr>
          </w:rPrChange>
        </w:rPr>
        <w:pPrChange w:id="1" w:author="Kevin McGraw" w:date="2025-03-16T09:09:00Z" w16du:dateUtc="2025-03-16T13:09:00Z">
          <w:pPr>
            <w:jc w:val="center"/>
          </w:pPr>
        </w:pPrChange>
      </w:pPr>
      <w:bookmarkStart w:id="2" w:name="_Hlk192494371"/>
      <w:commentRangeStart w:id="3"/>
      <w:r w:rsidRPr="008708AC">
        <w:rPr>
          <w:b/>
          <w:sz w:val="28"/>
          <w:szCs w:val="28"/>
          <w:rPrChange w:id="4" w:author="Kevin McGraw" w:date="2025-03-16T09:10:00Z" w16du:dateUtc="2025-03-16T13:10:00Z">
            <w:rPr>
              <w:bCs/>
            </w:rPr>
          </w:rPrChange>
        </w:rPr>
        <w:t xml:space="preserve">Comparative Urban Evolution in </w:t>
      </w:r>
      <w:commentRangeEnd w:id="3"/>
      <w:r w:rsidR="00DF47F0" w:rsidRPr="008708AC">
        <w:rPr>
          <w:rStyle w:val="CommentReference"/>
          <w:rFonts w:ascii="Calibri" w:eastAsia="Calibri" w:hAnsi="Calibri" w:cs="Calibri"/>
          <w:b/>
          <w:sz w:val="28"/>
          <w:szCs w:val="28"/>
          <w:rPrChange w:id="5" w:author="Kevin McGraw" w:date="2025-03-16T09:10:00Z" w16du:dateUtc="2025-03-16T13:10:00Z">
            <w:rPr>
              <w:rStyle w:val="CommentReference"/>
              <w:rFonts w:ascii="Calibri" w:eastAsia="Calibri" w:hAnsi="Calibri" w:cs="Calibri"/>
            </w:rPr>
          </w:rPrChange>
        </w:rPr>
        <w:commentReference w:id="3"/>
      </w:r>
      <w:r w:rsidRPr="008708AC">
        <w:rPr>
          <w:b/>
          <w:sz w:val="28"/>
          <w:szCs w:val="28"/>
          <w:rPrChange w:id="6" w:author="Kevin McGraw" w:date="2025-03-16T09:10:00Z" w16du:dateUtc="2025-03-16T13:10:00Z">
            <w:rPr>
              <w:bCs/>
            </w:rPr>
          </w:rPrChange>
        </w:rPr>
        <w:t>Two Closely Related Desert Songbirds, Northern Cardinals and Pyrrhuloxia</w:t>
      </w:r>
    </w:p>
    <w:p w14:paraId="57F96AA2" w14:textId="77777777" w:rsidR="006C4BC6" w:rsidRDefault="006C4BC6" w:rsidP="008708AC">
      <w:pPr>
        <w:spacing w:line="480" w:lineRule="auto"/>
        <w:rPr>
          <w:ins w:id="7" w:author="Kevin McGraw" w:date="2025-03-16T09:10:00Z" w16du:dateUtc="2025-03-16T13:10:00Z"/>
          <w:b/>
          <w:u w:val="single"/>
        </w:rPr>
      </w:pPr>
    </w:p>
    <w:p w14:paraId="35A356C7" w14:textId="77777777" w:rsidR="008708AC" w:rsidRDefault="008708AC">
      <w:pPr>
        <w:spacing w:line="480" w:lineRule="auto"/>
        <w:rPr>
          <w:b/>
          <w:u w:val="single"/>
        </w:rPr>
        <w:pPrChange w:id="8" w:author="Kevin McGraw" w:date="2025-03-16T09:09:00Z" w16du:dateUtc="2025-03-16T13:09:00Z">
          <w:pPr/>
        </w:pPrChange>
      </w:pPr>
    </w:p>
    <w:p w14:paraId="0FB666B2" w14:textId="42DC9C00" w:rsidR="00847ABC" w:rsidRPr="000A5E4B" w:rsidDel="008708AC" w:rsidRDefault="0085178F">
      <w:pPr>
        <w:spacing w:line="480" w:lineRule="auto"/>
        <w:rPr>
          <w:del w:id="9" w:author="Kevin McGraw" w:date="2025-03-16T09:09:00Z" w16du:dateUtc="2025-03-16T13:09:00Z"/>
          <w:b/>
          <w:u w:val="single"/>
        </w:rPr>
        <w:pPrChange w:id="10" w:author="Kevin McGraw" w:date="2025-03-16T09:09:00Z" w16du:dateUtc="2025-03-16T13:09:00Z">
          <w:pPr/>
        </w:pPrChange>
      </w:pPr>
      <w:del w:id="11" w:author="Kevin McGraw" w:date="2025-03-16T09:09:00Z" w16du:dateUtc="2025-03-16T13:09:00Z">
        <w:r w:rsidRPr="000A5E4B" w:rsidDel="008708AC">
          <w:rPr>
            <w:b/>
            <w:u w:val="single"/>
          </w:rPr>
          <w:delText>Authors</w:delText>
        </w:r>
      </w:del>
    </w:p>
    <w:p w14:paraId="17E608E7" w14:textId="0AE871C5" w:rsidR="0085178F" w:rsidRPr="00CA2E21" w:rsidRDefault="0085178F">
      <w:pPr>
        <w:spacing w:line="480" w:lineRule="auto"/>
        <w:rPr>
          <w:bCs/>
        </w:rPr>
        <w:pPrChange w:id="12" w:author="Kevin McGraw" w:date="2025-03-16T09:09:00Z" w16du:dateUtc="2025-03-16T13:09:00Z">
          <w:pPr/>
        </w:pPrChange>
      </w:pPr>
      <w:r w:rsidRPr="000A5E4B">
        <w:rPr>
          <w:bCs/>
        </w:rPr>
        <w:t>Danny Jackson</w:t>
      </w:r>
      <w:r w:rsidR="000A5E4B" w:rsidRPr="000A5E4B">
        <w:rPr>
          <w:bCs/>
          <w:vertAlign w:val="superscript"/>
        </w:rPr>
        <w:t>1</w:t>
      </w:r>
      <w:ins w:id="13" w:author="Kevin McGraw" w:date="2025-03-16T09:03:00Z" w16du:dateUtc="2025-03-16T13:03:00Z">
        <w:r w:rsidR="00DF47F0">
          <w:rPr>
            <w:bCs/>
            <w:vertAlign w:val="superscript"/>
          </w:rPr>
          <w:t>,2</w:t>
        </w:r>
      </w:ins>
      <w:r w:rsidRPr="000A5E4B">
        <w:rPr>
          <w:bCs/>
        </w:rPr>
        <w:t xml:space="preserve">, </w:t>
      </w:r>
      <w:r w:rsidR="00CA2E21">
        <w:rPr>
          <w:bCs/>
        </w:rPr>
        <w:t>Sabrina McNew</w:t>
      </w:r>
      <w:ins w:id="14" w:author="Kevin McGraw" w:date="2025-03-16T09:03:00Z" w16du:dateUtc="2025-03-16T13:03:00Z">
        <w:r w:rsidR="00DF47F0">
          <w:rPr>
            <w:bCs/>
            <w:vertAlign w:val="superscript"/>
          </w:rPr>
          <w:t>2</w:t>
        </w:r>
      </w:ins>
      <w:del w:id="15" w:author="Kevin McGraw" w:date="2025-03-16T09:03:00Z" w16du:dateUtc="2025-03-16T13:03:00Z">
        <w:r w:rsidR="00CA2E21" w:rsidRPr="000A5E4B" w:rsidDel="00DF47F0">
          <w:rPr>
            <w:bCs/>
            <w:vertAlign w:val="superscript"/>
          </w:rPr>
          <w:delText>1</w:delText>
        </w:r>
      </w:del>
      <w:r w:rsidR="00CA2E21">
        <w:rPr>
          <w:bCs/>
        </w:rPr>
        <w:t>, S</w:t>
      </w:r>
      <w:r w:rsidRPr="000A5E4B">
        <w:rPr>
          <w:bCs/>
        </w:rPr>
        <w:t>cott Taylor</w:t>
      </w:r>
      <w:ins w:id="16" w:author="Kevin McGraw" w:date="2025-03-16T09:03:00Z" w16du:dateUtc="2025-03-16T13:03:00Z">
        <w:r w:rsidR="00DF47F0">
          <w:rPr>
            <w:bCs/>
            <w:vertAlign w:val="superscript"/>
          </w:rPr>
          <w:t>3</w:t>
        </w:r>
      </w:ins>
      <w:del w:id="17" w:author="Kevin McGraw" w:date="2025-03-16T09:03:00Z" w16du:dateUtc="2025-03-16T13:03:00Z">
        <w:r w:rsidR="000A5E4B" w:rsidRPr="000A5E4B" w:rsidDel="00DF47F0">
          <w:rPr>
            <w:bCs/>
            <w:vertAlign w:val="superscript"/>
          </w:rPr>
          <w:delText>2</w:delText>
        </w:r>
      </w:del>
      <w:r w:rsidRPr="000A5E4B">
        <w:rPr>
          <w:bCs/>
        </w:rPr>
        <w:t xml:space="preserve">, Kevin </w:t>
      </w:r>
      <w:ins w:id="18" w:author="Kevin McGraw" w:date="2025-03-16T09:05:00Z" w16du:dateUtc="2025-03-16T13:05:00Z">
        <w:r w:rsidR="00DF47F0">
          <w:rPr>
            <w:bCs/>
          </w:rPr>
          <w:t xml:space="preserve">J. </w:t>
        </w:r>
      </w:ins>
      <w:r w:rsidRPr="000A5E4B">
        <w:rPr>
          <w:bCs/>
        </w:rPr>
        <w:t>McGraw</w:t>
      </w:r>
      <w:ins w:id="19" w:author="Kevin McGraw" w:date="2025-03-16T09:03:00Z" w16du:dateUtc="2025-03-16T13:03:00Z">
        <w:r w:rsidR="00DF47F0">
          <w:rPr>
            <w:bCs/>
            <w:vertAlign w:val="superscript"/>
          </w:rPr>
          <w:t>1,4</w:t>
        </w:r>
      </w:ins>
      <w:del w:id="20" w:author="Kevin McGraw" w:date="2025-03-16T09:03:00Z" w16du:dateUtc="2025-03-16T13:03:00Z">
        <w:r w:rsidR="00CA2E21" w:rsidDel="00DF47F0">
          <w:rPr>
            <w:bCs/>
            <w:vertAlign w:val="superscript"/>
          </w:rPr>
          <w:delText>3</w:delText>
        </w:r>
      </w:del>
      <w:r w:rsidR="00CA2E21">
        <w:rPr>
          <w:bCs/>
        </w:rPr>
        <w:t xml:space="preserve">, </w:t>
      </w:r>
    </w:p>
    <w:p w14:paraId="0C652D50" w14:textId="4BCD6708" w:rsidR="00DF47F0" w:rsidRDefault="00DF47F0">
      <w:pPr>
        <w:pStyle w:val="ListParagraph"/>
        <w:numPr>
          <w:ilvl w:val="0"/>
          <w:numId w:val="12"/>
        </w:numPr>
        <w:spacing w:line="480" w:lineRule="auto"/>
        <w:rPr>
          <w:ins w:id="21" w:author="Kevin McGraw" w:date="2025-03-16T09:03:00Z" w16du:dateUtc="2025-03-16T13:03:00Z"/>
          <w:rFonts w:ascii="Times New Roman" w:hAnsi="Times New Roman" w:cs="Times New Roman"/>
          <w:bCs/>
        </w:rPr>
        <w:pPrChange w:id="22" w:author="Kevin McGraw" w:date="2025-03-16T09:09:00Z" w16du:dateUtc="2025-03-16T13:09:00Z">
          <w:pPr>
            <w:pStyle w:val="ListParagraph"/>
            <w:numPr>
              <w:numId w:val="12"/>
            </w:numPr>
            <w:ind w:hanging="360"/>
          </w:pPr>
        </w:pPrChange>
      </w:pPr>
      <w:ins w:id="23" w:author="Kevin McGraw" w:date="2025-03-16T09:05:00Z" w16du:dateUtc="2025-03-16T13:05:00Z">
        <w:r>
          <w:rPr>
            <w:rFonts w:ascii="Times New Roman" w:hAnsi="Times New Roman" w:cs="Times New Roman"/>
            <w:bCs/>
          </w:rPr>
          <w:t xml:space="preserve">School of Life Sciences, </w:t>
        </w:r>
      </w:ins>
      <w:ins w:id="24" w:author="Kevin McGraw" w:date="2025-03-16T09:03:00Z" w16du:dateUtc="2025-03-16T13:03:00Z">
        <w:r>
          <w:rPr>
            <w:rFonts w:ascii="Times New Roman" w:hAnsi="Times New Roman" w:cs="Times New Roman"/>
            <w:bCs/>
          </w:rPr>
          <w:t>Arizona State University</w:t>
        </w:r>
      </w:ins>
    </w:p>
    <w:p w14:paraId="0DB909DD" w14:textId="50C40E4B" w:rsidR="000A5E4B" w:rsidRPr="000A5E4B" w:rsidRDefault="00CA2E21">
      <w:pPr>
        <w:pStyle w:val="ListParagraph"/>
        <w:numPr>
          <w:ilvl w:val="0"/>
          <w:numId w:val="12"/>
        </w:numPr>
        <w:spacing w:line="480" w:lineRule="auto"/>
        <w:rPr>
          <w:rFonts w:ascii="Times New Roman" w:hAnsi="Times New Roman" w:cs="Times New Roman"/>
          <w:bCs/>
        </w:rPr>
        <w:pPrChange w:id="25" w:author="Kevin McGraw" w:date="2025-03-16T09:09:00Z" w16du:dateUtc="2025-03-16T13:09:00Z">
          <w:pPr>
            <w:pStyle w:val="ListParagraph"/>
            <w:numPr>
              <w:numId w:val="12"/>
            </w:numPr>
            <w:ind w:hanging="360"/>
          </w:pPr>
        </w:pPrChange>
      </w:pPr>
      <w:r>
        <w:rPr>
          <w:rFonts w:ascii="Times New Roman" w:hAnsi="Times New Roman" w:cs="Times New Roman"/>
          <w:bCs/>
        </w:rPr>
        <w:t>University of Arizona</w:t>
      </w:r>
    </w:p>
    <w:p w14:paraId="54CE5C1E" w14:textId="291540F0" w:rsidR="000A5E4B" w:rsidRDefault="000A5E4B">
      <w:pPr>
        <w:pStyle w:val="ListParagraph"/>
        <w:numPr>
          <w:ilvl w:val="0"/>
          <w:numId w:val="12"/>
        </w:numPr>
        <w:spacing w:line="480" w:lineRule="auto"/>
        <w:rPr>
          <w:rFonts w:ascii="Times New Roman" w:hAnsi="Times New Roman" w:cs="Times New Roman"/>
          <w:bCs/>
        </w:rPr>
        <w:pPrChange w:id="26" w:author="Kevin McGraw" w:date="2025-03-16T09:09:00Z" w16du:dateUtc="2025-03-16T13:09:00Z">
          <w:pPr>
            <w:pStyle w:val="ListParagraph"/>
            <w:numPr>
              <w:numId w:val="12"/>
            </w:numPr>
            <w:ind w:hanging="360"/>
          </w:pPr>
        </w:pPrChange>
      </w:pPr>
      <w:r w:rsidRPr="000A5E4B">
        <w:rPr>
          <w:rFonts w:ascii="Times New Roman" w:hAnsi="Times New Roman" w:cs="Times New Roman"/>
          <w:bCs/>
        </w:rPr>
        <w:t>University of Colorado Boulder</w:t>
      </w:r>
    </w:p>
    <w:p w14:paraId="1B1289D2" w14:textId="492D7A79" w:rsidR="00CA2E21" w:rsidRDefault="00DF47F0">
      <w:pPr>
        <w:pStyle w:val="ListParagraph"/>
        <w:numPr>
          <w:ilvl w:val="0"/>
          <w:numId w:val="12"/>
        </w:numPr>
        <w:spacing w:line="480" w:lineRule="auto"/>
        <w:rPr>
          <w:rFonts w:ascii="Times New Roman" w:hAnsi="Times New Roman" w:cs="Times New Roman"/>
          <w:bCs/>
        </w:rPr>
        <w:pPrChange w:id="27" w:author="Kevin McGraw" w:date="2025-03-16T09:09:00Z" w16du:dateUtc="2025-03-16T13:09:00Z">
          <w:pPr>
            <w:pStyle w:val="ListParagraph"/>
            <w:numPr>
              <w:numId w:val="12"/>
            </w:numPr>
            <w:ind w:hanging="360"/>
          </w:pPr>
        </w:pPrChange>
      </w:pPr>
      <w:ins w:id="28" w:author="Kevin McGraw" w:date="2025-03-16T09:05:00Z" w16du:dateUtc="2025-03-16T13:05:00Z">
        <w:r>
          <w:rPr>
            <w:rFonts w:ascii="Times New Roman" w:hAnsi="Times New Roman" w:cs="Times New Roman"/>
            <w:bCs/>
          </w:rPr>
          <w:t>Department of Integrative Biol</w:t>
        </w:r>
      </w:ins>
      <w:ins w:id="29" w:author="Kevin McGraw" w:date="2025-03-16T09:06:00Z" w16du:dateUtc="2025-03-16T13:06:00Z">
        <w:r>
          <w:rPr>
            <w:rFonts w:ascii="Times New Roman" w:hAnsi="Times New Roman" w:cs="Times New Roman"/>
            <w:bCs/>
          </w:rPr>
          <w:t xml:space="preserve">ogy, </w:t>
        </w:r>
      </w:ins>
      <w:r w:rsidR="00CA2E21">
        <w:rPr>
          <w:rFonts w:ascii="Times New Roman" w:hAnsi="Times New Roman" w:cs="Times New Roman"/>
          <w:bCs/>
        </w:rPr>
        <w:t>Michigan State University</w:t>
      </w:r>
    </w:p>
    <w:p w14:paraId="6DF5A293" w14:textId="2446BC83" w:rsidR="000A5E4B" w:rsidRDefault="000A5E4B">
      <w:pPr>
        <w:spacing w:line="480" w:lineRule="auto"/>
        <w:rPr>
          <w:bCs/>
        </w:rPr>
        <w:pPrChange w:id="30" w:author="Kevin McGraw" w:date="2025-03-16T09:09:00Z" w16du:dateUtc="2025-03-16T13:09:00Z">
          <w:pPr/>
        </w:pPrChange>
      </w:pPr>
      <w:r>
        <w:rPr>
          <w:bCs/>
        </w:rPr>
        <w:t xml:space="preserve">*Corresponding author. Email: </w:t>
      </w:r>
      <w:r w:rsidR="00CA2E21">
        <w:rPr>
          <w:bCs/>
        </w:rPr>
        <w:t>dannyjackson@arizona.edu</w:t>
      </w:r>
    </w:p>
    <w:p w14:paraId="26B6053D" w14:textId="77777777" w:rsidR="000A5E4B" w:rsidRDefault="000A5E4B">
      <w:pPr>
        <w:spacing w:line="480" w:lineRule="auto"/>
        <w:rPr>
          <w:ins w:id="31" w:author="Sabrina McNew" w:date="2025-03-11T12:58:00Z" w16du:dateUtc="2025-03-11T19:58:00Z"/>
          <w:bCs/>
        </w:rPr>
        <w:pPrChange w:id="32" w:author="Kevin McGraw" w:date="2025-03-16T09:09:00Z" w16du:dateUtc="2025-03-16T13:09:00Z">
          <w:pPr/>
        </w:pPrChange>
      </w:pPr>
    </w:p>
    <w:p w14:paraId="59A65E64" w14:textId="52174911" w:rsidR="00C326FE" w:rsidRPr="00DF47F0" w:rsidRDefault="00C326FE">
      <w:pPr>
        <w:spacing w:line="480" w:lineRule="auto"/>
        <w:rPr>
          <w:ins w:id="33" w:author="Sabrina McNew" w:date="2025-03-11T12:58:00Z" w16du:dateUtc="2025-03-11T19:58:00Z"/>
          <w:b/>
        </w:rPr>
        <w:pPrChange w:id="34" w:author="Kevin McGraw" w:date="2025-03-16T09:09:00Z" w16du:dateUtc="2025-03-16T13:09:00Z">
          <w:pPr/>
        </w:pPrChange>
      </w:pPr>
      <w:ins w:id="35" w:author="Sabrina McNew" w:date="2025-03-11T12:58:00Z" w16du:dateUtc="2025-03-11T19:58:00Z">
        <w:r w:rsidRPr="00DF47F0">
          <w:rPr>
            <w:b/>
          </w:rPr>
          <w:t xml:space="preserve">Add acknowledgements </w:t>
        </w:r>
      </w:ins>
      <w:ins w:id="36" w:author="Sabrina McNew" w:date="2025-03-11T13:00:00Z" w16du:dateUtc="2025-03-11T20:00:00Z">
        <w:r w:rsidR="00DD0FB6" w:rsidRPr="00DF47F0">
          <w:rPr>
            <w:b/>
          </w:rPr>
          <w:t>following</w:t>
        </w:r>
      </w:ins>
      <w:ins w:id="37" w:author="Sabrina McNew" w:date="2025-03-11T12:58:00Z" w16du:dateUtc="2025-03-11T19:58:00Z">
        <w:r w:rsidRPr="00DF47F0">
          <w:rPr>
            <w:b/>
          </w:rPr>
          <w:t xml:space="preserve"> Ornithology style </w:t>
        </w:r>
      </w:ins>
      <w:ins w:id="38" w:author="Sabrina McNew" w:date="2025-03-11T13:00:00Z" w16du:dateUtc="2025-03-11T20:00:00Z">
        <w:r w:rsidR="00DD0FB6" w:rsidRPr="00DF47F0">
          <w:rPr>
            <w:b/>
          </w:rPr>
          <w:t>guide</w:t>
        </w:r>
      </w:ins>
    </w:p>
    <w:p w14:paraId="3CF2A254" w14:textId="1EF35B03" w:rsidR="00C326FE" w:rsidRPr="00DF47F0" w:rsidRDefault="00C326FE">
      <w:pPr>
        <w:spacing w:line="480" w:lineRule="auto"/>
        <w:rPr>
          <w:bCs/>
        </w:rPr>
        <w:pPrChange w:id="39" w:author="Kevin McGraw" w:date="2025-03-16T09:09:00Z" w16du:dateUtc="2025-03-16T13:09:00Z">
          <w:pPr/>
        </w:pPrChange>
      </w:pPr>
      <w:ins w:id="40" w:author="Sabrina McNew" w:date="2025-03-11T12:58:00Z" w16du:dateUtc="2025-03-11T19:58:00Z">
        <w:r w:rsidRPr="00DF47F0">
          <w:rPr>
            <w:bCs/>
            <w:rPrChange w:id="41" w:author="Kevin McGraw" w:date="2025-03-16T09:02:00Z" w16du:dateUtc="2025-03-16T13:02:00Z">
              <w:rPr>
                <w:b/>
              </w:rPr>
            </w:rPrChange>
          </w:rPr>
          <w:t>https://academic.oup.com/auk/pages/general_instructions#Preparing%20Your%20Manuscript</w:t>
        </w:r>
      </w:ins>
    </w:p>
    <w:p w14:paraId="5F65852C" w14:textId="0BF72588" w:rsidR="0085178F" w:rsidRPr="000A5E4B" w:rsidRDefault="00DD0FB6">
      <w:pPr>
        <w:spacing w:line="480" w:lineRule="auto"/>
        <w:rPr>
          <w:b/>
          <w:bCs/>
          <w:u w:val="single"/>
          <w:lang w:val="en"/>
        </w:rPr>
        <w:pPrChange w:id="42" w:author="Kevin McGraw" w:date="2025-03-16T09:09:00Z" w16du:dateUtc="2025-03-16T13:09:00Z">
          <w:pPr/>
        </w:pPrChange>
      </w:pPr>
      <w:ins w:id="43" w:author="Sabrina McNew" w:date="2025-03-11T13:00:00Z" w16du:dateUtc="2025-03-11T20:00:00Z">
        <w:r w:rsidRPr="00DF47F0">
          <w:rPr>
            <w:color w:val="2A2A2A"/>
            <w:shd w:val="clear" w:color="auto" w:fill="FFFFFF"/>
            <w:rPrChange w:id="44" w:author="Kevin McGraw" w:date="2025-03-16T09:02:00Z" w16du:dateUtc="2025-03-16T13:02:00Z">
              <w:rPr>
                <w:rFonts w:ascii="Merriweather" w:hAnsi="Merriweather"/>
                <w:color w:val="2A2A2A"/>
                <w:sz w:val="23"/>
                <w:szCs w:val="23"/>
                <w:shd w:val="clear" w:color="auto" w:fill="FFFFFF"/>
              </w:rPr>
            </w:rPrChange>
          </w:rPr>
          <w:t>(1) Thanks to your sponsors, everyone in the field or lab who helped with the research, and reviewers, (2) </w:t>
        </w:r>
        <w:r w:rsidRPr="00DF47F0">
          <w:rPr>
            <w:rStyle w:val="Emphasis"/>
            <w:color w:val="2A2A2A"/>
            <w:bdr w:val="none" w:sz="0" w:space="0" w:color="auto" w:frame="1"/>
            <w:shd w:val="clear" w:color="auto" w:fill="FFFFFF"/>
            <w:rPrChange w:id="45" w:author="Kevin McGraw" w:date="2025-03-16T09:02:00Z" w16du:dateUtc="2025-03-16T13:02:00Z">
              <w:rPr>
                <w:rStyle w:val="Emphasis"/>
                <w:rFonts w:ascii="Merriweather" w:hAnsi="Merriweather"/>
                <w:color w:val="2A2A2A"/>
                <w:sz w:val="23"/>
                <w:szCs w:val="23"/>
                <w:bdr w:val="none" w:sz="0" w:space="0" w:color="auto" w:frame="1"/>
                <w:shd w:val="clear" w:color="auto" w:fill="FFFFFF"/>
              </w:rPr>
            </w:rPrChange>
          </w:rPr>
          <w:t>Funding statement</w:t>
        </w:r>
        <w:r w:rsidRPr="00DF47F0">
          <w:rPr>
            <w:color w:val="2A2A2A"/>
            <w:shd w:val="clear" w:color="auto" w:fill="FFFFFF"/>
            <w:rPrChange w:id="46" w:author="Kevin McGraw" w:date="2025-03-16T09:02:00Z" w16du:dateUtc="2025-03-16T13:02:00Z">
              <w:rPr>
                <w:rFonts w:ascii="Merriweather" w:hAnsi="Merriweather"/>
                <w:color w:val="2A2A2A"/>
                <w:sz w:val="23"/>
                <w:szCs w:val="23"/>
                <w:shd w:val="clear" w:color="auto" w:fill="FFFFFF"/>
              </w:rPr>
            </w:rPrChange>
          </w:rPr>
          <w:t> listing your funding sources, (3) </w:t>
        </w:r>
        <w:r w:rsidRPr="00DF47F0">
          <w:rPr>
            <w:rStyle w:val="Emphasis"/>
            <w:color w:val="2A2A2A"/>
            <w:bdr w:val="none" w:sz="0" w:space="0" w:color="auto" w:frame="1"/>
            <w:shd w:val="clear" w:color="auto" w:fill="FFFFFF"/>
            <w:rPrChange w:id="47" w:author="Kevin McGraw" w:date="2025-03-16T09:02:00Z" w16du:dateUtc="2025-03-16T13:02:00Z">
              <w:rPr>
                <w:rStyle w:val="Emphasis"/>
                <w:rFonts w:ascii="Merriweather" w:hAnsi="Merriweather"/>
                <w:color w:val="2A2A2A"/>
                <w:sz w:val="23"/>
                <w:szCs w:val="23"/>
                <w:bdr w:val="none" w:sz="0" w:space="0" w:color="auto" w:frame="1"/>
                <w:shd w:val="clear" w:color="auto" w:fill="FFFFFF"/>
              </w:rPr>
            </w:rPrChange>
          </w:rPr>
          <w:t>Ethics statement</w:t>
        </w:r>
        <w:r w:rsidRPr="00DF47F0">
          <w:rPr>
            <w:color w:val="2A2A2A"/>
            <w:shd w:val="clear" w:color="auto" w:fill="FFFFFF"/>
            <w:rPrChange w:id="48" w:author="Kevin McGraw" w:date="2025-03-16T09:02:00Z" w16du:dateUtc="2025-03-16T13:02:00Z">
              <w:rPr>
                <w:rFonts w:ascii="Merriweather" w:hAnsi="Merriweather"/>
                <w:color w:val="2A2A2A"/>
                <w:sz w:val="23"/>
                <w:szCs w:val="23"/>
                <w:shd w:val="clear" w:color="auto" w:fill="FFFFFF"/>
              </w:rPr>
            </w:rPrChange>
          </w:rPr>
          <w:t>, (4) </w:t>
        </w:r>
        <w:r w:rsidRPr="00DF47F0">
          <w:rPr>
            <w:rStyle w:val="Emphasis"/>
            <w:color w:val="2A2A2A"/>
            <w:bdr w:val="none" w:sz="0" w:space="0" w:color="auto" w:frame="1"/>
            <w:shd w:val="clear" w:color="auto" w:fill="FFFFFF"/>
            <w:rPrChange w:id="49" w:author="Kevin McGraw" w:date="2025-03-16T09:02:00Z" w16du:dateUtc="2025-03-16T13:02:00Z">
              <w:rPr>
                <w:rStyle w:val="Emphasis"/>
                <w:rFonts w:ascii="Merriweather" w:hAnsi="Merriweather"/>
                <w:color w:val="2A2A2A"/>
                <w:sz w:val="23"/>
                <w:szCs w:val="23"/>
                <w:bdr w:val="none" w:sz="0" w:space="0" w:color="auto" w:frame="1"/>
                <w:shd w:val="clear" w:color="auto" w:fill="FFFFFF"/>
              </w:rPr>
            </w:rPrChange>
          </w:rPr>
          <w:t>Conflict of interest statement</w:t>
        </w:r>
        <w:r w:rsidRPr="00DF47F0">
          <w:rPr>
            <w:color w:val="2A2A2A"/>
            <w:shd w:val="clear" w:color="auto" w:fill="FFFFFF"/>
            <w:rPrChange w:id="50" w:author="Kevin McGraw" w:date="2025-03-16T09:02:00Z" w16du:dateUtc="2025-03-16T13:02:00Z">
              <w:rPr>
                <w:rFonts w:ascii="Merriweather" w:hAnsi="Merriweather"/>
                <w:color w:val="2A2A2A"/>
                <w:sz w:val="23"/>
                <w:szCs w:val="23"/>
                <w:shd w:val="clear" w:color="auto" w:fill="FFFFFF"/>
              </w:rPr>
            </w:rPrChange>
          </w:rPr>
          <w:t>, (5) </w:t>
        </w:r>
        <w:r w:rsidRPr="00DF47F0">
          <w:rPr>
            <w:rStyle w:val="Emphasis"/>
            <w:color w:val="2A2A2A"/>
            <w:bdr w:val="none" w:sz="0" w:space="0" w:color="auto" w:frame="1"/>
            <w:shd w:val="clear" w:color="auto" w:fill="FFFFFF"/>
            <w:rPrChange w:id="51" w:author="Kevin McGraw" w:date="2025-03-16T09:02:00Z" w16du:dateUtc="2025-03-16T13:02:00Z">
              <w:rPr>
                <w:rStyle w:val="Emphasis"/>
                <w:rFonts w:ascii="Merriweather" w:hAnsi="Merriweather"/>
                <w:color w:val="2A2A2A"/>
                <w:sz w:val="23"/>
                <w:szCs w:val="23"/>
                <w:bdr w:val="none" w:sz="0" w:space="0" w:color="auto" w:frame="1"/>
                <w:shd w:val="clear" w:color="auto" w:fill="FFFFFF"/>
              </w:rPr>
            </w:rPrChange>
          </w:rPr>
          <w:t>Author contributions</w:t>
        </w:r>
        <w:r w:rsidRPr="00DF47F0">
          <w:rPr>
            <w:color w:val="2A2A2A"/>
            <w:shd w:val="clear" w:color="auto" w:fill="FFFFFF"/>
            <w:rPrChange w:id="52" w:author="Kevin McGraw" w:date="2025-03-16T09:02:00Z" w16du:dateUtc="2025-03-16T13:02:00Z">
              <w:rPr>
                <w:rFonts w:ascii="Merriweather" w:hAnsi="Merriweather"/>
                <w:color w:val="2A2A2A"/>
                <w:sz w:val="23"/>
                <w:szCs w:val="23"/>
                <w:shd w:val="clear" w:color="auto" w:fill="FFFFFF"/>
              </w:rPr>
            </w:rPrChange>
          </w:rPr>
          <w:t>, and (6) </w:t>
        </w:r>
        <w:r w:rsidRPr="00DF47F0">
          <w:rPr>
            <w:rStyle w:val="Emphasis"/>
            <w:color w:val="2A2A2A"/>
            <w:bdr w:val="none" w:sz="0" w:space="0" w:color="auto" w:frame="1"/>
            <w:shd w:val="clear" w:color="auto" w:fill="FFFFFF"/>
            <w:rPrChange w:id="53" w:author="Kevin McGraw" w:date="2025-03-16T09:02:00Z" w16du:dateUtc="2025-03-16T13:02:00Z">
              <w:rPr>
                <w:rStyle w:val="Emphasis"/>
                <w:rFonts w:ascii="Merriweather" w:hAnsi="Merriweather"/>
                <w:color w:val="2A2A2A"/>
                <w:sz w:val="23"/>
                <w:szCs w:val="23"/>
                <w:bdr w:val="none" w:sz="0" w:space="0" w:color="auto" w:frame="1"/>
                <w:shd w:val="clear" w:color="auto" w:fill="FFFFFF"/>
              </w:rPr>
            </w:rPrChange>
          </w:rPr>
          <w:t>Data availability</w:t>
        </w:r>
        <w:r w:rsidRPr="00DF47F0">
          <w:rPr>
            <w:color w:val="2A2A2A"/>
            <w:shd w:val="clear" w:color="auto" w:fill="FFFFFF"/>
            <w:rPrChange w:id="54" w:author="Kevin McGraw" w:date="2025-03-16T09:02:00Z" w16du:dateUtc="2025-03-16T13:02:00Z">
              <w:rPr>
                <w:rFonts w:ascii="Merriweather" w:hAnsi="Merriweather"/>
                <w:color w:val="2A2A2A"/>
                <w:sz w:val="23"/>
                <w:szCs w:val="23"/>
                <w:shd w:val="clear" w:color="auto" w:fill="FFFFFF"/>
              </w:rPr>
            </w:rPrChange>
          </w:rPr>
          <w:t>. Details for (3) - (6) are below.</w:t>
        </w:r>
        <w:r>
          <w:rPr>
            <w:b/>
            <w:bCs/>
            <w:u w:val="single"/>
            <w:lang w:val="en"/>
          </w:rPr>
          <w:br w:type="column"/>
        </w:r>
      </w:ins>
      <w:commentRangeStart w:id="55"/>
      <w:r w:rsidR="0085178F" w:rsidRPr="009A0F93">
        <w:rPr>
          <w:b/>
          <w:bCs/>
          <w:lang w:val="en"/>
          <w:rPrChange w:id="56" w:author="Kevin McGraw" w:date="2025-03-16T09:56:00Z" w16du:dateUtc="2025-03-16T13:56:00Z">
            <w:rPr>
              <w:b/>
              <w:bCs/>
              <w:u w:val="single"/>
              <w:lang w:val="en"/>
            </w:rPr>
          </w:rPrChange>
        </w:rPr>
        <w:lastRenderedPageBreak/>
        <w:t>A</w:t>
      </w:r>
      <w:ins w:id="57" w:author="Kevin McGraw" w:date="2025-03-16T09:56:00Z" w16du:dateUtc="2025-03-16T13:56:00Z">
        <w:r w:rsidR="009A0F93" w:rsidRPr="009A0F93">
          <w:rPr>
            <w:b/>
            <w:bCs/>
            <w:lang w:val="en"/>
            <w:rPrChange w:id="58" w:author="Kevin McGraw" w:date="2025-03-16T09:56:00Z" w16du:dateUtc="2025-03-16T13:56:00Z">
              <w:rPr>
                <w:b/>
                <w:bCs/>
                <w:u w:val="single"/>
                <w:lang w:val="en"/>
              </w:rPr>
            </w:rPrChange>
          </w:rPr>
          <w:t>BSTRACT</w:t>
        </w:r>
      </w:ins>
      <w:del w:id="59" w:author="Kevin McGraw" w:date="2025-03-16T09:56:00Z" w16du:dateUtc="2025-03-16T13:56:00Z">
        <w:r w:rsidR="0085178F" w:rsidRPr="000A5E4B" w:rsidDel="009A0F93">
          <w:rPr>
            <w:b/>
            <w:bCs/>
            <w:u w:val="single"/>
            <w:lang w:val="en"/>
          </w:rPr>
          <w:delText>bstract</w:delText>
        </w:r>
      </w:del>
      <w:commentRangeEnd w:id="55"/>
      <w:r w:rsidR="00F7562C">
        <w:rPr>
          <w:rStyle w:val="CommentReference"/>
          <w:rFonts w:ascii="Calibri" w:eastAsia="Calibri" w:hAnsi="Calibri" w:cs="Calibri"/>
        </w:rPr>
        <w:commentReference w:id="55"/>
      </w:r>
    </w:p>
    <w:p w14:paraId="24448963" w14:textId="0A2D225C" w:rsidR="00CA2E21" w:rsidRDefault="0085178F">
      <w:pPr>
        <w:spacing w:line="480" w:lineRule="auto"/>
        <w:rPr>
          <w:bCs/>
          <w:lang w:val="en"/>
        </w:rPr>
        <w:pPrChange w:id="60" w:author="Kevin McGraw" w:date="2025-03-16T09:09:00Z" w16du:dateUtc="2025-03-16T13:09:00Z">
          <w:pPr>
            <w:ind w:firstLine="720"/>
          </w:pPr>
        </w:pPrChange>
      </w:pPr>
      <w:r w:rsidRPr="006D2868">
        <w:rPr>
          <w:bCs/>
          <w:lang w:val="en"/>
        </w:rPr>
        <w:t xml:space="preserve">Urbanization has reshaped ecosystems globally and has created new selective regimes to which wild animals must adapt if they are to persist in the new </w:t>
      </w:r>
      <w:del w:id="61" w:author="Sabrina McNew" w:date="2025-03-11T09:48:00Z" w16du:dateUtc="2025-03-11T16:48:00Z">
        <w:r w:rsidRPr="006D2868" w:rsidDel="00671892">
          <w:rPr>
            <w:bCs/>
            <w:lang w:val="en"/>
          </w:rPr>
          <w:delText>urban ecosystem</w:delText>
        </w:r>
      </w:del>
      <w:ins w:id="62" w:author="Sabrina McNew" w:date="2025-03-11T09:48:00Z" w16du:dateUtc="2025-03-11T16:48:00Z">
        <w:r w:rsidR="00671892">
          <w:rPr>
            <w:bCs/>
            <w:lang w:val="en"/>
          </w:rPr>
          <w:t>landscape</w:t>
        </w:r>
      </w:ins>
      <w:r w:rsidRPr="006D2868">
        <w:rPr>
          <w:bCs/>
          <w:lang w:val="en"/>
        </w:rPr>
        <w:t xml:space="preserve">. </w:t>
      </w:r>
      <w:r w:rsidR="008F5817">
        <w:rPr>
          <w:bCs/>
          <w:lang w:val="en"/>
        </w:rPr>
        <w:t>U</w:t>
      </w:r>
      <w:r w:rsidRPr="006D2868">
        <w:rPr>
          <w:bCs/>
          <w:lang w:val="en"/>
        </w:rPr>
        <w:t xml:space="preserve">rbanization presents </w:t>
      </w:r>
      <w:del w:id="63" w:author="Kevin McGraw" w:date="2025-03-16T09:06:00Z" w16du:dateUtc="2025-03-16T13:06:00Z">
        <w:r w:rsidRPr="006D2868" w:rsidDel="008708AC">
          <w:rPr>
            <w:bCs/>
            <w:lang w:val="en"/>
          </w:rPr>
          <w:delText>a variety of additional</w:delText>
        </w:r>
      </w:del>
      <w:ins w:id="64" w:author="Kevin McGraw" w:date="2025-03-16T09:06:00Z" w16du:dateUtc="2025-03-16T13:06:00Z">
        <w:r w:rsidR="008708AC">
          <w:rPr>
            <w:bCs/>
            <w:lang w:val="en"/>
          </w:rPr>
          <w:t>many</w:t>
        </w:r>
      </w:ins>
      <w:r w:rsidRPr="006D2868">
        <w:rPr>
          <w:bCs/>
          <w:lang w:val="en"/>
        </w:rPr>
        <w:t xml:space="preserve"> novel challenges (e.g. artificial light at night, noise pollution, </w:t>
      </w:r>
      <w:del w:id="65" w:author="Kevin McGraw" w:date="2025-03-16T09:07:00Z" w16du:dateUtc="2025-03-16T13:07:00Z">
        <w:r w:rsidRPr="006D2868" w:rsidDel="008708AC">
          <w:rPr>
            <w:bCs/>
            <w:lang w:val="en"/>
          </w:rPr>
          <w:delText xml:space="preserve">novel </w:delText>
        </w:r>
      </w:del>
      <w:r w:rsidRPr="006D2868">
        <w:rPr>
          <w:bCs/>
          <w:lang w:val="en"/>
        </w:rPr>
        <w:t>resource distributions</w:t>
      </w:r>
      <w:del w:id="66" w:author="Kevin McGraw" w:date="2025-03-16T09:07:00Z" w16du:dateUtc="2025-03-16T13:07:00Z">
        <w:r w:rsidRPr="006D2868" w:rsidDel="008708AC">
          <w:rPr>
            <w:bCs/>
            <w:lang w:val="en"/>
          </w:rPr>
          <w:delText>, etc.</w:delText>
        </w:r>
      </w:del>
      <w:r w:rsidRPr="006D2868">
        <w:rPr>
          <w:bCs/>
          <w:lang w:val="en"/>
        </w:rPr>
        <w:t xml:space="preserve">) that may </w:t>
      </w:r>
      <w:commentRangeStart w:id="67"/>
      <w:del w:id="68" w:author="Sabrina McNew" w:date="2025-03-11T09:48:00Z" w16du:dateUtc="2025-03-11T16:48:00Z">
        <w:r w:rsidRPr="006D2868" w:rsidDel="00671892">
          <w:rPr>
            <w:bCs/>
            <w:lang w:val="en"/>
          </w:rPr>
          <w:delText xml:space="preserve">differently </w:delText>
        </w:r>
        <w:commentRangeEnd w:id="67"/>
        <w:r w:rsidR="00671892" w:rsidDel="00671892">
          <w:rPr>
            <w:rStyle w:val="CommentReference"/>
            <w:rFonts w:ascii="Calibri" w:eastAsia="Calibri" w:hAnsi="Calibri" w:cs="Calibri"/>
          </w:rPr>
          <w:commentReference w:id="67"/>
        </w:r>
      </w:del>
      <w:r w:rsidR="008F5817">
        <w:rPr>
          <w:bCs/>
          <w:lang w:val="en"/>
        </w:rPr>
        <w:t>affect native taxa</w:t>
      </w:r>
      <w:r w:rsidRPr="006D2868">
        <w:rPr>
          <w:bCs/>
          <w:lang w:val="en"/>
        </w:rPr>
        <w:t>.</w:t>
      </w:r>
      <w:r w:rsidR="008F5817">
        <w:rPr>
          <w:bCs/>
          <w:lang w:val="en"/>
        </w:rPr>
        <w:t xml:space="preserve"> </w:t>
      </w:r>
      <w:commentRangeStart w:id="69"/>
      <w:r w:rsidR="008F5817">
        <w:rPr>
          <w:bCs/>
          <w:lang w:val="en"/>
        </w:rPr>
        <w:t>S</w:t>
      </w:r>
      <w:r w:rsidR="008F5817" w:rsidRPr="006D2868">
        <w:rPr>
          <w:bCs/>
          <w:lang w:val="en"/>
        </w:rPr>
        <w:t>election</w:t>
      </w:r>
      <w:r w:rsidR="008F5817">
        <w:rPr>
          <w:bCs/>
          <w:lang w:val="en"/>
        </w:rPr>
        <w:t xml:space="preserve"> by urbanization</w:t>
      </w:r>
      <w:r w:rsidR="008F5817" w:rsidRPr="006D2868">
        <w:rPr>
          <w:bCs/>
          <w:lang w:val="en"/>
        </w:rPr>
        <w:t xml:space="preserve"> on genes involved in behavior, cognition, and immune function has been demonstrated in several avian species</w:t>
      </w:r>
      <w:commentRangeEnd w:id="69"/>
      <w:r w:rsidR="00671892">
        <w:rPr>
          <w:rStyle w:val="CommentReference"/>
          <w:rFonts w:ascii="Calibri" w:eastAsia="Calibri" w:hAnsi="Calibri" w:cs="Calibri"/>
        </w:rPr>
        <w:commentReference w:id="69"/>
      </w:r>
      <w:r w:rsidR="008F5817">
        <w:rPr>
          <w:bCs/>
          <w:lang w:val="en"/>
        </w:rPr>
        <w:t>.</w:t>
      </w:r>
      <w:r w:rsidRPr="006D2868">
        <w:rPr>
          <w:bCs/>
          <w:lang w:val="en"/>
        </w:rPr>
        <w:t xml:space="preserve"> </w:t>
      </w:r>
      <w:commentRangeStart w:id="70"/>
      <w:r w:rsidRPr="006D2868">
        <w:rPr>
          <w:bCs/>
          <w:lang w:val="en"/>
        </w:rPr>
        <w:t xml:space="preserve">Studies of </w:t>
      </w:r>
      <w:r w:rsidR="00847D9D" w:rsidRPr="006D2868">
        <w:rPr>
          <w:bCs/>
          <w:lang w:val="en"/>
        </w:rPr>
        <w:t>closely related</w:t>
      </w:r>
      <w:r w:rsidRPr="006D2868">
        <w:rPr>
          <w:bCs/>
          <w:lang w:val="en"/>
        </w:rPr>
        <w:t xml:space="preserve"> sympatric species may shed new light on how organisms experience genetic change in urban settings. </w:t>
      </w:r>
      <w:commentRangeEnd w:id="70"/>
      <w:r w:rsidR="00671892">
        <w:rPr>
          <w:rStyle w:val="CommentReference"/>
          <w:rFonts w:ascii="Calibri" w:eastAsia="Calibri" w:hAnsi="Calibri" w:cs="Calibri"/>
        </w:rPr>
        <w:commentReference w:id="70"/>
      </w:r>
      <w:r w:rsidRPr="006D2868">
        <w:rPr>
          <w:bCs/>
          <w:lang w:val="en"/>
        </w:rPr>
        <w:t>Here we analyzed whole genome sequences of northern cardinals (</w:t>
      </w:r>
      <w:r w:rsidRPr="006D2868">
        <w:rPr>
          <w:bCs/>
          <w:i/>
          <w:iCs/>
          <w:lang w:val="en"/>
        </w:rPr>
        <w:t>Cardinalis cardinalis</w:t>
      </w:r>
      <w:r w:rsidRPr="006D2868">
        <w:rPr>
          <w:bCs/>
          <w:lang w:val="en"/>
        </w:rPr>
        <w:t>) and pyrrhuloxia (</w:t>
      </w:r>
      <w:r w:rsidRPr="006D2868">
        <w:rPr>
          <w:bCs/>
          <w:i/>
          <w:iCs/>
          <w:lang w:val="en"/>
        </w:rPr>
        <w:t>C. sinuatus</w:t>
      </w:r>
      <w:r w:rsidRPr="006D2868">
        <w:rPr>
          <w:bCs/>
          <w:lang w:val="en"/>
        </w:rPr>
        <w:t xml:space="preserve">) from urban and rural areas of Arizona, USA to test for the presence of urban-related parallel evolution and introgression. </w:t>
      </w:r>
      <w:r w:rsidR="00847D9D">
        <w:rPr>
          <w:bCs/>
          <w:lang w:val="en"/>
        </w:rPr>
        <w:t xml:space="preserve">We identified genes involved in neural </w:t>
      </w:r>
      <w:commentRangeStart w:id="71"/>
      <w:r w:rsidR="00847D9D">
        <w:rPr>
          <w:bCs/>
          <w:lang w:val="en"/>
        </w:rPr>
        <w:t>function</w:t>
      </w:r>
      <w:commentRangeEnd w:id="71"/>
      <w:r w:rsidR="00EE1203">
        <w:rPr>
          <w:rStyle w:val="CommentReference"/>
          <w:rFonts w:ascii="Calibri" w:eastAsia="Calibri" w:hAnsi="Calibri" w:cs="Calibri"/>
        </w:rPr>
        <w:commentReference w:id="71"/>
      </w:r>
      <w:r w:rsidR="00847D9D">
        <w:rPr>
          <w:bCs/>
          <w:lang w:val="en"/>
        </w:rPr>
        <w:t xml:space="preserve">, muscle development, </w:t>
      </w:r>
      <w:r w:rsidR="00825C7F">
        <w:rPr>
          <w:bCs/>
          <w:lang w:val="en"/>
        </w:rPr>
        <w:t xml:space="preserve">blood physiology, </w:t>
      </w:r>
      <w:r w:rsidR="00847D9D">
        <w:rPr>
          <w:bCs/>
          <w:lang w:val="en"/>
        </w:rPr>
        <w:t xml:space="preserve">and immune function across both species that appear to have undergone urban selection. We demonstrate evidence of parallel urban selection on the same genes in both cardinal species and between our focal species and </w:t>
      </w:r>
      <w:r w:rsidR="00825C7F">
        <w:rPr>
          <w:bCs/>
          <w:lang w:val="en"/>
        </w:rPr>
        <w:t xml:space="preserve">two other </w:t>
      </w:r>
      <w:r w:rsidR="00847D9D">
        <w:rPr>
          <w:bCs/>
          <w:lang w:val="en"/>
        </w:rPr>
        <w:t xml:space="preserve">avian taxa </w:t>
      </w:r>
      <w:ins w:id="72" w:author="Kevin McGraw" w:date="2025-03-16T09:09:00Z" w16du:dateUtc="2025-03-16T13:09:00Z">
        <w:r w:rsidR="008708AC">
          <w:rPr>
            <w:bCs/>
            <w:lang w:val="en"/>
          </w:rPr>
          <w:t xml:space="preserve">WHICH? </w:t>
        </w:r>
      </w:ins>
      <w:r w:rsidR="00847D9D">
        <w:rPr>
          <w:bCs/>
          <w:lang w:val="en"/>
        </w:rPr>
        <w:t>in the literature. Our findings emphasize the novel dynamics of behavior, energetics, and immune challenges faced by native species in a rapidly urbanizing world.</w:t>
      </w:r>
    </w:p>
    <w:p w14:paraId="71E762D3" w14:textId="77777777" w:rsidR="00DD0FB6" w:rsidRDefault="00DD0FB6" w:rsidP="00DD0FB6">
      <w:pPr>
        <w:rPr>
          <w:ins w:id="73" w:author="Sabrina McNew" w:date="2025-03-11T12:59:00Z" w16du:dateUtc="2025-03-11T19:59:00Z"/>
          <w:bCs/>
          <w:lang w:val="en"/>
        </w:rPr>
      </w:pPr>
    </w:p>
    <w:p w14:paraId="7A9355C2" w14:textId="2CC29686" w:rsidR="00DD0FB6" w:rsidRPr="00DD0FB6" w:rsidRDefault="00DD0FB6" w:rsidP="00DD0FB6">
      <w:pPr>
        <w:rPr>
          <w:ins w:id="74" w:author="Sabrina McNew" w:date="2025-03-11T12:59:00Z" w16du:dateUtc="2025-03-11T19:59:00Z"/>
          <w:b/>
          <w:i/>
          <w:iCs/>
          <w:lang w:val="en"/>
          <w:rPrChange w:id="75" w:author="Sabrina McNew" w:date="2025-03-11T12:59:00Z" w16du:dateUtc="2025-03-11T19:59:00Z">
            <w:rPr>
              <w:ins w:id="76" w:author="Sabrina McNew" w:date="2025-03-11T12:59:00Z" w16du:dateUtc="2025-03-11T19:59:00Z"/>
              <w:b/>
              <w:lang w:val="en"/>
            </w:rPr>
          </w:rPrChange>
        </w:rPr>
      </w:pPr>
      <w:ins w:id="77" w:author="Sabrina McNew" w:date="2025-03-11T12:59:00Z" w16du:dateUtc="2025-03-11T19:59:00Z">
        <w:r w:rsidRPr="00DD0FB6">
          <w:rPr>
            <w:b/>
            <w:i/>
            <w:iCs/>
            <w:lang w:val="en"/>
            <w:rPrChange w:id="78" w:author="Sabrina McNew" w:date="2025-03-11T12:59:00Z" w16du:dateUtc="2025-03-11T19:59:00Z">
              <w:rPr>
                <w:b/>
                <w:lang w:val="en"/>
              </w:rPr>
            </w:rPrChange>
          </w:rPr>
          <w:t>Key Words:</w:t>
        </w:r>
      </w:ins>
    </w:p>
    <w:p w14:paraId="7CAF9802" w14:textId="77777777" w:rsidR="00DD0FB6" w:rsidRDefault="00DD0FB6" w:rsidP="00DD0FB6">
      <w:pPr>
        <w:rPr>
          <w:ins w:id="79" w:author="Sabrina McNew" w:date="2025-03-11T13:00:00Z" w16du:dateUtc="2025-03-11T20:00:00Z"/>
          <w:bCs/>
          <w:lang w:val="en"/>
        </w:rPr>
      </w:pPr>
    </w:p>
    <w:p w14:paraId="42767C15" w14:textId="77777777" w:rsidR="00DD0FB6" w:rsidRDefault="00DD0FB6" w:rsidP="00DD0FB6">
      <w:pPr>
        <w:rPr>
          <w:ins w:id="80" w:author="Sabrina McNew" w:date="2025-03-11T13:00:00Z" w16du:dateUtc="2025-03-11T20:00:00Z"/>
          <w:bCs/>
          <w:lang w:val="en"/>
        </w:rPr>
      </w:pPr>
    </w:p>
    <w:p w14:paraId="7CBD87DD" w14:textId="601A6CA7" w:rsidR="00DD0FB6" w:rsidRPr="00DD0FB6" w:rsidRDefault="00DD0FB6">
      <w:pPr>
        <w:rPr>
          <w:bCs/>
          <w:i/>
          <w:iCs/>
          <w:lang w:val="en"/>
          <w:rPrChange w:id="81" w:author="Sabrina McNew" w:date="2025-03-11T13:00:00Z" w16du:dateUtc="2025-03-11T20:00:00Z">
            <w:rPr>
              <w:bCs/>
              <w:lang w:val="en"/>
            </w:rPr>
          </w:rPrChange>
        </w:rPr>
        <w:pPrChange w:id="82" w:author="Sabrina McNew" w:date="2025-03-11T12:59:00Z" w16du:dateUtc="2025-03-11T19:59:00Z">
          <w:pPr>
            <w:ind w:firstLine="720"/>
          </w:pPr>
        </w:pPrChange>
      </w:pPr>
      <w:ins w:id="83" w:author="Sabrina McNew" w:date="2025-03-11T13:00:00Z" w16du:dateUtc="2025-03-11T20:00:00Z">
        <w:r>
          <w:rPr>
            <w:b/>
            <w:i/>
            <w:iCs/>
            <w:lang w:val="en"/>
          </w:rPr>
          <w:t xml:space="preserve">Lay summary: </w:t>
        </w:r>
      </w:ins>
    </w:p>
    <w:p w14:paraId="48CB3C8B" w14:textId="77777777" w:rsidR="00847D9D" w:rsidRDefault="00847D9D">
      <w:pPr>
        <w:rPr>
          <w:bCs/>
          <w:lang w:val="en"/>
        </w:rPr>
      </w:pPr>
      <w:r>
        <w:rPr>
          <w:bCs/>
          <w:lang w:val="en"/>
        </w:rPr>
        <w:br w:type="page"/>
      </w:r>
    </w:p>
    <w:p w14:paraId="6D191A15" w14:textId="18D62483" w:rsidR="0085178F" w:rsidRPr="009A0F93" w:rsidRDefault="0085178F" w:rsidP="00FE72A9">
      <w:pPr>
        <w:spacing w:line="480" w:lineRule="auto"/>
        <w:rPr>
          <w:b/>
          <w:bCs/>
          <w:lang w:val="en"/>
          <w:rPrChange w:id="84" w:author="Kevin McGraw" w:date="2025-03-16T09:56:00Z" w16du:dateUtc="2025-03-16T13:56:00Z">
            <w:rPr>
              <w:b/>
              <w:bCs/>
              <w:u w:val="single"/>
              <w:lang w:val="en"/>
            </w:rPr>
          </w:rPrChange>
        </w:rPr>
      </w:pPr>
      <w:del w:id="85" w:author="Kevin McGraw" w:date="2025-03-16T09:56:00Z" w16du:dateUtc="2025-03-16T13:56:00Z">
        <w:r w:rsidRPr="009A0F93" w:rsidDel="009A0F93">
          <w:rPr>
            <w:b/>
            <w:bCs/>
            <w:lang w:val="en"/>
            <w:rPrChange w:id="86" w:author="Kevin McGraw" w:date="2025-03-16T09:56:00Z" w16du:dateUtc="2025-03-16T13:56:00Z">
              <w:rPr>
                <w:b/>
                <w:bCs/>
                <w:u w:val="single"/>
                <w:lang w:val="en"/>
              </w:rPr>
            </w:rPrChange>
          </w:rPr>
          <w:lastRenderedPageBreak/>
          <w:delText>Introduction</w:delText>
        </w:r>
      </w:del>
      <w:ins w:id="87" w:author="Kevin McGraw" w:date="2025-03-16T09:56:00Z" w16du:dateUtc="2025-03-16T13:56:00Z">
        <w:r w:rsidR="009A0F93" w:rsidRPr="009A0F93">
          <w:rPr>
            <w:b/>
            <w:bCs/>
            <w:lang w:val="en"/>
            <w:rPrChange w:id="88" w:author="Kevin McGraw" w:date="2025-03-16T09:56:00Z" w16du:dateUtc="2025-03-16T13:56:00Z">
              <w:rPr>
                <w:b/>
                <w:bCs/>
                <w:u w:val="single"/>
                <w:lang w:val="en"/>
              </w:rPr>
            </w:rPrChange>
          </w:rPr>
          <w:t>INTRODUCTION</w:t>
        </w:r>
      </w:ins>
    </w:p>
    <w:p w14:paraId="4B2D280B" w14:textId="72211126" w:rsidR="00EA3916" w:rsidRDefault="0085178F">
      <w:pPr>
        <w:spacing w:line="480" w:lineRule="auto"/>
        <w:rPr>
          <w:bCs/>
          <w:lang w:val="en"/>
        </w:rPr>
        <w:pPrChange w:id="89" w:author="Kevin McGraw" w:date="2025-03-16T09:45:00Z" w16du:dateUtc="2025-03-16T13:45:00Z">
          <w:pPr>
            <w:spacing w:line="480" w:lineRule="auto"/>
            <w:ind w:firstLine="720"/>
          </w:pPr>
        </w:pPrChange>
      </w:pPr>
      <w:r w:rsidRPr="006D2868">
        <w:rPr>
          <w:bCs/>
          <w:lang w:val="en"/>
        </w:rPr>
        <w:t xml:space="preserve">Urbanization </w:t>
      </w:r>
      <w:del w:id="90" w:author="Sabrina McNew" w:date="2025-03-11T09:54:00Z" w16du:dateUtc="2025-03-11T16:54:00Z">
        <w:r w:rsidRPr="006D2868" w:rsidDel="00671892">
          <w:rPr>
            <w:bCs/>
            <w:lang w:val="en"/>
          </w:rPr>
          <w:delText>can reshape</w:delText>
        </w:r>
      </w:del>
      <w:ins w:id="91" w:author="Sabrina McNew" w:date="2025-03-11T09:54:00Z" w16du:dateUtc="2025-03-11T16:54:00Z">
        <w:r w:rsidR="00671892">
          <w:rPr>
            <w:bCs/>
            <w:lang w:val="en"/>
          </w:rPr>
          <w:t>reshapes</w:t>
        </w:r>
      </w:ins>
      <w:r w:rsidRPr="006D2868">
        <w:rPr>
          <w:bCs/>
          <w:lang w:val="en"/>
        </w:rPr>
        <w:t xml:space="preserve"> natural selective environments and create</w:t>
      </w:r>
      <w:ins w:id="92" w:author="Sabrina McNew" w:date="2025-03-11T09:54:00Z" w16du:dateUtc="2025-03-11T16:54:00Z">
        <w:r w:rsidR="00671892">
          <w:rPr>
            <w:bCs/>
            <w:lang w:val="en"/>
          </w:rPr>
          <w:t>s</w:t>
        </w:r>
      </w:ins>
      <w:r w:rsidRPr="006D2868">
        <w:rPr>
          <w:bCs/>
          <w:lang w:val="en"/>
        </w:rPr>
        <w:t xml:space="preserve"> novel challenges for wild species. </w:t>
      </w:r>
      <w:commentRangeStart w:id="93"/>
      <w:commentRangeStart w:id="94"/>
      <w:r w:rsidRPr="006D2868">
        <w:rPr>
          <w:bCs/>
          <w:lang w:val="en"/>
        </w:rPr>
        <w:t>Genetic</w:t>
      </w:r>
      <w:commentRangeEnd w:id="93"/>
      <w:r w:rsidR="00671892">
        <w:rPr>
          <w:rStyle w:val="CommentReference"/>
          <w:rFonts w:ascii="Calibri" w:eastAsia="Calibri" w:hAnsi="Calibri" w:cs="Calibri"/>
        </w:rPr>
        <w:commentReference w:id="93"/>
      </w:r>
      <w:commentRangeEnd w:id="94"/>
      <w:r w:rsidR="003F7808">
        <w:rPr>
          <w:rStyle w:val="CommentReference"/>
          <w:rFonts w:ascii="Calibri" w:eastAsia="Calibri" w:hAnsi="Calibri" w:cs="Calibri"/>
        </w:rPr>
        <w:commentReference w:id="94"/>
      </w:r>
      <w:r w:rsidRPr="006D2868">
        <w:rPr>
          <w:bCs/>
          <w:lang w:val="en"/>
        </w:rPr>
        <w:t xml:space="preserve"> variation underlying phenotypic changes associated with urbanization has been documented in several animal species, including genes that affect boldness behavior</w:t>
      </w:r>
      <w:r w:rsidR="001243D7">
        <w:rPr>
          <w:bCs/>
          <w:lang w:val="en"/>
        </w:rPr>
        <w:t xml:space="preserve"> </w:t>
      </w:r>
      <w:r w:rsidR="001243D7">
        <w:rPr>
          <w:bCs/>
          <w:lang w:val="en"/>
        </w:rPr>
        <w:fldChar w:fldCharType="begin"/>
      </w:r>
      <w:r w:rsidR="001243D7">
        <w:rPr>
          <w:bCs/>
          <w:lang w:val="en"/>
        </w:rPr>
        <w:instrText xml:space="preserve"> ADDIN ZOTERO_ITEM CSL_CITATION {"citationID":"oW8E3IqD","properties":{"formattedCitation":"(Mueller et al., 2013; van Dongen et al., 2015)","plainCitation":"(Mueller et al., 2013; van Dongen et al., 2015)","noteIndex":0},"citationItems":[{"id":580,"uris":["http://zotero.org/users/15902993/items/JZCTMD96"],"itemData":{"id":580,"type":"article-journal","abstract":"Successful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L."}],"issued":{"date-parts":[["2013"]]}}},{"id":575,"uris":["http://zotero.org/users/159</w:instrText>
      </w:r>
      <w:r w:rsidR="001243D7" w:rsidRPr="00A549AF">
        <w:rPr>
          <w:bCs/>
          <w:lang w:val="es-ES"/>
        </w:rPr>
        <w:instrText>02993/items/7Q7DZG32"],"itemData":{"id":575,"type":"article-journal","abstract":"Interactions between wildlife and humans are increasing. Urban animals are often less wary of humans than their non-urban counterparts, which could be explained by habituation, adaptation or local site selection. Under local site selection, individuals that are less tolerant of humans are less likely to settle in urban areas. However, there is little evidence for such temperament-based site selection</w:instrText>
      </w:r>
      <w:r w:rsidR="001243D7" w:rsidRPr="00671892">
        <w:rPr>
          <w:bCs/>
          <w:lang w:val="es-ES"/>
        </w:rPr>
        <w:instrText xml:space="preserve">, and even less is known about its underlying genetic basis. We tested whether site selection in urban and non-urban habitats by black swans (Cygnus atratus) was associated with polymorphisms in two genes linked to fear in animals, the dopamine receptor D4 (DRD4) and serotonin transporter (SERT) genes.","container-title":"BMC Evolutionary Biology","DOI":"10.1186/s12862-015-0533-8","ISSN":"1471-2148","issue":"1","journalAbbreviation":"BMC Evol Biol","language":"en","page":"253","source":"Springer Link","title":"Variation at the DRD4 locus is associated with wariness and local site selection in urban black swans","volume":"15","author":[{"family":"Dongen","given":"Wouter F.D.","non-dropping-particle":"van"},{"family":"Robinson","given":"Randall W."},{"family":"Weston","given":"Michael A."},{"family":"Mulder","given":"Raoul A."},{"family":"Guay","given":"Patrick-Jean"}],"issued":{"date-parts":[["2015",12,11]]}}}],"schema":"https://github.com/citation-style-language/schema/raw/master/csl-citation.json"} </w:instrText>
      </w:r>
      <w:r w:rsidR="001243D7">
        <w:rPr>
          <w:bCs/>
          <w:lang w:val="en"/>
        </w:rPr>
        <w:fldChar w:fldCharType="separate"/>
      </w:r>
      <w:r w:rsidR="001243D7" w:rsidRPr="00671892">
        <w:rPr>
          <w:bCs/>
          <w:noProof/>
          <w:lang w:val="es-ES"/>
        </w:rPr>
        <w:t>(Mueller et al., 2013; van Dongen et al., 2015)</w:t>
      </w:r>
      <w:r w:rsidR="001243D7">
        <w:rPr>
          <w:bCs/>
          <w:lang w:val="en"/>
        </w:rPr>
        <w:fldChar w:fldCharType="end"/>
      </w:r>
      <w:r w:rsidR="001243D7" w:rsidRPr="00671892">
        <w:rPr>
          <w:bCs/>
          <w:lang w:val="es-ES"/>
        </w:rPr>
        <w:t xml:space="preserve">, </w:t>
      </w:r>
      <w:r w:rsidRPr="00671892">
        <w:rPr>
          <w:bCs/>
          <w:lang w:val="es-ES"/>
        </w:rPr>
        <w:t>cognitive ability</w:t>
      </w:r>
      <w:r w:rsidR="001243D7" w:rsidRPr="00671892">
        <w:rPr>
          <w:bCs/>
          <w:lang w:val="es-ES"/>
        </w:rPr>
        <w:t xml:space="preserve"> </w:t>
      </w:r>
      <w:r w:rsidR="001243D7">
        <w:rPr>
          <w:bCs/>
          <w:lang w:val="en"/>
        </w:rPr>
        <w:fldChar w:fldCharType="begin"/>
      </w:r>
      <w:r w:rsidR="001243D7" w:rsidRPr="00671892">
        <w:rPr>
          <w:bCs/>
          <w:lang w:val="es-ES"/>
        </w:rPr>
        <w:instrText xml:space="preserve"> ADDIN ZOTERO_ITEM CSL_CITATION {"citationID":"y3QZvGAz","properties":{"formattedCitation":"(Mueller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1243D7">
        <w:rPr>
          <w:bCs/>
          <w:lang w:val="en"/>
        </w:rPr>
        <w:fldChar w:fldCharType="separate"/>
      </w:r>
      <w:r w:rsidR="001243D7" w:rsidRPr="00671892">
        <w:rPr>
          <w:bCs/>
          <w:noProof/>
          <w:lang w:val="es-ES"/>
        </w:rPr>
        <w:t>(Mueller et al., 2020)</w:t>
      </w:r>
      <w:r w:rsidR="001243D7">
        <w:rPr>
          <w:bCs/>
          <w:lang w:val="en"/>
        </w:rPr>
        <w:fldChar w:fldCharType="end"/>
      </w:r>
      <w:r w:rsidR="001243D7" w:rsidRPr="00671892">
        <w:rPr>
          <w:bCs/>
          <w:lang w:val="es-ES"/>
        </w:rPr>
        <w:t xml:space="preserve">, </w:t>
      </w:r>
      <w:r w:rsidRPr="00671892">
        <w:rPr>
          <w:bCs/>
          <w:lang w:val="es-ES"/>
        </w:rPr>
        <w:t xml:space="preserve">and immune function </w:t>
      </w:r>
      <w:r w:rsidR="00B077FE">
        <w:rPr>
          <w:bCs/>
          <w:lang w:val="en"/>
        </w:rPr>
        <w:fldChar w:fldCharType="begin"/>
      </w:r>
      <w:r w:rsidR="00DF2823" w:rsidRPr="00671892">
        <w:rPr>
          <w:bCs/>
          <w:lang w:val="es-ES"/>
        </w:rPr>
        <w: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w:instrText>
      </w:r>
      <w:r w:rsidR="00DF2823">
        <w:rPr>
          <w:bCs/>
          <w:lang w:val="en"/>
        </w:rPr>
        <w:instrText xml:space="preserve">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instrText>
      </w:r>
      <w:r w:rsidR="00B077FE">
        <w:rPr>
          <w:bCs/>
          <w:lang w:val="en"/>
        </w:rPr>
        <w:fldChar w:fldCharType="separate"/>
      </w:r>
      <w:r w:rsidR="00DF2823">
        <w:rPr>
          <w:bCs/>
          <w:noProof/>
          <w:lang w:val="en"/>
        </w:rPr>
        <w:t>(Minias, 2023; Pikus et al., 2021)</w:t>
      </w:r>
      <w:r w:rsidR="00B077FE">
        <w:rPr>
          <w:bCs/>
          <w:lang w:val="en"/>
        </w:rPr>
        <w:fldChar w:fldCharType="end"/>
      </w:r>
      <w:r w:rsidR="00DF2823">
        <w:rPr>
          <w:bCs/>
          <w:lang w:val="en"/>
        </w:rPr>
        <w:t>.</w:t>
      </w:r>
      <w:r w:rsidRPr="006D2868">
        <w:rPr>
          <w:bCs/>
          <w:lang w:val="en"/>
        </w:rPr>
        <w:t xml:space="preserve"> </w:t>
      </w:r>
    </w:p>
    <w:p w14:paraId="770A94C2" w14:textId="79E34490" w:rsidR="0085178F" w:rsidRDefault="00EA3916" w:rsidP="00FE72A9">
      <w:pPr>
        <w:spacing w:line="480" w:lineRule="auto"/>
        <w:ind w:firstLine="720"/>
        <w:rPr>
          <w:bCs/>
          <w:lang w:val="en"/>
        </w:rPr>
      </w:pPr>
      <w:r>
        <w:rPr>
          <w:bCs/>
          <w:lang w:val="en"/>
        </w:rPr>
        <w:t>The</w:t>
      </w:r>
      <w:r w:rsidR="0085178F" w:rsidRPr="006D2868">
        <w:rPr>
          <w:bCs/>
          <w:lang w:val="en"/>
        </w:rPr>
        <w:t xml:space="preserve"> effects of urbanization can be consistent within a species across different urban environments </w:t>
      </w:r>
      <w:r w:rsidR="00DF2823">
        <w:rPr>
          <w:bCs/>
          <w:lang w:val="en"/>
        </w:rPr>
        <w:fldChar w:fldCharType="begin"/>
      </w:r>
      <w:r w:rsidR="00DF2823">
        <w:rPr>
          <w:bCs/>
          <w:lang w:val="en"/>
        </w:rPr>
        <w:instrText xml:space="preserve"> ADDIN ZOTERO_ITEM CSL_CITATION {"citationID":"cMTZBx6W","properties":{"formattedCitation":"(Mueller et al., 2013; Winchell et al., 2023)","plainCitation":"(Mueller et al., 2013; Winchell et al., 2023)","noteIndex":0},"citationItems":[{"id":580,"uris":["http://zotero.org/users/15902993/items/JZCTMD96"],"itemData":{"id":580,"type":"article-journal","abstract":"Successful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L."}],"issued":{"date-parts":[["2013"]]}}},{"id":447,"uris":["http://zotero.org/users/15902993/items/337B4QK5"],"itemData":{"id":447,"type":"article-journal","abstract":"Urbanization drastically transforms landscapes, resulting in fragmentation, degradation, and the loss of local biodiversity. Yet, urban environments also offer opportunities to observe rapid evolutionary change in wild populations that survive and even thrive in these novel habitats. In many ways, cities represent replicated “natural experiments” in which geographically separated populations adaptively respond to similar selection pressures over rapid evolutionary timescales. Little is known, however, about the genetic basis of adaptive phenotypic differentiation in urban populations nor the extent to which phenotypic parallelism is reflected at the genomic level with signatures of parallel selection. Here, we analyzed the genomic underpinnings of parallel urban-associated phenotypic change in Anolis cristatellus, a small-bodied neotropical lizard found abundantly in both urbanized and forested environments. We show that phenotypic parallelism in response to parallel urban environmental change is underlain by genomic parallelism and identify candidate loci across the Anolis genome associated with this adaptive morphological divergence. Our findings point to polygenic selection on standing genetic variation as a key process to effectuate rapid morphological adaptation. Identified candidate loci represent several functions associated with skeletomuscular development, morphology, and human disease. Taken together, these results shed light on the genomic basis of complex morphological adaptations, provide insight into the role of contingency and determinism in adaptation to novel environments, and underscore the value of urban environments to address fundamental evolutionary questions.","container-title":"Proceedings of the National Academy of Sciences","DOI":"10.1073/pnas.2216789120","issue":"3","note":"publisher: Proceedings of the National Academy of Sciences","page":"e2216789120","source":"pnas.org (Atypon)","title":"Genome-wide parallelism underlies contemporary adaptation in urban lizards","volume":"120","author":[{"family":"Winchell","given":"Kristin M."},{"family":"Campbell-Staton","given":"Shane C."},{"family":"Losos","given":"Jonathan B."},{"family":"Revell","given":"Liam J."},{"family":"Verrelli","given":"Brian C."},{"family":"Geneva","given":"Anthony J."}],"issued":{"date-parts":[["2023",1,17]]}}}],"schema":"https://github.com/citation-style-language/schema/raw/master/csl-citation.json"} </w:instrText>
      </w:r>
      <w:r w:rsidR="00DF2823">
        <w:rPr>
          <w:bCs/>
          <w:lang w:val="en"/>
        </w:rPr>
        <w:fldChar w:fldCharType="separate"/>
      </w:r>
      <w:r w:rsidR="00DF2823">
        <w:rPr>
          <w:bCs/>
          <w:noProof/>
          <w:lang w:val="en"/>
        </w:rPr>
        <w:t>(e.g. Mueller et al., 2013; Winchell et al., 2023)</w:t>
      </w:r>
      <w:r w:rsidR="00DF2823">
        <w:rPr>
          <w:bCs/>
          <w:lang w:val="en"/>
        </w:rPr>
        <w:fldChar w:fldCharType="end"/>
      </w:r>
      <w:r>
        <w:rPr>
          <w:bCs/>
          <w:lang w:val="en"/>
        </w:rPr>
        <w:t>. For example, great tits (</w:t>
      </w:r>
      <w:r>
        <w:rPr>
          <w:bCs/>
          <w:i/>
          <w:iCs/>
          <w:lang w:val="en"/>
        </w:rPr>
        <w:t>Parus major</w:t>
      </w:r>
      <w:r>
        <w:rPr>
          <w:bCs/>
          <w:lang w:val="en"/>
        </w:rPr>
        <w:t>) display parallel evolution in neural and developmental genes in urban environments across</w:t>
      </w:r>
      <w:del w:id="95" w:author="Kevin McGraw" w:date="2025-03-16T09:16:00Z" w16du:dateUtc="2025-03-16T13:16:00Z">
        <w:r w:rsidDel="00406614">
          <w:rPr>
            <w:bCs/>
            <w:lang w:val="en"/>
          </w:rPr>
          <w:delText xml:space="preserve"> the</w:delText>
        </w:r>
      </w:del>
      <w:r>
        <w:rPr>
          <w:bCs/>
          <w:lang w:val="en"/>
        </w:rPr>
        <w:t xml:space="preserve"> Europe</w:t>
      </w:r>
      <w:del w:id="96" w:author="Kevin McGraw" w:date="2025-03-16T09:16:00Z" w16du:dateUtc="2025-03-16T13:16:00Z">
        <w:r w:rsidDel="00406614">
          <w:rPr>
            <w:bCs/>
            <w:lang w:val="en"/>
          </w:rPr>
          <w:delText>an continent</w:delText>
        </w:r>
      </w:del>
      <w:r w:rsidR="00DF2823">
        <w:rPr>
          <w:bCs/>
          <w:lang w:val="en"/>
        </w:rPr>
        <w:t xml:space="preserve"> </w:t>
      </w:r>
      <w:r w:rsidR="00DF2823">
        <w:rPr>
          <w:bCs/>
          <w:lang w:val="en"/>
        </w:rPr>
        <w:fldChar w:fldCharType="begin"/>
      </w:r>
      <w:r w:rsidR="00DF2823">
        <w:rPr>
          <w:bCs/>
          <w:lang w:val="en"/>
        </w:rPr>
        <w:instrText xml:space="preserve"> ADDIN ZOTERO_ITEM CSL_CITATION {"citationID":"Fka9e85v","properties":{"formattedCitation":"(Salm\\uc0\\u243{}n et al., 2021)","plainCitation":"(Salmón et al., 2021)","noteIndex":0},"citationItems":[{"id":858,"uris":["http://zotero.org/users/15902993/items/GT5H6HF9"],"itemData":{"id":858,"type":"article-journal","container-title":"Nature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DF2823">
        <w:rPr>
          <w:bCs/>
          <w:lang w:val="en"/>
        </w:rPr>
        <w:fldChar w:fldCharType="separate"/>
      </w:r>
      <w:r w:rsidR="00DF2823" w:rsidRPr="00DF2823">
        <w:rPr>
          <w:rFonts w:eastAsiaTheme="minorHAnsi"/>
        </w:rPr>
        <w:t>(Salmón et al., 2021)</w:t>
      </w:r>
      <w:r w:rsidR="00DF2823">
        <w:rPr>
          <w:bCs/>
          <w:lang w:val="en"/>
        </w:rPr>
        <w:fldChar w:fldCharType="end"/>
      </w:r>
      <w:del w:id="97" w:author="Kevin McGraw" w:date="2025-03-16T09:16:00Z" w16du:dateUtc="2025-03-16T13:16:00Z">
        <w:r w:rsidR="00DF2823" w:rsidDel="003F7808">
          <w:rPr>
            <w:bCs/>
            <w:lang w:val="en"/>
          </w:rPr>
          <w:delText xml:space="preserve">. </w:delText>
        </w:r>
        <w:r w:rsidDel="003F7808">
          <w:rPr>
            <w:bCs/>
            <w:lang w:val="en"/>
          </w:rPr>
          <w:delText>Likewise</w:delText>
        </w:r>
      </w:del>
      <w:r>
        <w:rPr>
          <w:bCs/>
          <w:lang w:val="en"/>
        </w:rPr>
        <w:t>,</w:t>
      </w:r>
      <w:ins w:id="98" w:author="Kevin McGraw" w:date="2025-03-16T09:16:00Z" w16du:dateUtc="2025-03-16T13:16:00Z">
        <w:r w:rsidR="003F7808">
          <w:rPr>
            <w:bCs/>
            <w:lang w:val="en"/>
          </w:rPr>
          <w:t xml:space="preserve"> and</w:t>
        </w:r>
      </w:ins>
      <w:r>
        <w:rPr>
          <w:bCs/>
          <w:lang w:val="en"/>
        </w:rPr>
        <w:t xml:space="preserve"> burrowing owls (</w:t>
      </w:r>
      <w:r w:rsidRPr="00EA3916">
        <w:rPr>
          <w:bCs/>
          <w:i/>
          <w:iCs/>
          <w:lang w:val="en"/>
        </w:rPr>
        <w:t>Athene cunicularia</w:t>
      </w:r>
      <w:r>
        <w:rPr>
          <w:bCs/>
          <w:lang w:val="en"/>
        </w:rPr>
        <w:t>)</w:t>
      </w:r>
      <w:del w:id="99" w:author="Kevin McGraw" w:date="2025-03-16T09:16:00Z" w16du:dateUtc="2025-03-16T13:16:00Z">
        <w:r w:rsidDel="003F7808">
          <w:rPr>
            <w:bCs/>
            <w:lang w:val="en"/>
          </w:rPr>
          <w:delText xml:space="preserve"> also</w:delText>
        </w:r>
      </w:del>
      <w:r>
        <w:rPr>
          <w:bCs/>
          <w:lang w:val="en"/>
        </w:rPr>
        <w:t xml:space="preserve"> show parallel evolution in genes related to cognition across</w:t>
      </w:r>
      <w:del w:id="100" w:author="Kevin McGraw" w:date="2025-03-16T09:16:00Z" w16du:dateUtc="2025-03-16T13:16:00Z">
        <w:r w:rsidDel="003F7808">
          <w:rPr>
            <w:bCs/>
            <w:lang w:val="en"/>
          </w:rPr>
          <w:delText xml:space="preserve"> many</w:delText>
        </w:r>
      </w:del>
      <w:r>
        <w:rPr>
          <w:bCs/>
          <w:lang w:val="en"/>
        </w:rPr>
        <w:t xml:space="preserve"> South American cities</w:t>
      </w:r>
      <w:r w:rsidR="00AD2AFB">
        <w:rPr>
          <w:bCs/>
          <w:lang w:val="en"/>
        </w:rPr>
        <w:t xml:space="preserve"> </w:t>
      </w:r>
      <w:r w:rsidR="00DF2823">
        <w:rPr>
          <w:bCs/>
          <w:lang w:val="en"/>
        </w:rPr>
        <w:fldChar w:fldCharType="begin"/>
      </w:r>
      <w:r w:rsidR="00DF2823">
        <w:rPr>
          <w:bCs/>
          <w:lang w:val="en"/>
        </w:rPr>
        <w:instrText xml:space="preserve"> ADDIN ZOTERO_ITEM CSL_CITATION {"citationID":"rQHzk6y9","properties":{"formattedCitation":"(Mueller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DF2823">
        <w:rPr>
          <w:bCs/>
          <w:lang w:val="en"/>
        </w:rPr>
        <w:fldChar w:fldCharType="separate"/>
      </w:r>
      <w:r w:rsidR="00DF2823">
        <w:rPr>
          <w:bCs/>
          <w:noProof/>
          <w:lang w:val="en"/>
        </w:rPr>
        <w:t>(Mueller et al., 2020)</w:t>
      </w:r>
      <w:r w:rsidR="00DF2823">
        <w:rPr>
          <w:bCs/>
          <w:lang w:val="en"/>
        </w:rPr>
        <w:fldChar w:fldCharType="end"/>
      </w:r>
      <w:r w:rsidR="00DF2823">
        <w:rPr>
          <w:bCs/>
          <w:lang w:val="en"/>
        </w:rPr>
        <w:t>.</w:t>
      </w:r>
      <w:r>
        <w:rPr>
          <w:bCs/>
          <w:lang w:val="en"/>
        </w:rPr>
        <w:t xml:space="preserve"> </w:t>
      </w:r>
      <w:del w:id="101" w:author="Kevin McGraw" w:date="2025-03-16T09:17:00Z" w16du:dateUtc="2025-03-16T13:17:00Z">
        <w:r w:rsidDel="003F7808">
          <w:rPr>
            <w:bCs/>
            <w:lang w:val="en"/>
          </w:rPr>
          <w:delText xml:space="preserve">Yet </w:delText>
        </w:r>
      </w:del>
      <w:ins w:id="102" w:author="Kevin McGraw" w:date="2025-03-16T09:17:00Z" w16du:dateUtc="2025-03-16T13:17:00Z">
        <w:r w:rsidR="003F7808">
          <w:rPr>
            <w:bCs/>
            <w:lang w:val="en"/>
          </w:rPr>
          <w:t>D</w:t>
        </w:r>
      </w:ins>
      <w:del w:id="103" w:author="Kevin McGraw" w:date="2025-03-16T09:17:00Z" w16du:dateUtc="2025-03-16T13:17:00Z">
        <w:r w:rsidDel="003F7808">
          <w:rPr>
            <w:bCs/>
            <w:lang w:val="en"/>
          </w:rPr>
          <w:delText>d</w:delText>
        </w:r>
      </w:del>
      <w:r>
        <w:rPr>
          <w:bCs/>
          <w:lang w:val="en"/>
        </w:rPr>
        <w:t xml:space="preserve">espite </w:t>
      </w:r>
      <w:del w:id="104" w:author="Kevin McGraw" w:date="2025-03-16T09:17:00Z" w16du:dateUtc="2025-03-16T13:17:00Z">
        <w:r w:rsidDel="003F7808">
          <w:rPr>
            <w:bCs/>
            <w:lang w:val="en"/>
          </w:rPr>
          <w:delText>these lines of evidence for</w:delText>
        </w:r>
      </w:del>
      <w:ins w:id="105" w:author="Kevin McGraw" w:date="2025-03-16T09:17:00Z" w16du:dateUtc="2025-03-16T13:17:00Z">
        <w:r w:rsidR="003F7808">
          <w:rPr>
            <w:bCs/>
            <w:lang w:val="en"/>
          </w:rPr>
          <w:t>such</w:t>
        </w:r>
      </w:ins>
      <w:r>
        <w:rPr>
          <w:bCs/>
          <w:lang w:val="en"/>
        </w:rPr>
        <w:t xml:space="preserve"> parallelism in urban evolutionary responses,</w:t>
      </w:r>
      <w:r w:rsidR="0085178F" w:rsidRPr="006D2868">
        <w:rPr>
          <w:bCs/>
          <w:lang w:val="en"/>
        </w:rPr>
        <w:t xml:space="preserve"> </w:t>
      </w:r>
      <w:commentRangeStart w:id="106"/>
      <w:r w:rsidR="0085178F" w:rsidRPr="006D2868">
        <w:rPr>
          <w:bCs/>
          <w:lang w:val="en"/>
        </w:rPr>
        <w:t xml:space="preserve">recent </w:t>
      </w:r>
      <w:r>
        <w:rPr>
          <w:bCs/>
          <w:lang w:val="en"/>
        </w:rPr>
        <w:t xml:space="preserve">epigenetic </w:t>
      </w:r>
      <w:r w:rsidR="0085178F" w:rsidRPr="006D2868">
        <w:rPr>
          <w:bCs/>
          <w:lang w:val="en"/>
        </w:rPr>
        <w:t xml:space="preserve">research </w:t>
      </w:r>
      <w:commentRangeEnd w:id="106"/>
      <w:r w:rsidR="00E06444">
        <w:rPr>
          <w:rStyle w:val="CommentReference"/>
          <w:rFonts w:ascii="Calibri" w:eastAsia="Calibri" w:hAnsi="Calibri" w:cs="Calibri"/>
        </w:rPr>
        <w:commentReference w:id="106"/>
      </w:r>
      <w:r w:rsidR="0085178F" w:rsidRPr="006D2868">
        <w:rPr>
          <w:bCs/>
          <w:lang w:val="en"/>
        </w:rPr>
        <w:t>has found differences in even the fine-scale mechanisms that underlie species responses to urbanization</w:t>
      </w:r>
      <w:r w:rsidR="00DF2823">
        <w:rPr>
          <w:bCs/>
          <w:lang w:val="en"/>
        </w:rPr>
        <w:t xml:space="preserve"> </w:t>
      </w:r>
      <w:r w:rsidR="00DF2823">
        <w:rPr>
          <w:bCs/>
          <w:lang w:val="en"/>
        </w:rPr>
        <w:fldChar w:fldCharType="begin"/>
      </w:r>
      <w:r w:rsidR="00DF2823">
        <w:rPr>
          <w:bCs/>
          <w:lang w:val="en"/>
        </w:rPr>
        <w:instrText xml:space="preserve"> ADDIN ZOTERO_ITEM CSL_CITATION {"citationID":"hkulSKjE","properties":{"formattedCitation":"(Caizergues et al., 2022; McNew et al., 2017)","plainCitation":"(Caizergues et al., 2022; McNew et al., 2017)","noteIndex":0},"citationItems":[{"id":623,"uris":["http://zotero.org/users/15902993/items/JJB583YA"],"itemData":{"id":623,"type":"article-journal","container-title":"Evolutionary Applications","DOI":"10.1111/eva.13334","ISSN":"1752-4571","issue":"1","note":"publisher: Wiley","page":"149–165","title":"Epigenetics and the city: Non‐parallel DNA methylation modifications across pairs of urban‐forest Great tit populations","volume":"15","author":[{"family":"Caizergues","given":"Aude E."},{"family":"Le Luyer","given":"Jeremy"},{"family":"Grégoire","given":"Arnaud"},{"family":"Szulkin","given":"Marta"},{"family":"Senar","given":"Juan‐Carlos"},{"family":"Charmantier","given":"Anne"},{"family":"Perrier","given":"Charles"}],"issued":{"date-parts":[["2022",1]]}}},{"id":790,"uris":["http://zotero.org/users/15902993/items/U2ID5NQQ"],"itemData":{"id":790,"type":"article-journal","container-title":"BMC Evolutionary Biology","DOI":"10.1186/s12862-017-1025-9","ISSN":"1471-2148","issue":"1","note":"publisher: Springer Science and Business Media LLC","title":"Epigenetic variation between urban and rural populations of Darwin’s finches","URL":"http://dx.doi.org/10.1186/s12862-017-1025-9","volume":"17","author":[{"family":"McNew","given":"Sabrina M."},{"family":"Beck","given":"Daniel"},{"family":"Sadler-Riggleman","given":"Ingrid"},{"family":"Knutie","given":"Sarah A."},{"family":"Koop","given":"Jennifer A. H."},{"family":"Clayton","given":"Dale H."},{"family":"Skinner","given":"Michael K."}],"issued":{"date-parts":[["2017",8]]}}}],"schema":"https://github.com/citation-style-language/schema/raw/master/csl-citation.json"} </w:instrText>
      </w:r>
      <w:r w:rsidR="00DF2823">
        <w:rPr>
          <w:bCs/>
          <w:lang w:val="en"/>
        </w:rPr>
        <w:fldChar w:fldCharType="separate"/>
      </w:r>
      <w:r w:rsidR="00DF2823">
        <w:rPr>
          <w:bCs/>
          <w:noProof/>
          <w:lang w:val="en"/>
        </w:rPr>
        <w:t>(Caizergues et al., 2022; McNew et al., 2017)</w:t>
      </w:r>
      <w:r w:rsidR="00DF2823">
        <w:rPr>
          <w:bCs/>
          <w:lang w:val="en"/>
        </w:rPr>
        <w:fldChar w:fldCharType="end"/>
      </w:r>
      <w:r w:rsidR="0085178F" w:rsidRPr="006D2868">
        <w:rPr>
          <w:bCs/>
          <w:lang w:val="en"/>
        </w:rPr>
        <w:t xml:space="preserve">. Whether selection resulting from urbanization acts on the same genes in closely related </w:t>
      </w:r>
      <w:ins w:id="107" w:author="Sabrina McNew" w:date="2025-03-11T09:56:00Z" w16du:dateUtc="2025-03-11T16:56:00Z">
        <w:r w:rsidR="00671892">
          <w:rPr>
            <w:bCs/>
            <w:lang w:val="en"/>
          </w:rPr>
          <w:t xml:space="preserve">populations and </w:t>
        </w:r>
      </w:ins>
      <w:r w:rsidR="0085178F" w:rsidRPr="006D2868">
        <w:rPr>
          <w:bCs/>
          <w:lang w:val="en"/>
        </w:rPr>
        <w:t>species remains a</w:t>
      </w:r>
      <w:r w:rsidR="00AD2AFB">
        <w:rPr>
          <w:bCs/>
          <w:lang w:val="en"/>
        </w:rPr>
        <w:t xml:space="preserve">n </w:t>
      </w:r>
      <w:r w:rsidR="0085178F" w:rsidRPr="006D2868">
        <w:rPr>
          <w:bCs/>
          <w:lang w:val="en"/>
        </w:rPr>
        <w:t>un</w:t>
      </w:r>
      <w:r w:rsidR="00AD2AFB">
        <w:rPr>
          <w:bCs/>
          <w:lang w:val="en"/>
        </w:rPr>
        <w:t>der-</w:t>
      </w:r>
      <w:r w:rsidR="0085178F" w:rsidRPr="006D2868">
        <w:rPr>
          <w:bCs/>
          <w:lang w:val="en"/>
        </w:rPr>
        <w:t>explored area of research.</w:t>
      </w:r>
    </w:p>
    <w:p w14:paraId="66E7CE69" w14:textId="68174A49" w:rsidR="0085178F" w:rsidRDefault="0085178F" w:rsidP="00FE72A9">
      <w:pPr>
        <w:spacing w:line="480" w:lineRule="auto"/>
        <w:ind w:firstLine="720"/>
        <w:rPr>
          <w:ins w:id="108" w:author="Sabrina McNew" w:date="2025-03-11T10:16:00Z" w16du:dateUtc="2025-03-11T17:16:00Z"/>
          <w:bCs/>
          <w:lang w:val="en"/>
        </w:rPr>
      </w:pPr>
      <w:r w:rsidRPr="006D2868">
        <w:rPr>
          <w:bCs/>
          <w:lang w:val="en"/>
        </w:rPr>
        <w:t>Species that share a similar genetic background and a similar ecological niche</w:t>
      </w:r>
      <w:ins w:id="109" w:author="Kevin McGraw" w:date="2025-03-16T09:20:00Z" w16du:dateUtc="2025-03-16T13:20:00Z">
        <w:r w:rsidR="00F26429">
          <w:rPr>
            <w:bCs/>
            <w:lang w:val="en"/>
          </w:rPr>
          <w:t xml:space="preserve">, </w:t>
        </w:r>
      </w:ins>
      <w:del w:id="110" w:author="Kevin McGraw" w:date="2025-03-16T09:20:00Z" w16du:dateUtc="2025-03-16T13:20:00Z">
        <w:r w:rsidRPr="006D2868" w:rsidDel="00F26429">
          <w:rPr>
            <w:bCs/>
            <w:lang w:val="en"/>
          </w:rPr>
          <w:delText xml:space="preserve"> </w:delText>
        </w:r>
      </w:del>
      <w:r w:rsidRPr="006D2868">
        <w:rPr>
          <w:bCs/>
          <w:lang w:val="en"/>
        </w:rPr>
        <w:t>yet differ in their persistence in an urban environment</w:t>
      </w:r>
      <w:ins w:id="111" w:author="Kevin McGraw" w:date="2025-03-16T09:20:00Z" w16du:dateUtc="2025-03-16T13:20:00Z">
        <w:r w:rsidR="00F26429">
          <w:rPr>
            <w:bCs/>
            <w:lang w:val="en"/>
          </w:rPr>
          <w:t>,</w:t>
        </w:r>
      </w:ins>
      <w:r w:rsidRPr="006D2868">
        <w:rPr>
          <w:bCs/>
          <w:lang w:val="en"/>
        </w:rPr>
        <w:t xml:space="preserve"> present a unique opportunity to identify potential genetic mechanisms underlying species responses to urbanization. Northern cardinals (</w:t>
      </w:r>
      <w:r w:rsidRPr="006D2868">
        <w:rPr>
          <w:bCs/>
          <w:i/>
          <w:lang w:val="en"/>
        </w:rPr>
        <w:t>Cardinalis cardinalis</w:t>
      </w:r>
      <w:r w:rsidRPr="006D2868">
        <w:rPr>
          <w:bCs/>
          <w:lang w:val="en"/>
        </w:rPr>
        <w:t>) and pyrrhuloxia (</w:t>
      </w:r>
      <w:r w:rsidRPr="006D2868">
        <w:rPr>
          <w:bCs/>
          <w:i/>
          <w:lang w:val="en"/>
        </w:rPr>
        <w:t>Cardinalis sinuatus</w:t>
      </w:r>
      <w:r w:rsidRPr="006D2868">
        <w:rPr>
          <w:bCs/>
          <w:lang w:val="en"/>
        </w:rPr>
        <w:t xml:space="preserve">) both occupy the metropolitan area of Tucson, Arizona and largely share an ecological niche, </w:t>
      </w:r>
      <w:del w:id="112" w:author="Kevin McGraw" w:date="2025-03-16T09:21:00Z" w16du:dateUtc="2025-03-16T13:21:00Z">
        <w:r w:rsidRPr="006D2868" w:rsidDel="00F26429">
          <w:rPr>
            <w:bCs/>
            <w:lang w:val="en"/>
          </w:rPr>
          <w:delText xml:space="preserve">but </w:delText>
        </w:r>
      </w:del>
      <w:ins w:id="113" w:author="Kevin McGraw" w:date="2025-03-16T09:21:00Z" w16du:dateUtc="2025-03-16T13:21:00Z">
        <w:r w:rsidR="00F26429">
          <w:rPr>
            <w:bCs/>
            <w:lang w:val="en"/>
          </w:rPr>
          <w:t>although</w:t>
        </w:r>
        <w:r w:rsidR="00F26429" w:rsidRPr="006D2868">
          <w:rPr>
            <w:bCs/>
            <w:lang w:val="en"/>
          </w:rPr>
          <w:t xml:space="preserve"> </w:t>
        </w:r>
      </w:ins>
      <w:r w:rsidRPr="006D2868">
        <w:rPr>
          <w:bCs/>
          <w:lang w:val="en"/>
        </w:rPr>
        <w:t>northern cardinals occupy more</w:t>
      </w:r>
      <w:del w:id="114" w:author="Kevin McGraw" w:date="2025-03-16T09:23:00Z" w16du:dateUtc="2025-03-16T13:23:00Z">
        <w:r w:rsidRPr="006D2868" w:rsidDel="00F9739C">
          <w:rPr>
            <w:bCs/>
            <w:lang w:val="en"/>
          </w:rPr>
          <w:delText xml:space="preserve"> highly</w:delText>
        </w:r>
      </w:del>
      <w:r w:rsidRPr="006D2868">
        <w:rPr>
          <w:bCs/>
          <w:lang w:val="en"/>
        </w:rPr>
        <w:t xml:space="preserve"> urbanized areas than pyrrhuloxia </w:t>
      </w:r>
      <w:commentRangeStart w:id="115"/>
      <w:commentRangeStart w:id="116"/>
      <w:r w:rsidRPr="006D2868">
        <w:rPr>
          <w:bCs/>
          <w:lang w:val="en"/>
        </w:rPr>
        <w:t>(</w:t>
      </w:r>
      <w:r w:rsidR="00847D9D">
        <w:rPr>
          <w:bCs/>
          <w:lang w:val="en"/>
        </w:rPr>
        <w:t xml:space="preserve">Jackson </w:t>
      </w:r>
      <w:ins w:id="117" w:author="Kevin McGraw" w:date="2025-03-16T09:23:00Z" w16du:dateUtc="2025-03-16T13:23:00Z">
        <w:r w:rsidR="007F725C">
          <w:rPr>
            <w:bCs/>
            <w:lang w:val="en"/>
          </w:rPr>
          <w:fldChar w:fldCharType="begin"/>
        </w:r>
        <w:r w:rsidR="007F725C">
          <w:rPr>
            <w:bCs/>
            <w:lang w:val="en"/>
          </w:rPr>
          <w:instrText>HYPERLINK "https://keep.lib.asu.edu/items/190882"</w:instrText>
        </w:r>
        <w:r w:rsidR="007F725C">
          <w:rPr>
            <w:bCs/>
            <w:lang w:val="en"/>
          </w:rPr>
        </w:r>
        <w:r w:rsidR="007F725C">
          <w:rPr>
            <w:bCs/>
            <w:lang w:val="en"/>
          </w:rPr>
          <w:fldChar w:fldCharType="separate"/>
        </w:r>
        <w:del w:id="118" w:author="Kevin McGraw" w:date="2025-03-16T09:22:00Z" w16du:dateUtc="2025-03-16T13:22:00Z">
          <w:r w:rsidR="00847D9D" w:rsidRPr="007F725C" w:rsidDel="00F26429">
            <w:rPr>
              <w:rStyle w:val="Hyperlink"/>
              <w:bCs/>
              <w:lang w:val="en"/>
            </w:rPr>
            <w:delText xml:space="preserve">and McGraw </w:delText>
          </w:r>
          <w:r w:rsidR="001D1173" w:rsidRPr="007F725C" w:rsidDel="00F26429">
            <w:rPr>
              <w:rStyle w:val="Hyperlink"/>
              <w:bCs/>
              <w:lang w:val="en"/>
            </w:rPr>
            <w:delText>unpublished data</w:delText>
          </w:r>
        </w:del>
        <w:r w:rsidR="00F26429" w:rsidRPr="007F725C">
          <w:rPr>
            <w:rStyle w:val="Hyperlink"/>
            <w:bCs/>
            <w:lang w:val="en"/>
          </w:rPr>
          <w:t>2023</w:t>
        </w:r>
        <w:r w:rsidR="007F725C">
          <w:rPr>
            <w:bCs/>
            <w:lang w:val="en"/>
          </w:rPr>
          <w:fldChar w:fldCharType="end"/>
        </w:r>
      </w:ins>
      <w:r w:rsidRPr="006D2868">
        <w:rPr>
          <w:bCs/>
          <w:lang w:val="en"/>
        </w:rPr>
        <w:t>)</w:t>
      </w:r>
      <w:commentRangeEnd w:id="115"/>
      <w:r w:rsidR="00671892">
        <w:rPr>
          <w:rStyle w:val="CommentReference"/>
          <w:rFonts w:ascii="Calibri" w:eastAsia="Calibri" w:hAnsi="Calibri" w:cs="Calibri"/>
        </w:rPr>
        <w:commentReference w:id="115"/>
      </w:r>
      <w:commentRangeEnd w:id="116"/>
      <w:r w:rsidR="00E06444">
        <w:rPr>
          <w:rStyle w:val="CommentReference"/>
          <w:rFonts w:ascii="Calibri" w:eastAsia="Calibri" w:hAnsi="Calibri" w:cs="Calibri"/>
        </w:rPr>
        <w:commentReference w:id="116"/>
      </w:r>
      <w:r w:rsidRPr="006D2868">
        <w:rPr>
          <w:bCs/>
          <w:lang w:val="en"/>
        </w:rPr>
        <w:t xml:space="preserve">. Although northern cardinals and pyrrhuloxia are 5.1 million years divergent (CI: 4.2 - 6.0 MY; </w:t>
      </w:r>
      <w:r w:rsidR="00DF2823">
        <w:rPr>
          <w:bCs/>
          <w:lang w:val="en"/>
        </w:rPr>
        <w:fldChar w:fldCharType="begin"/>
      </w:r>
      <w:r w:rsidR="00DF2823">
        <w:rPr>
          <w:bCs/>
          <w:lang w:val="en"/>
        </w:rPr>
        <w:instrText xml:space="preserve"> ADDIN ZOTERO_ITEM CSL_CITATION {"citationID":"2fGtV1kj","properties":{"formattedCitation":"(Barker et al., 2015; Hooper &amp; Price, 2017; Kumar et al., 2017)","plainCitation":"(Barker et al., 2015; Hooper &amp; Price, 2017; Kumar et al., 2017)","noteIndex":0},"citationItems":[{"id":602,"uris":["http://zotero.org/users/15902993/items/GRY6NMMS"],"itemData":{"id":602,"type":"article-journal","container-title":"The Auk","DOI":"10.1642/auk-14-110.1","ISSN":"1938-4254","issue":"2","note":"publisher: Oxford University Press (OUP)","page":"333–348","title":"New insights into New World biogeography: An integrated view from the phylogeny of blackbirds, cardinals, sparrows, tanagers, warblers, and allies","volume":"132","author":[{"family":"Barker","given":"F. Keith"},{"family":"Burns","given":"Kevin J."},{"family":"Klicka","given":"John"},{"family":"Lanyon","given":"Scott M."},{"family":"Lovette","given":"Irby J."}],"issued":{"date-parts":[["2015",4]]}}},{"id":723,"uris":["http://zotero.org/users/15902993/items/Q2S53UND"],"itemData":{"id":723,"type":"article-journal","container-title":"Nature Ecology &amp;amp; Evolution","DOI":"10.1038/s41559-017-0284-6","ISSN":"2397-334X","issue":"10","note":"publisher: Springer Science and Business Media LLC","page":"1526–1534","title":"Chromosomal inversion differences correlate with range overlap in passerine birds","volume":"1","author":[{"family":"Hooper","given":"Daniel M."},{"family":"Price","given":"Trevor D."}],"issued":{"date-parts":[["2017",8]]}}},{"id":761,"uris":["http://zotero.org/users/15902993/items/F4AC3JSZ"],"itemData":{"id":761,"type":"article-journal","container-title":"Molecular Biology and Evolution","DOI":"10.1093/molbev/msx116","ISSN":"1537-1719","issue":"7","note":"publisher: Oxford University Press (OUP)","page":"1812–1819","title":"TimeTree: A Resource for Timelines, Timetrees, and Divergence Times","volume":"34","author":[{"family":"Kumar","given":"Sudhir"},{"family":"Stecher","given":"Glen"},{"family":"Suleski","given":"Michael"},{"family":"Hedges","given":"S. Blair"}],"issued":{"date-parts":[["2017",4]]}}}],"schema":"https://github.com/citation-style-language/schema/raw/master/csl-citation.json"} </w:instrText>
      </w:r>
      <w:r w:rsidR="00DF2823">
        <w:rPr>
          <w:bCs/>
          <w:lang w:val="en"/>
        </w:rPr>
        <w:fldChar w:fldCharType="separate"/>
      </w:r>
      <w:r w:rsidR="00DF2823">
        <w:rPr>
          <w:bCs/>
          <w:noProof/>
          <w:lang w:val="en"/>
        </w:rPr>
        <w:t xml:space="preserve">Barker et al., 2015; Hooper &amp; </w:t>
      </w:r>
      <w:r w:rsidR="00DF2823">
        <w:rPr>
          <w:bCs/>
          <w:noProof/>
          <w:lang w:val="en"/>
        </w:rPr>
        <w:lastRenderedPageBreak/>
        <w:t>Price, 2017; Kumar et al., 2017)</w:t>
      </w:r>
      <w:r w:rsidR="00DF2823">
        <w:rPr>
          <w:bCs/>
          <w:lang w:val="en"/>
        </w:rPr>
        <w:fldChar w:fldCharType="end"/>
      </w:r>
      <w:ins w:id="119" w:author="Kevin McGraw" w:date="2025-03-16T09:23:00Z" w16du:dateUtc="2025-03-16T13:23:00Z">
        <w:r w:rsidR="00F9739C">
          <w:rPr>
            <w:bCs/>
            <w:lang w:val="en"/>
          </w:rPr>
          <w:t>,</w:t>
        </w:r>
      </w:ins>
      <w:r w:rsidR="00DF2823">
        <w:rPr>
          <w:bCs/>
          <w:lang w:val="en"/>
        </w:rPr>
        <w:t xml:space="preserve"> </w:t>
      </w:r>
      <w:ins w:id="120" w:author="Sabrina McNew" w:date="2025-03-11T10:06:00Z" w16du:dateUtc="2025-03-11T17:06:00Z">
        <w:r w:rsidR="00671892">
          <w:rPr>
            <w:bCs/>
            <w:lang w:val="en"/>
          </w:rPr>
          <w:t xml:space="preserve">anecdotal sightings of phenotypic intermediates </w:t>
        </w:r>
      </w:ins>
      <w:ins w:id="121" w:author="Kevin McGraw" w:date="2025-03-16T09:23:00Z" w16du:dateUtc="2025-03-16T13:23:00Z">
        <w:r w:rsidR="00F9739C">
          <w:rPr>
            <w:bCs/>
            <w:lang w:val="en"/>
          </w:rPr>
          <w:t xml:space="preserve">of the two species </w:t>
        </w:r>
      </w:ins>
      <w:ins w:id="122" w:author="Sabrina McNew" w:date="2025-03-11T10:06:00Z" w16du:dateUtc="2025-03-11T17:06:00Z">
        <w:r w:rsidR="00671892">
          <w:rPr>
            <w:bCs/>
            <w:lang w:val="en"/>
          </w:rPr>
          <w:t xml:space="preserve">suggests that they hybridize; however, </w:t>
        </w:r>
      </w:ins>
      <w:ins w:id="123" w:author="Sabrina McNew" w:date="2025-03-11T10:07:00Z" w16du:dateUtc="2025-03-11T17:07:00Z">
        <w:r w:rsidR="00671892">
          <w:rPr>
            <w:bCs/>
            <w:lang w:val="en"/>
          </w:rPr>
          <w:t xml:space="preserve">genetic confirmation of hybridization is lacking </w:t>
        </w:r>
      </w:ins>
      <w:commentRangeStart w:id="124"/>
      <w:commentRangeStart w:id="125"/>
      <w:commentRangeStart w:id="126"/>
      <w:r w:rsidRPr="006D2868">
        <w:rPr>
          <w:bCs/>
          <w:lang w:val="en"/>
        </w:rPr>
        <w:t>they also infrequently hybridize, although no wild hybrids have been genetically confirmed, and genomic data demonstrate no evidence of introgression (Kaiya Provost pers. comm.).</w:t>
      </w:r>
      <w:commentRangeEnd w:id="124"/>
      <w:r w:rsidR="00671892">
        <w:rPr>
          <w:rStyle w:val="CommentReference"/>
          <w:rFonts w:ascii="Calibri" w:eastAsia="Calibri" w:hAnsi="Calibri" w:cs="Calibri"/>
        </w:rPr>
        <w:commentReference w:id="124"/>
      </w:r>
      <w:commentRangeEnd w:id="125"/>
      <w:r w:rsidR="00E06444">
        <w:rPr>
          <w:rStyle w:val="CommentReference"/>
          <w:rFonts w:ascii="Calibri" w:eastAsia="Calibri" w:hAnsi="Calibri" w:cs="Calibri"/>
        </w:rPr>
        <w:commentReference w:id="125"/>
      </w:r>
      <w:commentRangeEnd w:id="126"/>
      <w:r w:rsidR="00F9739C">
        <w:rPr>
          <w:rStyle w:val="CommentReference"/>
          <w:rFonts w:ascii="Calibri" w:eastAsia="Calibri" w:hAnsi="Calibri" w:cs="Calibri"/>
        </w:rPr>
        <w:commentReference w:id="126"/>
      </w:r>
      <w:r w:rsidR="00847D9D">
        <w:rPr>
          <w:bCs/>
          <w:lang w:val="en"/>
        </w:rPr>
        <w:t xml:space="preserve"> Slight </w:t>
      </w:r>
      <w:ins w:id="127" w:author="Kevin McGraw" w:date="2025-03-16T09:25:00Z" w16du:dateUtc="2025-03-16T13:25:00Z">
        <w:r w:rsidR="00F9739C">
          <w:rPr>
            <w:bCs/>
            <w:lang w:val="en"/>
          </w:rPr>
          <w:t xml:space="preserve">behavioral/phenotypic? </w:t>
        </w:r>
      </w:ins>
      <w:r w:rsidR="00847D9D">
        <w:rPr>
          <w:bCs/>
          <w:lang w:val="en"/>
        </w:rPr>
        <w:t xml:space="preserve">differences arising from the largely similar genetic backgrounds of these two species may </w:t>
      </w:r>
      <w:r w:rsidR="00EA3916">
        <w:rPr>
          <w:bCs/>
          <w:lang w:val="en"/>
        </w:rPr>
        <w:t xml:space="preserve">therefore </w:t>
      </w:r>
      <w:r w:rsidR="00847D9D">
        <w:rPr>
          <w:bCs/>
          <w:lang w:val="en"/>
        </w:rPr>
        <w:t xml:space="preserve">underlie the differences in urban persistence, and a </w:t>
      </w:r>
      <w:ins w:id="128" w:author="Kevin McGraw" w:date="2025-03-16T09:25:00Z" w16du:dateUtc="2025-03-16T13:25:00Z">
        <w:r w:rsidR="001850F4">
          <w:rPr>
            <w:bCs/>
            <w:lang w:val="en"/>
          </w:rPr>
          <w:t xml:space="preserve">genomic? </w:t>
        </w:r>
      </w:ins>
      <w:r w:rsidR="00847D9D">
        <w:rPr>
          <w:bCs/>
          <w:lang w:val="en"/>
        </w:rPr>
        <w:t>comparison of the two may illuminate mechanisms associated with urban adaptation.</w:t>
      </w:r>
    </w:p>
    <w:p w14:paraId="7DE4842D" w14:textId="2F4E7AF2" w:rsidR="00E06444" w:rsidRPr="006D2868" w:rsidRDefault="00E06444" w:rsidP="00FE72A9">
      <w:pPr>
        <w:spacing w:line="480" w:lineRule="auto"/>
        <w:ind w:firstLine="720"/>
        <w:rPr>
          <w:bCs/>
          <w:lang w:val="en"/>
        </w:rPr>
      </w:pPr>
      <w:ins w:id="129" w:author="Sabrina McNew" w:date="2025-03-11T10:16:00Z" w16du:dateUtc="2025-03-11T17:16:00Z">
        <w:r>
          <w:rPr>
            <w:bCs/>
            <w:lang w:val="en"/>
          </w:rPr>
          <w:t>A</w:t>
        </w:r>
      </w:ins>
      <w:ins w:id="130" w:author="Sabrina McNew" w:date="2025-03-11T10:17:00Z" w16du:dateUtc="2025-03-11T17:17:00Z">
        <w:r>
          <w:rPr>
            <w:bCs/>
            <w:lang w:val="en"/>
          </w:rPr>
          <w:t xml:space="preserve">dd a </w:t>
        </w:r>
        <w:commentRangeStart w:id="131"/>
        <w:r>
          <w:rPr>
            <w:bCs/>
            <w:lang w:val="en"/>
          </w:rPr>
          <w:t>paragraph</w:t>
        </w:r>
      </w:ins>
      <w:commentRangeEnd w:id="131"/>
      <w:r w:rsidR="001850F4">
        <w:rPr>
          <w:rStyle w:val="CommentReference"/>
          <w:rFonts w:ascii="Calibri" w:eastAsia="Calibri" w:hAnsi="Calibri" w:cs="Calibri"/>
        </w:rPr>
        <w:commentReference w:id="131"/>
      </w:r>
      <w:ins w:id="132" w:author="Sabrina McNew" w:date="2025-03-11T10:17:00Z" w16du:dateUtc="2025-03-11T17:17:00Z">
        <w:r>
          <w:rPr>
            <w:bCs/>
            <w:lang w:val="en"/>
          </w:rPr>
          <w:t xml:space="preserve"> about tucson</w:t>
        </w:r>
      </w:ins>
    </w:p>
    <w:p w14:paraId="65E6762C" w14:textId="7F994066" w:rsidR="0085178F" w:rsidRPr="006D2868" w:rsidRDefault="0085178F" w:rsidP="00FE72A9">
      <w:pPr>
        <w:spacing w:line="480" w:lineRule="auto"/>
        <w:ind w:firstLine="720"/>
        <w:rPr>
          <w:bCs/>
          <w:lang w:val="en"/>
        </w:rPr>
      </w:pPr>
      <w:commentRangeStart w:id="133"/>
      <w:r w:rsidRPr="006D2868">
        <w:rPr>
          <w:bCs/>
          <w:lang w:val="en"/>
        </w:rPr>
        <w:t xml:space="preserve">We </w:t>
      </w:r>
      <w:del w:id="134" w:author="Sabrina McNew" w:date="2025-03-11T10:17:00Z" w16du:dateUtc="2025-03-11T17:17:00Z">
        <w:r w:rsidR="00AD2AFB" w:rsidDel="00E06444">
          <w:rPr>
            <w:bCs/>
            <w:lang w:val="en"/>
          </w:rPr>
          <w:delText>analyzed</w:delText>
        </w:r>
        <w:r w:rsidRPr="006D2868" w:rsidDel="00E06444">
          <w:rPr>
            <w:bCs/>
            <w:lang w:val="en"/>
          </w:rPr>
          <w:delText xml:space="preserve"> whole genomes</w:delText>
        </w:r>
      </w:del>
      <w:ins w:id="135" w:author="Sabrina McNew" w:date="2025-03-11T10:17:00Z" w16du:dateUtc="2025-03-11T17:17:00Z">
        <w:r w:rsidR="00E06444">
          <w:rPr>
            <w:bCs/>
            <w:lang w:val="en"/>
          </w:rPr>
          <w:t>used whole genome resequencing</w:t>
        </w:r>
      </w:ins>
      <w:r w:rsidRPr="006D2868">
        <w:rPr>
          <w:bCs/>
          <w:lang w:val="en"/>
        </w:rPr>
        <w:t xml:space="preserve"> of </w:t>
      </w:r>
      <w:r w:rsidR="001D1173">
        <w:rPr>
          <w:bCs/>
          <w:lang w:val="en"/>
        </w:rPr>
        <w:t xml:space="preserve">urban and rural </w:t>
      </w:r>
      <w:r w:rsidRPr="006D2868">
        <w:rPr>
          <w:bCs/>
          <w:lang w:val="en"/>
        </w:rPr>
        <w:t xml:space="preserve">northern cardinals </w:t>
      </w:r>
      <w:commentRangeEnd w:id="133"/>
      <w:r w:rsidR="00E06444">
        <w:rPr>
          <w:rStyle w:val="CommentReference"/>
          <w:rFonts w:ascii="Calibri" w:eastAsia="Calibri" w:hAnsi="Calibri" w:cs="Calibri"/>
        </w:rPr>
        <w:commentReference w:id="133"/>
      </w:r>
      <w:r w:rsidRPr="006D2868">
        <w:rPr>
          <w:bCs/>
          <w:lang w:val="en"/>
        </w:rPr>
        <w:t>and pyrrhuloxia to identify regions that may have undergone positive selection in the urban environment</w:t>
      </w:r>
      <w:r w:rsidR="001D1173">
        <w:rPr>
          <w:bCs/>
          <w:lang w:val="en"/>
        </w:rPr>
        <w:t>. We then</w:t>
      </w:r>
      <w:ins w:id="136" w:author="Sabrina McNew" w:date="2025-03-11T10:17:00Z" w16du:dateUtc="2025-03-11T17:17:00Z">
        <w:r w:rsidR="00E06444">
          <w:rPr>
            <w:bCs/>
            <w:lang w:val="en"/>
          </w:rPr>
          <w:t xml:space="preserve"> investigated potential targets of selectio</w:t>
        </w:r>
      </w:ins>
      <w:ins w:id="137" w:author="Sabrina McNew" w:date="2025-03-11T10:18:00Z" w16du:dateUtc="2025-03-11T17:18:00Z">
        <w:r w:rsidR="00E06444">
          <w:rPr>
            <w:bCs/>
            <w:lang w:val="en"/>
          </w:rPr>
          <w:t xml:space="preserve">n by </w:t>
        </w:r>
        <w:r w:rsidR="004A233B">
          <w:rPr>
            <w:bCs/>
            <w:lang w:val="en"/>
          </w:rPr>
          <w:t xml:space="preserve">analyzing </w:t>
        </w:r>
        <w:commentRangeStart w:id="138"/>
        <w:r w:rsidR="004A233B">
          <w:rPr>
            <w:bCs/>
            <w:lang w:val="en"/>
          </w:rPr>
          <w:t>Gene Ontology</w:t>
        </w:r>
      </w:ins>
      <w:ins w:id="139" w:author="Kevin McGraw" w:date="2025-03-16T09:47:00Z" w16du:dateUtc="2025-03-16T13:47:00Z">
        <w:r w:rsidR="00D470F2">
          <w:rPr>
            <w:bCs/>
            <w:lang w:val="en"/>
          </w:rPr>
          <w:t xml:space="preserve"> (GO)</w:t>
        </w:r>
      </w:ins>
      <w:del w:id="140" w:author="Sabrina McNew" w:date="2025-03-11T10:18:00Z" w16du:dateUtc="2025-03-11T17:18:00Z">
        <w:r w:rsidR="001D1173" w:rsidDel="004A233B">
          <w:rPr>
            <w:bCs/>
            <w:lang w:val="en"/>
          </w:rPr>
          <w:delText xml:space="preserve"> tested for overrepresented Gene Ontology terms</w:delText>
        </w:r>
        <w:r w:rsidR="00EA3916" w:rsidDel="004A233B">
          <w:rPr>
            <w:bCs/>
            <w:lang w:val="en"/>
          </w:rPr>
          <w:delText xml:space="preserve"> and</w:delText>
        </w:r>
      </w:del>
      <w:ins w:id="141" w:author="Sabrina McNew" w:date="2025-03-11T10:18:00Z" w16du:dateUtc="2025-03-11T17:18:00Z">
        <w:r w:rsidR="004A233B">
          <w:rPr>
            <w:bCs/>
            <w:lang w:val="en"/>
          </w:rPr>
          <w:t xml:space="preserve"> </w:t>
        </w:r>
      </w:ins>
      <w:commentRangeEnd w:id="138"/>
      <w:r w:rsidR="001850F4">
        <w:rPr>
          <w:rStyle w:val="CommentReference"/>
          <w:rFonts w:ascii="Calibri" w:eastAsia="Calibri" w:hAnsi="Calibri" w:cs="Calibri"/>
        </w:rPr>
        <w:commentReference w:id="138"/>
      </w:r>
      <w:ins w:id="142" w:author="Sabrina McNew" w:date="2025-03-11T10:18:00Z" w16du:dateUtc="2025-03-11T17:18:00Z">
        <w:r w:rsidR="004A233B">
          <w:rPr>
            <w:bCs/>
            <w:lang w:val="en"/>
          </w:rPr>
          <w:t>and tested</w:t>
        </w:r>
      </w:ins>
      <w:r w:rsidR="00EA3916">
        <w:rPr>
          <w:bCs/>
          <w:lang w:val="en"/>
        </w:rPr>
        <w:t xml:space="preserve"> </w:t>
      </w:r>
      <w:r w:rsidR="00847D9D">
        <w:rPr>
          <w:bCs/>
          <w:lang w:val="en"/>
        </w:rPr>
        <w:t xml:space="preserve">for evidence of parallel selection </w:t>
      </w:r>
      <w:del w:id="143" w:author="Kevin McGraw" w:date="2025-03-16T09:28:00Z" w16du:dateUtc="2025-03-16T13:28:00Z">
        <w:r w:rsidR="00847D9D" w:rsidDel="00B46D8E">
          <w:rPr>
            <w:bCs/>
            <w:lang w:val="en"/>
          </w:rPr>
          <w:delText xml:space="preserve">across </w:delText>
        </w:r>
      </w:del>
      <w:ins w:id="144" w:author="Kevin McGraw" w:date="2025-03-16T09:28:00Z" w16du:dateUtc="2025-03-16T13:28:00Z">
        <w:r w:rsidR="00B46D8E">
          <w:rPr>
            <w:bCs/>
            <w:lang w:val="en"/>
          </w:rPr>
          <w:t xml:space="preserve">between the two </w:t>
        </w:r>
      </w:ins>
      <w:r w:rsidR="00847D9D">
        <w:rPr>
          <w:bCs/>
          <w:lang w:val="en"/>
        </w:rPr>
        <w:t>taxa</w:t>
      </w:r>
      <w:r w:rsidR="00EA3916">
        <w:rPr>
          <w:bCs/>
          <w:lang w:val="en"/>
        </w:rPr>
        <w:t xml:space="preserve"> at the gene level</w:t>
      </w:r>
      <w:ins w:id="145" w:author="Sabrina McNew" w:date="2025-03-11T10:17:00Z" w16du:dateUtc="2025-03-11T17:17:00Z">
        <w:r w:rsidR="00E06444">
          <w:rPr>
            <w:bCs/>
            <w:lang w:val="en"/>
          </w:rPr>
          <w:t xml:space="preserve"> </w:t>
        </w:r>
      </w:ins>
      <w:ins w:id="146" w:author="Kevin McGraw" w:date="2025-03-16T09:28:00Z" w16du:dateUtc="2025-03-16T13:28:00Z">
        <w:r w:rsidR="00B46D8E">
          <w:rPr>
            <w:bCs/>
            <w:lang w:val="en"/>
          </w:rPr>
          <w:t>and in comparison to</w:t>
        </w:r>
      </w:ins>
      <w:ins w:id="147" w:author="Sabrina McNew" w:date="2025-03-11T10:17:00Z" w16du:dateUtc="2025-03-11T17:17:00Z">
        <w:del w:id="148" w:author="Kevin McGraw" w:date="2025-03-16T09:28:00Z" w16du:dateUtc="2025-03-16T13:28:00Z">
          <w:r w:rsidR="00E06444" w:rsidDel="00B46D8E">
            <w:rPr>
              <w:bCs/>
              <w:lang w:val="en"/>
            </w:rPr>
            <w:delText>among</w:delText>
          </w:r>
        </w:del>
        <w:r w:rsidR="00E06444">
          <w:rPr>
            <w:bCs/>
            <w:lang w:val="en"/>
          </w:rPr>
          <w:t xml:space="preserve"> </w:t>
        </w:r>
        <w:commentRangeStart w:id="149"/>
        <w:r w:rsidR="00E06444">
          <w:rPr>
            <w:bCs/>
            <w:lang w:val="en"/>
          </w:rPr>
          <w:t>other bird</w:t>
        </w:r>
      </w:ins>
      <w:ins w:id="150" w:author="Kevin McGraw" w:date="2025-03-16T09:29:00Z" w16du:dateUtc="2025-03-16T13:29:00Z">
        <w:r w:rsidR="00B46D8E">
          <w:rPr>
            <w:bCs/>
            <w:lang w:val="en"/>
          </w:rPr>
          <w:t xml:space="preserve"> </w:t>
        </w:r>
      </w:ins>
      <w:ins w:id="151" w:author="Sabrina McNew" w:date="2025-03-11T10:17:00Z" w16du:dateUtc="2025-03-11T17:17:00Z">
        <w:r w:rsidR="00E06444">
          <w:rPr>
            <w:bCs/>
            <w:lang w:val="en"/>
          </w:rPr>
          <w:t>s</w:t>
        </w:r>
      </w:ins>
      <w:ins w:id="152" w:author="Kevin McGraw" w:date="2025-03-16T09:29:00Z" w16du:dateUtc="2025-03-16T13:29:00Z">
        <w:r w:rsidR="00B46D8E">
          <w:rPr>
            <w:bCs/>
            <w:lang w:val="en"/>
          </w:rPr>
          <w:t>pecies</w:t>
        </w:r>
      </w:ins>
      <w:ins w:id="153" w:author="Sabrina McNew" w:date="2025-03-11T10:17:00Z" w16du:dateUtc="2025-03-11T17:17:00Z">
        <w:r w:rsidR="00E06444">
          <w:rPr>
            <w:bCs/>
            <w:lang w:val="en"/>
          </w:rPr>
          <w:t xml:space="preserve"> </w:t>
        </w:r>
      </w:ins>
      <w:commentRangeEnd w:id="149"/>
      <w:r w:rsidR="00B46D8E">
        <w:rPr>
          <w:rStyle w:val="CommentReference"/>
          <w:rFonts w:ascii="Calibri" w:eastAsia="Calibri" w:hAnsi="Calibri" w:cs="Calibri"/>
        </w:rPr>
        <w:commentReference w:id="149"/>
      </w:r>
      <w:ins w:id="154" w:author="Sabrina McNew" w:date="2025-03-11T10:17:00Z" w16du:dateUtc="2025-03-11T17:17:00Z">
        <w:r w:rsidR="00E06444">
          <w:rPr>
            <w:bCs/>
            <w:lang w:val="en"/>
          </w:rPr>
          <w:t>living in urban environments</w:t>
        </w:r>
      </w:ins>
      <w:r w:rsidR="00EA3916">
        <w:rPr>
          <w:bCs/>
          <w:lang w:val="en"/>
        </w:rPr>
        <w:t>.</w:t>
      </w:r>
      <w:r w:rsidR="00AD2AFB">
        <w:rPr>
          <w:bCs/>
          <w:lang w:val="en"/>
        </w:rPr>
        <w:t xml:space="preserve"> We predicted that pyrrhuloxia would show a fainter </w:t>
      </w:r>
      <w:ins w:id="155" w:author="Kevin McGraw" w:date="2025-03-16T09:29:00Z" w16du:dateUtc="2025-03-16T13:29:00Z">
        <w:r w:rsidR="001406E3">
          <w:rPr>
            <w:bCs/>
            <w:lang w:val="en"/>
          </w:rPr>
          <w:t xml:space="preserve">genomic </w:t>
        </w:r>
      </w:ins>
      <w:r w:rsidR="00AD2AFB">
        <w:rPr>
          <w:bCs/>
          <w:lang w:val="en"/>
        </w:rPr>
        <w:t xml:space="preserve">signal of </w:t>
      </w:r>
      <w:ins w:id="156" w:author="Kevin McGraw" w:date="2025-03-16T09:29:00Z" w16du:dateUtc="2025-03-16T13:29:00Z">
        <w:r w:rsidR="001406E3">
          <w:rPr>
            <w:bCs/>
            <w:lang w:val="en"/>
          </w:rPr>
          <w:t xml:space="preserve">urban </w:t>
        </w:r>
      </w:ins>
      <w:r w:rsidR="00AD2AFB">
        <w:rPr>
          <w:bCs/>
          <w:lang w:val="en"/>
        </w:rPr>
        <w:t xml:space="preserve">selection, </w:t>
      </w:r>
      <w:ins w:id="157" w:author="Kevin McGraw" w:date="2025-03-16T09:29:00Z" w16du:dateUtc="2025-03-16T13:29:00Z">
        <w:r w:rsidR="001406E3">
          <w:rPr>
            <w:bCs/>
            <w:lang w:val="en"/>
          </w:rPr>
          <w:t xml:space="preserve">given their </w:t>
        </w:r>
      </w:ins>
      <w:ins w:id="158" w:author="Kevin McGraw" w:date="2025-03-16T09:30:00Z" w16du:dateUtc="2025-03-16T13:30:00Z">
        <w:r w:rsidR="001406E3">
          <w:rPr>
            <w:bCs/>
            <w:lang w:val="en"/>
          </w:rPr>
          <w:t xml:space="preserve">more natural/rural habitat in this area, </w:t>
        </w:r>
      </w:ins>
      <w:r w:rsidR="00AD2AFB">
        <w:rPr>
          <w:bCs/>
          <w:lang w:val="en"/>
        </w:rPr>
        <w:t xml:space="preserve">but that </w:t>
      </w:r>
      <w:commentRangeStart w:id="159"/>
      <w:r w:rsidR="00AD2AFB">
        <w:rPr>
          <w:bCs/>
          <w:lang w:val="en"/>
        </w:rPr>
        <w:t xml:space="preserve">some similar genes </w:t>
      </w:r>
      <w:commentRangeEnd w:id="159"/>
      <w:r w:rsidR="001406E3">
        <w:rPr>
          <w:rStyle w:val="CommentReference"/>
          <w:rFonts w:ascii="Calibri" w:eastAsia="Calibri" w:hAnsi="Calibri" w:cs="Calibri"/>
        </w:rPr>
        <w:commentReference w:id="159"/>
      </w:r>
      <w:r w:rsidR="00AD2AFB">
        <w:rPr>
          <w:bCs/>
          <w:lang w:val="en"/>
        </w:rPr>
        <w:t>would be under selection in both species.</w:t>
      </w:r>
    </w:p>
    <w:p w14:paraId="555062A1" w14:textId="5E228A79" w:rsidR="0085178F" w:rsidDel="001406E3" w:rsidRDefault="0085178F" w:rsidP="00FE72A9">
      <w:pPr>
        <w:spacing w:line="480" w:lineRule="auto"/>
        <w:rPr>
          <w:del w:id="160" w:author="Sabrina McNew" w:date="2025-03-11T10:12:00Z" w16du:dateUtc="2025-03-11T17:12:00Z"/>
          <w:bCs/>
          <w:lang w:val="en"/>
        </w:rPr>
      </w:pPr>
    </w:p>
    <w:p w14:paraId="4D3C463C" w14:textId="77777777" w:rsidR="001406E3" w:rsidRPr="006D2868" w:rsidRDefault="001406E3" w:rsidP="00FE72A9">
      <w:pPr>
        <w:spacing w:line="480" w:lineRule="auto"/>
        <w:rPr>
          <w:ins w:id="161" w:author="Kevin McGraw" w:date="2025-03-16T09:30:00Z" w16du:dateUtc="2025-03-16T13:30:00Z"/>
          <w:bCs/>
          <w:lang w:val="en"/>
        </w:rPr>
      </w:pPr>
    </w:p>
    <w:p w14:paraId="07E4A2DE" w14:textId="6960AA72" w:rsidR="0085178F" w:rsidRPr="009A0F93" w:rsidRDefault="0085178F" w:rsidP="00FE72A9">
      <w:pPr>
        <w:spacing w:line="480" w:lineRule="auto"/>
        <w:rPr>
          <w:b/>
          <w:bCs/>
          <w:lang w:val="en"/>
          <w:rPrChange w:id="162" w:author="Kevin McGraw" w:date="2025-03-16T09:56:00Z" w16du:dateUtc="2025-03-16T13:56:00Z">
            <w:rPr>
              <w:b/>
              <w:bCs/>
              <w:u w:val="single"/>
              <w:lang w:val="en"/>
            </w:rPr>
          </w:rPrChange>
        </w:rPr>
      </w:pPr>
      <w:del w:id="163" w:author="Kevin McGraw" w:date="2025-03-16T09:56:00Z" w16du:dateUtc="2025-03-16T13:56:00Z">
        <w:r w:rsidRPr="009A0F93" w:rsidDel="009A0F93">
          <w:rPr>
            <w:b/>
            <w:bCs/>
            <w:lang w:val="en"/>
            <w:rPrChange w:id="164" w:author="Kevin McGraw" w:date="2025-03-16T09:56:00Z" w16du:dateUtc="2025-03-16T13:56:00Z">
              <w:rPr>
                <w:b/>
                <w:bCs/>
                <w:u w:val="single"/>
                <w:lang w:val="en"/>
              </w:rPr>
            </w:rPrChange>
          </w:rPr>
          <w:delText>Methods</w:delText>
        </w:r>
      </w:del>
      <w:ins w:id="165" w:author="Kevin McGraw" w:date="2025-03-16T09:56:00Z" w16du:dateUtc="2025-03-16T13:56:00Z">
        <w:r w:rsidR="009A0F93" w:rsidRPr="009A0F93">
          <w:rPr>
            <w:b/>
            <w:bCs/>
            <w:lang w:val="en"/>
            <w:rPrChange w:id="166" w:author="Kevin McGraw" w:date="2025-03-16T09:56:00Z" w16du:dateUtc="2025-03-16T13:56:00Z">
              <w:rPr>
                <w:b/>
                <w:bCs/>
                <w:u w:val="single"/>
                <w:lang w:val="en"/>
              </w:rPr>
            </w:rPrChange>
          </w:rPr>
          <w:t>METHODS</w:t>
        </w:r>
      </w:ins>
    </w:p>
    <w:p w14:paraId="6948D319" w14:textId="77777777" w:rsidR="0085178F" w:rsidRPr="009A0F93" w:rsidRDefault="0085178F" w:rsidP="00FE72A9">
      <w:pPr>
        <w:spacing w:line="480" w:lineRule="auto"/>
        <w:rPr>
          <w:bCs/>
          <w:i/>
          <w:iCs/>
          <w:lang w:val="en"/>
          <w:rPrChange w:id="167" w:author="Kevin McGraw" w:date="2025-03-16T09:57:00Z" w16du:dateUtc="2025-03-16T13:57:00Z">
            <w:rPr>
              <w:bCs/>
              <w:u w:val="single"/>
              <w:lang w:val="en"/>
            </w:rPr>
          </w:rPrChange>
        </w:rPr>
      </w:pPr>
      <w:r w:rsidRPr="009A0F93">
        <w:rPr>
          <w:bCs/>
          <w:i/>
          <w:iCs/>
          <w:lang w:val="en"/>
          <w:rPrChange w:id="168" w:author="Kevin McGraw" w:date="2025-03-16T09:57:00Z" w16du:dateUtc="2025-03-16T13:57:00Z">
            <w:rPr>
              <w:bCs/>
              <w:u w:val="single"/>
              <w:lang w:val="en"/>
            </w:rPr>
          </w:rPrChange>
        </w:rPr>
        <w:t>Tissue collection, DNA sequencing, and SNP filtering</w:t>
      </w:r>
      <w:del w:id="169" w:author="Kevin McGraw" w:date="2025-03-16T09:44:00Z" w16du:dateUtc="2025-03-16T13:44:00Z">
        <w:r w:rsidRPr="009A0F93" w:rsidDel="00507A1A">
          <w:rPr>
            <w:bCs/>
            <w:i/>
            <w:iCs/>
            <w:lang w:val="en"/>
            <w:rPrChange w:id="170" w:author="Kevin McGraw" w:date="2025-03-16T09:57:00Z" w16du:dateUtc="2025-03-16T13:57:00Z">
              <w:rPr>
                <w:bCs/>
                <w:u w:val="single"/>
                <w:lang w:val="en"/>
              </w:rPr>
            </w:rPrChange>
          </w:rPr>
          <w:delText>:</w:delText>
        </w:r>
      </w:del>
    </w:p>
    <w:p w14:paraId="29D7459E" w14:textId="724651D4" w:rsidR="0085178F" w:rsidRPr="006D2868" w:rsidRDefault="00D44E9F">
      <w:pPr>
        <w:spacing w:line="480" w:lineRule="auto"/>
        <w:rPr>
          <w:bCs/>
          <w:lang w:val="en"/>
        </w:rPr>
        <w:pPrChange w:id="171" w:author="Kevin McGraw" w:date="2025-03-16T09:45:00Z" w16du:dateUtc="2025-03-16T13:45:00Z">
          <w:pPr>
            <w:spacing w:line="480" w:lineRule="auto"/>
            <w:ind w:firstLine="720"/>
          </w:pPr>
        </w:pPrChange>
      </w:pPr>
      <w:ins w:id="172" w:author="Kevin McGraw" w:date="2025-03-16T09:31:00Z" w16du:dateUtc="2025-03-16T13:31:00Z">
        <w:r>
          <w:rPr>
            <w:bCs/>
            <w:lang w:val="en"/>
          </w:rPr>
          <w:t>From</w:t>
        </w:r>
      </w:ins>
      <w:del w:id="173" w:author="Kevin McGraw" w:date="2025-03-16T09:30:00Z" w16du:dateUtc="2025-03-16T13:30:00Z">
        <w:r w:rsidR="00EA3916" w:rsidDel="00D44E9F">
          <w:rPr>
            <w:bCs/>
            <w:lang w:val="en"/>
          </w:rPr>
          <w:delText>Between</w:delText>
        </w:r>
      </w:del>
      <w:r w:rsidR="00EA3916">
        <w:rPr>
          <w:bCs/>
          <w:lang w:val="en"/>
        </w:rPr>
        <w:t xml:space="preserve"> 2021-2022</w:t>
      </w:r>
      <w:del w:id="174" w:author="Kevin McGraw" w:date="2025-03-16T09:31:00Z" w16du:dateUtc="2025-03-16T13:31:00Z">
        <w:r w:rsidR="00EA3916" w:rsidDel="00D44E9F">
          <w:rPr>
            <w:bCs/>
            <w:lang w:val="en"/>
          </w:rPr>
          <w:delText>,</w:delText>
        </w:r>
      </w:del>
      <w:r w:rsidR="00EA3916">
        <w:rPr>
          <w:bCs/>
          <w:lang w:val="en"/>
        </w:rPr>
        <w:t xml:space="preserve"> w</w:t>
      </w:r>
      <w:r w:rsidR="0085178F" w:rsidRPr="006D2868">
        <w:rPr>
          <w:bCs/>
          <w:lang w:val="en"/>
        </w:rPr>
        <w:t xml:space="preserve">e collected blood samples from a total of 12 birds </w:t>
      </w:r>
      <w:ins w:id="175" w:author="Kevin McGraw" w:date="2025-03-16T09:31:00Z" w16du:dateUtc="2025-03-16T13:31:00Z">
        <w:r>
          <w:rPr>
            <w:bCs/>
            <w:lang w:val="en"/>
          </w:rPr>
          <w:t>(six</w:t>
        </w:r>
        <w:r w:rsidRPr="006D2868">
          <w:rPr>
            <w:bCs/>
            <w:lang w:val="en"/>
          </w:rPr>
          <w:t xml:space="preserve"> northern cardinals and </w:t>
        </w:r>
        <w:r>
          <w:rPr>
            <w:bCs/>
            <w:lang w:val="en"/>
          </w:rPr>
          <w:t>six</w:t>
        </w:r>
        <w:r w:rsidRPr="006D2868">
          <w:rPr>
            <w:bCs/>
            <w:lang w:val="en"/>
          </w:rPr>
          <w:t xml:space="preserve"> pyrrhuloxia</w:t>
        </w:r>
        <w:r>
          <w:rPr>
            <w:bCs/>
            <w:lang w:val="en"/>
          </w:rPr>
          <w:t>)</w:t>
        </w:r>
        <w:r w:rsidRPr="006D2868">
          <w:rPr>
            <w:bCs/>
            <w:lang w:val="en"/>
          </w:rPr>
          <w:t xml:space="preserve"> </w:t>
        </w:r>
      </w:ins>
      <w:r w:rsidR="0085178F" w:rsidRPr="006D2868">
        <w:rPr>
          <w:bCs/>
          <w:lang w:val="en"/>
        </w:rPr>
        <w:t xml:space="preserve">at residences around Tucson, Arizona </w:t>
      </w:r>
      <w:commentRangeStart w:id="176"/>
      <w:r w:rsidR="0085178F" w:rsidRPr="006D2868">
        <w:rPr>
          <w:bCs/>
          <w:lang w:val="en"/>
        </w:rPr>
        <w:t>spanning approximately 22 miles of the city</w:t>
      </w:r>
      <w:del w:id="177" w:author="Kevin McGraw" w:date="2025-03-16T09:31:00Z" w16du:dateUtc="2025-03-16T13:31:00Z">
        <w:r w:rsidR="0085178F" w:rsidRPr="006D2868" w:rsidDel="00D44E9F">
          <w:rPr>
            <w:bCs/>
            <w:lang w:val="en"/>
          </w:rPr>
          <w:delText>:</w:delText>
        </w:r>
      </w:del>
      <w:r w:rsidR="0085178F" w:rsidRPr="006D2868">
        <w:rPr>
          <w:bCs/>
          <w:lang w:val="en"/>
        </w:rPr>
        <w:t xml:space="preserve"> </w:t>
      </w:r>
      <w:commentRangeEnd w:id="176"/>
      <w:r>
        <w:rPr>
          <w:rStyle w:val="CommentReference"/>
          <w:rFonts w:ascii="Calibri" w:eastAsia="Calibri" w:hAnsi="Calibri" w:cs="Calibri"/>
        </w:rPr>
        <w:commentReference w:id="176"/>
      </w:r>
      <w:del w:id="178" w:author="Sabrina McNew" w:date="2025-03-11T10:18:00Z" w16du:dateUtc="2025-03-11T17:18:00Z">
        <w:r w:rsidR="0085178F" w:rsidRPr="006D2868" w:rsidDel="004A233B">
          <w:rPr>
            <w:bCs/>
            <w:lang w:val="en"/>
          </w:rPr>
          <w:delText xml:space="preserve">6 </w:delText>
        </w:r>
      </w:del>
      <w:ins w:id="179" w:author="Sabrina McNew" w:date="2025-03-11T10:18:00Z" w16du:dateUtc="2025-03-11T17:18:00Z">
        <w:del w:id="180" w:author="Kevin McGraw" w:date="2025-03-16T09:31:00Z" w16du:dateUtc="2025-03-16T13:31:00Z">
          <w:r w:rsidR="004A233B" w:rsidDel="00D44E9F">
            <w:rPr>
              <w:bCs/>
              <w:lang w:val="en"/>
            </w:rPr>
            <w:delText>six</w:delText>
          </w:r>
          <w:r w:rsidR="004A233B" w:rsidRPr="006D2868" w:rsidDel="00D44E9F">
            <w:rPr>
              <w:bCs/>
              <w:lang w:val="en"/>
            </w:rPr>
            <w:delText xml:space="preserve"> </w:delText>
          </w:r>
        </w:del>
      </w:ins>
      <w:del w:id="181" w:author="Kevin McGraw" w:date="2025-03-16T09:31:00Z" w16du:dateUtc="2025-03-16T13:31:00Z">
        <w:r w:rsidR="0085178F" w:rsidRPr="006D2868" w:rsidDel="00D44E9F">
          <w:rPr>
            <w:bCs/>
            <w:lang w:val="en"/>
          </w:rPr>
          <w:delText xml:space="preserve">northern cardinals and 6 </w:delText>
        </w:r>
      </w:del>
      <w:ins w:id="182" w:author="Sabrina McNew" w:date="2025-03-11T10:18:00Z" w16du:dateUtc="2025-03-11T17:18:00Z">
        <w:del w:id="183" w:author="Kevin McGraw" w:date="2025-03-16T09:31:00Z" w16du:dateUtc="2025-03-16T13:31:00Z">
          <w:r w:rsidR="004A233B" w:rsidDel="00D44E9F">
            <w:rPr>
              <w:bCs/>
              <w:lang w:val="en"/>
            </w:rPr>
            <w:delText>six</w:delText>
          </w:r>
          <w:r w:rsidR="004A233B" w:rsidRPr="006D2868" w:rsidDel="00D44E9F">
            <w:rPr>
              <w:bCs/>
              <w:lang w:val="en"/>
            </w:rPr>
            <w:delText xml:space="preserve"> </w:delText>
          </w:r>
        </w:del>
      </w:ins>
      <w:del w:id="184" w:author="Kevin McGraw" w:date="2025-03-16T09:31:00Z" w16du:dateUtc="2025-03-16T13:31:00Z">
        <w:r w:rsidR="0085178F" w:rsidRPr="006D2868" w:rsidDel="00D44E9F">
          <w:rPr>
            <w:bCs/>
            <w:lang w:val="en"/>
          </w:rPr>
          <w:delText xml:space="preserve">pyrrhuloxia </w:delText>
        </w:r>
      </w:del>
      <w:r w:rsidR="0085178F" w:rsidRPr="006D2868">
        <w:rPr>
          <w:bCs/>
          <w:lang w:val="en"/>
        </w:rPr>
        <w:t xml:space="preserve">(Table 1, Figure 1). </w:t>
      </w:r>
      <w:ins w:id="185" w:author="Kevin McGraw" w:date="2025-03-16T09:33:00Z" w16du:dateUtc="2025-03-16T13:33:00Z">
        <w:r w:rsidR="00702DFB">
          <w:rPr>
            <w:bCs/>
            <w:lang w:val="en"/>
          </w:rPr>
          <w:t xml:space="preserve">Capturing </w:t>
        </w:r>
        <w:r w:rsidR="00564CB5">
          <w:rPr>
            <w:bCs/>
            <w:lang w:val="en"/>
          </w:rPr>
          <w:t xml:space="preserve">these </w:t>
        </w:r>
      </w:ins>
      <w:del w:id="186" w:author="Kevin McGraw" w:date="2025-03-16T09:33:00Z" w16du:dateUtc="2025-03-16T13:33:00Z">
        <w:r w:rsidR="0085178F" w:rsidRPr="006D2868" w:rsidDel="00702DFB">
          <w:rPr>
            <w:bCs/>
            <w:i/>
            <w:iCs/>
            <w:lang w:val="en"/>
          </w:rPr>
          <w:delText>Cardinalis</w:delText>
        </w:r>
        <w:r w:rsidR="0085178F" w:rsidRPr="006D2868" w:rsidDel="00702DFB">
          <w:rPr>
            <w:bCs/>
            <w:lang w:val="en"/>
          </w:rPr>
          <w:delText xml:space="preserve"> </w:delText>
        </w:r>
      </w:del>
      <w:r w:rsidR="0085178F" w:rsidRPr="006D2868">
        <w:rPr>
          <w:bCs/>
          <w:lang w:val="en"/>
        </w:rPr>
        <w:t xml:space="preserve">species </w:t>
      </w:r>
      <w:ins w:id="187" w:author="Kevin McGraw" w:date="2025-03-16T09:33:00Z" w16du:dateUtc="2025-03-16T13:33:00Z">
        <w:r w:rsidR="00702DFB">
          <w:rPr>
            <w:bCs/>
            <w:lang w:val="en"/>
          </w:rPr>
          <w:t>from</w:t>
        </w:r>
      </w:ins>
      <w:del w:id="188" w:author="Kevin McGraw" w:date="2025-03-16T09:33:00Z" w16du:dateUtc="2025-03-16T13:33:00Z">
        <w:r w:rsidR="0085178F" w:rsidRPr="006D2868" w:rsidDel="00702DFB">
          <w:rPr>
            <w:bCs/>
            <w:lang w:val="en"/>
          </w:rPr>
          <w:delText>in</w:delText>
        </w:r>
      </w:del>
      <w:r w:rsidR="0085178F" w:rsidRPr="006D2868">
        <w:rPr>
          <w:bCs/>
          <w:lang w:val="en"/>
        </w:rPr>
        <w:t xml:space="preserve"> rural areas w</w:t>
      </w:r>
      <w:ins w:id="189" w:author="Kevin McGraw" w:date="2025-03-16T09:33:00Z" w16du:dateUtc="2025-03-16T13:33:00Z">
        <w:r w:rsidR="00E3056A">
          <w:rPr>
            <w:bCs/>
            <w:lang w:val="en"/>
          </w:rPr>
          <w:t>as</w:t>
        </w:r>
      </w:ins>
      <w:del w:id="190" w:author="Kevin McGraw" w:date="2025-03-16T09:33:00Z" w16du:dateUtc="2025-03-16T13:33:00Z">
        <w:r w:rsidR="0085178F" w:rsidRPr="006D2868" w:rsidDel="00E3056A">
          <w:rPr>
            <w:bCs/>
            <w:lang w:val="en"/>
          </w:rPr>
          <w:delText>ere</w:delText>
        </w:r>
      </w:del>
      <w:r w:rsidR="0085178F" w:rsidRPr="006D2868">
        <w:rPr>
          <w:bCs/>
          <w:lang w:val="en"/>
        </w:rPr>
        <w:t xml:space="preserve"> difficult if not impossible</w:t>
      </w:r>
      <w:ins w:id="191" w:author="Kevin McGraw" w:date="2025-03-16T09:33:00Z" w16du:dateUtc="2025-03-16T13:33:00Z">
        <w:r w:rsidR="00E3056A">
          <w:rPr>
            <w:bCs/>
            <w:lang w:val="en"/>
          </w:rPr>
          <w:t>,</w:t>
        </w:r>
      </w:ins>
      <w:r w:rsidR="0085178F" w:rsidRPr="006D2868">
        <w:rPr>
          <w:bCs/>
          <w:lang w:val="en"/>
        </w:rPr>
        <w:t xml:space="preserve"> </w:t>
      </w:r>
      <w:del w:id="192" w:author="Kevin McGraw" w:date="2025-03-16T09:33:00Z" w16du:dateUtc="2025-03-16T13:33:00Z">
        <w:r w:rsidR="0085178F" w:rsidRPr="006D2868" w:rsidDel="00E3056A">
          <w:rPr>
            <w:bCs/>
            <w:lang w:val="en"/>
          </w:rPr>
          <w:delText xml:space="preserve">to capture </w:delText>
        </w:r>
      </w:del>
      <w:r w:rsidR="00EA3916">
        <w:rPr>
          <w:bCs/>
          <w:lang w:val="en"/>
        </w:rPr>
        <w:t>in part due to fieldwork limitations during the COVID-19 pandemic</w:t>
      </w:r>
      <w:r w:rsidR="0085178F" w:rsidRPr="006D2868">
        <w:rPr>
          <w:bCs/>
          <w:lang w:val="en"/>
        </w:rPr>
        <w:t>, so we also accessed muscle tissue samples from 12 birds (</w:t>
      </w:r>
      <w:del w:id="193" w:author="Sabrina McNew" w:date="2025-03-11T10:19:00Z" w16du:dateUtc="2025-03-11T17:19:00Z">
        <w:r w:rsidR="0085178F" w:rsidRPr="006D2868" w:rsidDel="004A233B">
          <w:rPr>
            <w:bCs/>
            <w:lang w:val="en"/>
          </w:rPr>
          <w:delText xml:space="preserve">6 </w:delText>
        </w:r>
      </w:del>
      <w:ins w:id="194" w:author="Sabrina McNew" w:date="2025-03-11T10:19:00Z" w16du:dateUtc="2025-03-11T17:19:00Z">
        <w:r w:rsidR="004A233B">
          <w:rPr>
            <w:bCs/>
            <w:lang w:val="en"/>
          </w:rPr>
          <w:t>six</w:t>
        </w:r>
        <w:r w:rsidR="004A233B" w:rsidRPr="006D2868">
          <w:rPr>
            <w:bCs/>
            <w:lang w:val="en"/>
          </w:rPr>
          <w:t xml:space="preserve"> </w:t>
        </w:r>
      </w:ins>
      <w:r w:rsidR="0085178F" w:rsidRPr="006D2868">
        <w:rPr>
          <w:bCs/>
          <w:lang w:val="en"/>
        </w:rPr>
        <w:t xml:space="preserve">northern cardinals and </w:t>
      </w:r>
      <w:del w:id="195" w:author="Sabrina McNew" w:date="2025-03-11T10:19:00Z" w16du:dateUtc="2025-03-11T17:19:00Z">
        <w:r w:rsidR="0085178F" w:rsidRPr="006D2868" w:rsidDel="004A233B">
          <w:rPr>
            <w:bCs/>
            <w:lang w:val="en"/>
          </w:rPr>
          <w:delText xml:space="preserve">6 </w:delText>
        </w:r>
      </w:del>
      <w:ins w:id="196" w:author="Sabrina McNew" w:date="2025-03-11T10:19:00Z" w16du:dateUtc="2025-03-11T17:19:00Z">
        <w:r w:rsidR="004A233B">
          <w:rPr>
            <w:bCs/>
            <w:lang w:val="en"/>
          </w:rPr>
          <w:t>six</w:t>
        </w:r>
        <w:r w:rsidR="004A233B" w:rsidRPr="006D2868">
          <w:rPr>
            <w:bCs/>
            <w:lang w:val="en"/>
          </w:rPr>
          <w:t xml:space="preserve"> </w:t>
        </w:r>
      </w:ins>
      <w:r w:rsidR="0085178F" w:rsidRPr="006D2868">
        <w:rPr>
          <w:bCs/>
          <w:lang w:val="en"/>
        </w:rPr>
        <w:t xml:space="preserve">pyrrhuloxia) </w:t>
      </w:r>
      <w:commentRangeStart w:id="197"/>
      <w:r w:rsidR="0085178F" w:rsidRPr="006D2868">
        <w:rPr>
          <w:bCs/>
          <w:lang w:val="en"/>
        </w:rPr>
        <w:t>from</w:t>
      </w:r>
      <w:commentRangeEnd w:id="197"/>
      <w:r w:rsidR="00D8192F">
        <w:rPr>
          <w:rStyle w:val="CommentReference"/>
          <w:rFonts w:ascii="Calibri" w:eastAsia="Calibri" w:hAnsi="Calibri" w:cs="Calibri"/>
        </w:rPr>
        <w:commentReference w:id="197"/>
      </w:r>
      <w:r w:rsidR="0085178F" w:rsidRPr="006D2868">
        <w:rPr>
          <w:bCs/>
          <w:lang w:val="en"/>
        </w:rPr>
        <w:t xml:space="preserve"> the University of </w:t>
      </w:r>
      <w:r w:rsidR="0085178F" w:rsidRPr="006D2868">
        <w:rPr>
          <w:bCs/>
          <w:lang w:val="en"/>
        </w:rPr>
        <w:lastRenderedPageBreak/>
        <w:t>Washington Burke Museum and the Museum of Southwestern Biology</w:t>
      </w:r>
      <w:ins w:id="198" w:author="Sabrina McNew" w:date="2025-03-11T10:25:00Z" w16du:dateUtc="2025-03-11T17:25:00Z">
        <w:r w:rsidR="00AF61E3">
          <w:rPr>
            <w:bCs/>
            <w:lang w:val="en"/>
          </w:rPr>
          <w:t xml:space="preserve"> </w:t>
        </w:r>
        <w:commentRangeStart w:id="199"/>
        <w:r w:rsidR="00AF61E3">
          <w:rPr>
            <w:bCs/>
            <w:lang w:val="en"/>
          </w:rPr>
          <w:t>collected duri</w:t>
        </w:r>
      </w:ins>
      <w:ins w:id="200" w:author="Sabrina McNew" w:date="2025-03-11T10:26:00Z" w16du:dateUtc="2025-03-11T17:26:00Z">
        <w:r w:rsidR="00AF61E3">
          <w:rPr>
            <w:bCs/>
            <w:lang w:val="en"/>
          </w:rPr>
          <w:t>ng years xx</w:t>
        </w:r>
      </w:ins>
      <w:ins w:id="201" w:author="Kevin McGraw" w:date="2025-03-16T09:34:00Z" w16du:dateUtc="2025-03-16T13:34:00Z">
        <w:r w:rsidR="00564CB5">
          <w:rPr>
            <w:bCs/>
            <w:lang w:val="en"/>
          </w:rPr>
          <w:t>xx</w:t>
        </w:r>
      </w:ins>
      <w:ins w:id="202" w:author="Sabrina McNew" w:date="2025-03-11T10:26:00Z" w16du:dateUtc="2025-03-11T17:26:00Z">
        <w:r w:rsidR="00AF61E3">
          <w:rPr>
            <w:bCs/>
            <w:lang w:val="en"/>
          </w:rPr>
          <w:t xml:space="preserve"> – xx</w:t>
        </w:r>
      </w:ins>
      <w:ins w:id="203" w:author="Kevin McGraw" w:date="2025-03-16T09:34:00Z" w16du:dateUtc="2025-03-16T13:34:00Z">
        <w:r w:rsidR="00564CB5">
          <w:rPr>
            <w:bCs/>
            <w:lang w:val="en"/>
          </w:rPr>
          <w:t>xx</w:t>
        </w:r>
      </w:ins>
      <w:commentRangeEnd w:id="199"/>
      <w:ins w:id="204" w:author="Kevin McGraw" w:date="2025-03-16T09:35:00Z" w16du:dateUtc="2025-03-16T13:35:00Z">
        <w:r w:rsidR="00564CB5">
          <w:rPr>
            <w:rStyle w:val="CommentReference"/>
            <w:rFonts w:ascii="Calibri" w:eastAsia="Calibri" w:hAnsi="Calibri" w:cs="Calibri"/>
          </w:rPr>
          <w:commentReference w:id="199"/>
        </w:r>
      </w:ins>
      <w:r w:rsidR="0085178F" w:rsidRPr="006D2868">
        <w:rPr>
          <w:bCs/>
          <w:lang w:val="en"/>
        </w:rPr>
        <w:t xml:space="preserve">. This produced a sample size of </w:t>
      </w:r>
      <w:del w:id="205" w:author="Sabrina McNew" w:date="2025-03-11T10:19:00Z" w16du:dateUtc="2025-03-11T17:19:00Z">
        <w:r w:rsidR="0085178F" w:rsidRPr="006D2868" w:rsidDel="004A233B">
          <w:rPr>
            <w:bCs/>
            <w:lang w:val="en"/>
          </w:rPr>
          <w:delText xml:space="preserve">6 </w:delText>
        </w:r>
      </w:del>
      <w:ins w:id="206" w:author="Sabrina McNew" w:date="2025-03-11T10:19:00Z" w16du:dateUtc="2025-03-11T17:19:00Z">
        <w:r w:rsidR="004A233B">
          <w:rPr>
            <w:bCs/>
            <w:lang w:val="en"/>
          </w:rPr>
          <w:t>six</w:t>
        </w:r>
        <w:r w:rsidR="004A233B" w:rsidRPr="006D2868">
          <w:rPr>
            <w:bCs/>
            <w:lang w:val="en"/>
          </w:rPr>
          <w:t xml:space="preserve"> </w:t>
        </w:r>
      </w:ins>
      <w:ins w:id="207" w:author="Kevin McGraw" w:date="2025-03-16T09:35:00Z" w16du:dateUtc="2025-03-16T13:35:00Z">
        <w:r w:rsidR="00D8192F">
          <w:rPr>
            <w:bCs/>
            <w:lang w:val="en"/>
          </w:rPr>
          <w:t xml:space="preserve">birds </w:t>
        </w:r>
      </w:ins>
      <w:r w:rsidR="0085178F" w:rsidRPr="006D2868">
        <w:rPr>
          <w:bCs/>
          <w:lang w:val="en"/>
        </w:rPr>
        <w:t xml:space="preserve">per species per population (urban vs. rural), </w:t>
      </w:r>
      <w:commentRangeStart w:id="208"/>
      <w:r w:rsidR="0085178F" w:rsidRPr="006D2868">
        <w:rPr>
          <w:bCs/>
          <w:lang w:val="en"/>
        </w:rPr>
        <w:t>which</w:t>
      </w:r>
      <w:commentRangeEnd w:id="208"/>
      <w:r w:rsidR="00D8192F">
        <w:rPr>
          <w:rStyle w:val="CommentReference"/>
          <w:rFonts w:ascii="Calibri" w:eastAsia="Calibri" w:hAnsi="Calibri" w:cs="Calibri"/>
        </w:rPr>
        <w:commentReference w:id="208"/>
      </w:r>
      <w:r w:rsidR="0085178F" w:rsidRPr="006D2868">
        <w:rPr>
          <w:bCs/>
          <w:lang w:val="en"/>
        </w:rPr>
        <w:t xml:space="preserve"> is sufficient for identifying outlier regions between populations</w:t>
      </w:r>
      <w:r w:rsidR="00DF2823">
        <w:rPr>
          <w:bCs/>
          <w:lang w:val="en"/>
        </w:rPr>
        <w:t xml:space="preserve"> </w:t>
      </w:r>
      <w:r w:rsidR="00DF2823">
        <w:rPr>
          <w:bCs/>
          <w:lang w:val="en"/>
        </w:rPr>
        <w:fldChar w:fldCharType="begin"/>
      </w:r>
      <w:r w:rsidR="00B369DB">
        <w:rPr>
          <w:bCs/>
          <w:lang w:val="en"/>
        </w:rPr>
        <w:instrText xml:space="preserve"> ADDIN ZOTERO_ITEM CSL_CITATION {"citationID":"EaNIskIa","properties":{"formattedCitation":"(Hahn, 2018)","plainCitation":"(Hahn, 2018)","noteIndex":0},"citationItems":[{"id":962,"uris":["http://zotero.org/users/15902993/items/KZXY29BZ"],"itemData":{"id":962,"type":"book","abstract":"Molecular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 \n            ,  \n             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professionals.","event-place":"Oxford, New York","ISBN":"978-0-87893-965-7","number-of-pages":"352","publisher":"Oxford University Press","publisher-place":"Oxford, New York","source":"Oxford University Press","title":"Molecular Population Genetics","author":[{"family":"Hahn","given":"Matthew W."}],"issued":{"date-parts":[["2018",4,17]]}}}],"schema":"https://github.com/citation-style-language/schema/raw/master/csl-citation.json"} </w:instrText>
      </w:r>
      <w:r w:rsidR="00DF2823">
        <w:rPr>
          <w:bCs/>
          <w:lang w:val="en"/>
        </w:rPr>
        <w:fldChar w:fldCharType="separate"/>
      </w:r>
      <w:r w:rsidR="00B369DB">
        <w:rPr>
          <w:bCs/>
          <w:noProof/>
          <w:lang w:val="en"/>
        </w:rPr>
        <w:t>(Hahn, 2018)</w:t>
      </w:r>
      <w:r w:rsidR="00DF2823">
        <w:rPr>
          <w:bCs/>
          <w:lang w:val="en"/>
        </w:rPr>
        <w:fldChar w:fldCharType="end"/>
      </w:r>
      <w:r w:rsidR="0085178F" w:rsidRPr="006D2868">
        <w:rPr>
          <w:bCs/>
          <w:lang w:val="en"/>
        </w:rPr>
        <w:t>. We extracted DNA from each sample at the University of Colorado using a Qiagen DNeasy Blood &amp; Tissue kit, and we measured DNA concentrations on a Thermofisher Qubit 3.0. Whole genome paired-end 150 base pair sequencing libraries were prepared and sequenced using the Illumina NovaSeq 6000 platform by Novogene, Sacramento, CA</w:t>
      </w:r>
      <w:del w:id="209" w:author="Sabrina McNew" w:date="2025-03-11T10:23:00Z" w16du:dateUtc="2025-03-11T17:23:00Z">
        <w:r w:rsidR="0085178F" w:rsidRPr="006D2868" w:rsidDel="00AF61E3">
          <w:rPr>
            <w:bCs/>
            <w:lang w:val="en"/>
          </w:rPr>
          <w:delText xml:space="preserve"> at approximately </w:delText>
        </w:r>
        <w:r w:rsidR="00D04AF6" w:rsidDel="00AF61E3">
          <w:rPr>
            <w:bCs/>
            <w:lang w:val="en"/>
          </w:rPr>
          <w:delText>5</w:delText>
        </w:r>
        <w:r w:rsidR="00AD2AFB" w:rsidDel="00AF61E3">
          <w:rPr>
            <w:bCs/>
            <w:lang w:val="en"/>
          </w:rPr>
          <w:delText>x</w:delText>
        </w:r>
        <w:r w:rsidR="0085178F" w:rsidRPr="006D2868" w:rsidDel="00AF61E3">
          <w:rPr>
            <w:bCs/>
            <w:lang w:val="en"/>
          </w:rPr>
          <w:delText xml:space="preserve"> coverage</w:delText>
        </w:r>
      </w:del>
      <w:r w:rsidR="0085178F" w:rsidRPr="006D2868">
        <w:rPr>
          <w:bCs/>
          <w:lang w:val="en"/>
        </w:rPr>
        <w:t>.</w:t>
      </w:r>
    </w:p>
    <w:p w14:paraId="3AB3D21B" w14:textId="583066CA" w:rsidR="005E166B" w:rsidRDefault="001243C1" w:rsidP="00FE72A9">
      <w:pPr>
        <w:spacing w:line="480" w:lineRule="auto"/>
        <w:ind w:firstLine="720"/>
        <w:rPr>
          <w:bCs/>
          <w:lang w:val="en"/>
        </w:rPr>
      </w:pPr>
      <w:moveFromRangeStart w:id="210" w:author="Sabrina McNew" w:date="2025-03-11T10:20:00Z" w:name="move192580855"/>
      <w:moveFrom w:id="211" w:author="Sabrina McNew" w:date="2025-03-11T10:20:00Z" w16du:dateUtc="2025-03-11T17:20:00Z">
        <w:r w:rsidDel="004A233B">
          <w:rPr>
            <w:bCs/>
            <w:lang w:val="en"/>
          </w:rPr>
          <w:t>All code used to analyze these genomes can be found on GitHub (</w:t>
        </w:r>
        <w:r w:rsidDel="004A233B">
          <w:fldChar w:fldCharType="begin"/>
        </w:r>
        <w:r w:rsidDel="004A233B">
          <w:instrText>HYPERLINK "https://github.com/dannyjackson/CardinalisGenomics"</w:instrText>
        </w:r>
      </w:moveFrom>
      <w:del w:id="212" w:author="Sabrina McNew" w:date="2025-03-11T10:20:00Z" w16du:dateUtc="2025-03-11T17:20:00Z"/>
      <w:moveFrom w:id="213" w:author="Sabrina McNew" w:date="2025-03-11T10:20:00Z" w16du:dateUtc="2025-03-11T17:20:00Z">
        <w:r w:rsidDel="004A233B">
          <w:fldChar w:fldCharType="separate"/>
        </w:r>
        <w:r w:rsidRPr="00B73507" w:rsidDel="004A233B">
          <w:rPr>
            <w:rStyle w:val="Hyperlink"/>
            <w:bCs/>
            <w:lang w:val="en"/>
          </w:rPr>
          <w:t>https://github.com/dannyjackson/CardinalisGenomics</w:t>
        </w:r>
        <w:r w:rsidDel="004A233B">
          <w:fldChar w:fldCharType="end"/>
        </w:r>
        <w:r w:rsidDel="004A233B">
          <w:rPr>
            <w:bCs/>
            <w:lang w:val="en"/>
          </w:rPr>
          <w:t xml:space="preserve">; will publish a release with a DOI before submitting). </w:t>
        </w:r>
      </w:moveFrom>
      <w:moveFromRangeEnd w:id="210"/>
      <w:r w:rsidR="0085178F" w:rsidRPr="006D2868">
        <w:rPr>
          <w:bCs/>
          <w:lang w:val="en"/>
        </w:rPr>
        <w:t xml:space="preserve">We trimmed raw sequence fasta files using Trimmomatic </w:t>
      </w:r>
      <w:r w:rsidR="00B369DB">
        <w:rPr>
          <w:bCs/>
          <w:lang w:val="en"/>
        </w:rPr>
        <w:fldChar w:fldCharType="begin"/>
      </w:r>
      <w:r w:rsidR="00B369DB">
        <w:rPr>
          <w:bCs/>
          <w:lang w:val="en"/>
        </w:rPr>
        <w:instrText xml:space="preserve"> ADDIN ZOTERO_ITEM CSL_CITATION {"citationID":"xtOQX6dV","properties":{"formattedCitation":"(Bolger et al., 2014)","plainCitation":"(Bolger et al., 2014)","noteIndex":0},"citationItems":[{"id":610,"uris":["http://zotero.org/users/15902993/items/XHNHYB5D"],"itemData":{"id":610,"type":"article-journal","container-title":"Bioinformatics","DOI":"10.1093/bioinformatics/btu170","ISSN":"1367-4803","issue":"15","note":"publisher: Oxford University Press (OUP)","page":"2114–2120","title":"Trimmomatic: a flexible trimmer for Illumina sequence data","volume":"30","author":[{"family":"Bolger","given":"Anthony M."},{"family":"Lohse","given":"Marc"},{"family":"Usadel","given":"Bjoern"}],"issued":{"date-parts":[["2014",4]]}}}],"schema":"https://github.com/citation-style-language/schema/raw/master/csl-citation.json"} </w:instrText>
      </w:r>
      <w:r w:rsidR="00B369DB">
        <w:rPr>
          <w:bCs/>
          <w:lang w:val="en"/>
        </w:rPr>
        <w:fldChar w:fldCharType="separate"/>
      </w:r>
      <w:r w:rsidR="00B369DB">
        <w:rPr>
          <w:bCs/>
          <w:noProof/>
          <w:lang w:val="en"/>
        </w:rPr>
        <w:t>(Bolger et al., 2014)</w:t>
      </w:r>
      <w:r w:rsidR="00B369DB">
        <w:rPr>
          <w:bCs/>
          <w:lang w:val="en"/>
        </w:rPr>
        <w:fldChar w:fldCharType="end"/>
      </w:r>
      <w:r w:rsidR="0085178F" w:rsidRPr="006D2868">
        <w:rPr>
          <w:bCs/>
          <w:lang w:val="en"/>
        </w:rPr>
        <w:t xml:space="preserve"> and analyzed for quality using FastQC </w:t>
      </w:r>
      <w:r w:rsidR="00B369DB">
        <w:rPr>
          <w:bCs/>
          <w:lang w:val="en"/>
        </w:rPr>
        <w:fldChar w:fldCharType="begin"/>
      </w:r>
      <w:r w:rsidR="00B369DB">
        <w:rPr>
          <w:bCs/>
          <w:lang w:val="en"/>
        </w:rPr>
        <w:instrText xml:space="preserve"> ADDIN ZOTERO_ITEM CSL_CITATION {"citationID":"2AOHyT4j","properties":{"formattedCitation":"(Andrews, 2010)","plainCitation":"(Andrews, 2010)","noteIndex":0},"citationItems":[{"id":964,"uris":["http://zotero.org/users/15902993/items/8PJB3HZG"],"itemData":{"id":964,"type":"document","source":"CiNii Research","title":"FastQC: a quality control tool for high throughput sequence data.","title-short":"FastQC","URL":"https://cir.nii.ac.jp/crid/1370584340724053142","author":[{"family":"Andrews","given":"S"}],"accessed":{"date-parts":[["2025",3,7]]},"issued":{"date-parts":[["2010"]]}}}],"schema":"https://github.com/citation-style-language/schema/raw/master/csl-citation.json"} </w:instrText>
      </w:r>
      <w:r w:rsidR="00B369DB">
        <w:rPr>
          <w:bCs/>
          <w:lang w:val="en"/>
        </w:rPr>
        <w:fldChar w:fldCharType="separate"/>
      </w:r>
      <w:r w:rsidR="00B369DB">
        <w:rPr>
          <w:bCs/>
          <w:noProof/>
          <w:lang w:val="en"/>
        </w:rPr>
        <w:t>(Andrews, 2010)</w:t>
      </w:r>
      <w:r w:rsidR="00B369DB">
        <w:rPr>
          <w:bCs/>
          <w:lang w:val="en"/>
        </w:rPr>
        <w:fldChar w:fldCharType="end"/>
      </w:r>
      <w:r w:rsidR="0085178F" w:rsidRPr="006D2868">
        <w:rPr>
          <w:bCs/>
          <w:lang w:val="en"/>
        </w:rPr>
        <w:t xml:space="preserve">. </w:t>
      </w:r>
      <w:r w:rsidR="000023FB">
        <w:rPr>
          <w:bCs/>
          <w:lang w:val="en"/>
        </w:rPr>
        <w:t>The publicly available annotated northern cardinal genome is not chromosome-level and each scaffold could not reliably be assigned as either an autosome or sex chromosome</w:t>
      </w:r>
      <w:ins w:id="214" w:author="Sabrina McNew" w:date="2025-03-11T10:21:00Z" w16du:dateUtc="2025-03-11T17:21:00Z">
        <w:r w:rsidR="004A233B">
          <w:rPr>
            <w:bCs/>
            <w:lang w:val="en"/>
          </w:rPr>
          <w:t>.</w:t>
        </w:r>
      </w:ins>
      <w:del w:id="215" w:author="Sabrina McNew" w:date="2025-03-11T10:21:00Z" w16du:dateUtc="2025-03-11T17:21:00Z">
        <w:r w:rsidR="000023FB" w:rsidDel="004A233B">
          <w:rPr>
            <w:bCs/>
            <w:lang w:val="en"/>
          </w:rPr>
          <w:delText>;</w:delText>
        </w:r>
      </w:del>
      <w:r w:rsidR="000023FB">
        <w:rPr>
          <w:bCs/>
          <w:lang w:val="en"/>
        </w:rPr>
        <w:t xml:space="preserve"> </w:t>
      </w:r>
      <w:del w:id="216" w:author="Sabrina McNew" w:date="2025-03-11T10:21:00Z" w16du:dateUtc="2025-03-11T17:21:00Z">
        <w:r w:rsidR="000023FB" w:rsidDel="004A233B">
          <w:rPr>
            <w:bCs/>
            <w:lang w:val="en"/>
          </w:rPr>
          <w:delText>therefore</w:delText>
        </w:r>
      </w:del>
      <w:ins w:id="217" w:author="Sabrina McNew" w:date="2025-03-11T10:21:00Z" w16du:dateUtc="2025-03-11T17:21:00Z">
        <w:r w:rsidR="004A233B">
          <w:rPr>
            <w:bCs/>
            <w:lang w:val="en"/>
          </w:rPr>
          <w:t>Therefore</w:t>
        </w:r>
      </w:ins>
      <w:r w:rsidR="000023FB">
        <w:rPr>
          <w:bCs/>
          <w:lang w:val="en"/>
        </w:rPr>
        <w:t xml:space="preserve">, </w:t>
      </w:r>
      <w:del w:id="218" w:author="Sabrina McNew" w:date="2025-03-11T10:21:00Z" w16du:dateUtc="2025-03-11T17:21:00Z">
        <w:r w:rsidR="000023FB" w:rsidDel="004A233B">
          <w:rPr>
            <w:bCs/>
            <w:lang w:val="en"/>
          </w:rPr>
          <w:delText>w</w:delText>
        </w:r>
        <w:r w:rsidR="0085178F" w:rsidRPr="006D2868" w:rsidDel="004A233B">
          <w:rPr>
            <w:bCs/>
            <w:lang w:val="en"/>
          </w:rPr>
          <w:delText xml:space="preserve">e </w:delText>
        </w:r>
        <w:r w:rsidR="00CA2E21" w:rsidDel="004A233B">
          <w:rPr>
            <w:bCs/>
            <w:lang w:val="en"/>
          </w:rPr>
          <w:delText>used bwa mem</w:delText>
        </w:r>
        <w:r w:rsidR="00B369DB" w:rsidDel="004A233B">
          <w:rPr>
            <w:bCs/>
            <w:lang w:val="en"/>
          </w:rPr>
          <w:delText xml:space="preserve"> </w:delText>
        </w:r>
        <w:r w:rsidR="00B369DB" w:rsidDel="004A233B">
          <w:rPr>
            <w:bCs/>
            <w:lang w:val="en"/>
          </w:rPr>
          <w:fldChar w:fldCharType="begin"/>
        </w:r>
        <w:r w:rsidR="00B369DB" w:rsidDel="004A233B">
          <w:rPr>
            <w:bCs/>
            <w:lang w:val="en"/>
          </w:rPr>
          <w:delInstrText xml:space="preserve"> ADDIN ZOTERO_ITEM CSL_CITATION {"citationID":"u8x2gahq","properties":{"formattedCitation":"(Li &amp; Durbin, 2009)","plainCitation":"(Li &amp; Durbin, 2009)","noteIndex":0},"citationItems":[{"id":968,"uris":["http://zotero.org/users/15902993/items/W2KBX87C"],"itemData":{"id":968,"type":"article-journal","abstract":"Motivation: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delInstrText>
        </w:r>
        <w:r w:rsidR="00B369DB" w:rsidDel="004A233B">
          <w:rPr>
            <w:rFonts w:ascii="Cambria Math" w:hAnsi="Cambria Math" w:cs="Cambria Math"/>
            <w:bCs/>
            <w:lang w:val="en"/>
          </w:rPr>
          <w:delInstrText>∼</w:delInstrText>
        </w:r>
        <w:r w:rsidR="00B369DB" w:rsidDel="004A233B">
          <w:rPr>
            <w:bCs/>
            <w:lang w:val="en"/>
          </w:rPr>
          <w:del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delInstrText>
        </w:r>
        <w:r w:rsidR="00B369DB" w:rsidDel="004A233B">
          <w:rPr>
            <w:bCs/>
            <w:lang w:val="en"/>
          </w:rPr>
          <w:fldChar w:fldCharType="separate"/>
        </w:r>
        <w:r w:rsidR="00B369DB" w:rsidDel="004A233B">
          <w:rPr>
            <w:bCs/>
            <w:noProof/>
            <w:lang w:val="en"/>
          </w:rPr>
          <w:delText>(Li &amp; Durbin, 2009)</w:delText>
        </w:r>
        <w:r w:rsidR="00B369DB" w:rsidDel="004A233B">
          <w:rPr>
            <w:bCs/>
            <w:lang w:val="en"/>
          </w:rPr>
          <w:fldChar w:fldCharType="end"/>
        </w:r>
        <w:r w:rsidR="00CA2E21" w:rsidDel="004A233B">
          <w:rPr>
            <w:bCs/>
            <w:lang w:val="en"/>
          </w:rPr>
          <w:delText xml:space="preserve"> </w:delText>
        </w:r>
      </w:del>
      <w:del w:id="219" w:author="Sabrina McNew" w:date="2025-03-11T10:22:00Z" w16du:dateUtc="2025-03-11T17:22:00Z">
        <w:r w:rsidR="00CA2E21" w:rsidDel="004A233B">
          <w:rPr>
            <w:bCs/>
            <w:lang w:val="en"/>
          </w:rPr>
          <w:delText xml:space="preserve">to </w:delText>
        </w:r>
        <w:r w:rsidR="0085178F" w:rsidRPr="006D2868" w:rsidDel="004A233B">
          <w:rPr>
            <w:bCs/>
            <w:lang w:val="en"/>
          </w:rPr>
          <w:delText>align</w:delText>
        </w:r>
      </w:del>
      <w:ins w:id="220" w:author="Sabrina McNew" w:date="2025-03-11T10:22:00Z" w16du:dateUtc="2025-03-11T17:22:00Z">
        <w:r w:rsidR="004A233B">
          <w:rPr>
            <w:bCs/>
            <w:lang w:val="en"/>
          </w:rPr>
          <w:t>we aligned</w:t>
        </w:r>
      </w:ins>
      <w:r w:rsidR="0085178F" w:rsidRPr="006D2868">
        <w:rPr>
          <w:bCs/>
          <w:lang w:val="en"/>
        </w:rPr>
        <w:t xml:space="preserve"> the trimmed sequence reads to the reference </w:t>
      </w:r>
      <w:r w:rsidR="00CA2E21">
        <w:rPr>
          <w:bCs/>
          <w:lang w:val="en"/>
        </w:rPr>
        <w:t>small tree finch (</w:t>
      </w:r>
      <w:r w:rsidR="00CA2E21" w:rsidRPr="00C06EBB">
        <w:rPr>
          <w:bCs/>
          <w:i/>
          <w:iCs/>
          <w:lang w:val="en"/>
          <w:rPrChange w:id="221" w:author="Kevin McGraw" w:date="2025-03-16T09:41:00Z" w16du:dateUtc="2025-03-16T13:41:00Z">
            <w:rPr>
              <w:bCs/>
              <w:lang w:val="en"/>
            </w:rPr>
          </w:rPrChange>
        </w:rPr>
        <w:t>Camarhynchus parvulus</w:t>
      </w:r>
      <w:r w:rsidR="00CA2E21">
        <w:rPr>
          <w:bCs/>
          <w:lang w:val="en"/>
        </w:rPr>
        <w:t>) genome STF-HiC (1.28 GB; Genbank accession number: GCF_901933205.1)</w:t>
      </w:r>
      <w:ins w:id="222" w:author="Sabrina McNew" w:date="2025-03-11T10:22:00Z" w16du:dateUtc="2025-03-11T17:22:00Z">
        <w:r w:rsidR="004A233B">
          <w:rPr>
            <w:bCs/>
            <w:lang w:val="en"/>
          </w:rPr>
          <w:t xml:space="preserve"> using bwa mem </w:t>
        </w:r>
        <w:r w:rsidR="004A233B">
          <w:rPr>
            <w:bCs/>
            <w:lang w:val="en"/>
          </w:rPr>
          <w:fldChar w:fldCharType="begin"/>
        </w:r>
        <w:r w:rsidR="004A233B">
          <w:rPr>
            <w:bCs/>
            <w:lang w:val="en"/>
          </w:rPr>
          <w:instrText xml:space="preserve"> ADDIN ZOTERO_ITEM CSL_CITATION {"citationID":"u8x2gahq","properties":{"formattedCitation":"(Li &amp; Durbin, 2009)","plainCitation":"(Li &amp; Durbin, 2009)","noteIndex":0},"citationItems":[{"id":968,"uris":["http://zotero.org/users/15902993/items/W2KBX87C"],"itemData":{"id":968,"type":"article-journal","abstract":"Motivation: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4A233B">
          <w:rPr>
            <w:rFonts w:ascii="Cambria Math" w:hAnsi="Cambria Math" w:cs="Cambria Math"/>
            <w:bCs/>
            <w:lang w:val="en"/>
          </w:rPr>
          <w:instrText>∼</w:instrText>
        </w:r>
        <w:r w:rsidR="004A233B">
          <w:rPr>
            <w:bCs/>
            <w:lang w:val="en"/>
          </w:rPr>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4A233B">
          <w:rPr>
            <w:bCs/>
            <w:lang w:val="en"/>
          </w:rPr>
          <w:fldChar w:fldCharType="separate"/>
        </w:r>
        <w:r w:rsidR="004A233B">
          <w:rPr>
            <w:bCs/>
            <w:noProof/>
            <w:lang w:val="en"/>
          </w:rPr>
          <w:t>(Li &amp; Durbin, 2009)</w:t>
        </w:r>
        <w:r w:rsidR="004A233B">
          <w:rPr>
            <w:bCs/>
            <w:lang w:val="en"/>
          </w:rPr>
          <w:fldChar w:fldCharType="end"/>
        </w:r>
      </w:ins>
      <w:r w:rsidR="00F96EB6">
        <w:rPr>
          <w:bCs/>
          <w:lang w:val="en"/>
        </w:rPr>
        <w:t xml:space="preserve">. The small tree finch is the closest relative with an available chromosome-level genome. </w:t>
      </w:r>
      <w:r w:rsidR="00445C45" w:rsidRPr="006D2868">
        <w:rPr>
          <w:bCs/>
          <w:lang w:val="en"/>
        </w:rPr>
        <w:t xml:space="preserve">Then we sorted </w:t>
      </w:r>
      <w:r w:rsidR="00445C45">
        <w:rPr>
          <w:bCs/>
          <w:lang w:val="en"/>
        </w:rPr>
        <w:t xml:space="preserve">the </w:t>
      </w:r>
      <w:r w:rsidR="00445C45" w:rsidRPr="006D2868">
        <w:rPr>
          <w:bCs/>
          <w:lang w:val="en"/>
        </w:rPr>
        <w:t xml:space="preserve">bam files using samtools </w:t>
      </w:r>
      <w:r w:rsidR="00B369DB">
        <w:rPr>
          <w:bCs/>
          <w:lang w:val="en"/>
        </w:rPr>
        <w:fldChar w:fldCharType="begin"/>
      </w:r>
      <w:r w:rsidR="001A72F4">
        <w:rPr>
          <w:bCs/>
          <w:lang w:val="en"/>
        </w:rPr>
        <w:instrText xml:space="preserve"> ADDIN ZOTERO_ITEM CSL_CITATION {"citationID":"0o8dyaPA","properties":{"formattedCitation":"(H. Li et al., 2009)","plainCitation":"(H. Li et al., 2009)","noteIndex":0},"citationItems":[{"id":773,"uris":["http://zotero.org/users/15902993/items/6MK3NMRE"],"itemData":{"id":773,"type":"article-journal","container-title":"Bioinformatics","DOI":"10.1093/bioinformatics/btp352","ISSN":"1367-4803","issue":"16","note":"publisher: Oxford University Press (OUP)","page":"2078–2079","title":"The Sequence Alignment/Map format and SAMtools","volume":"25","author":[{"family":"Li","given":"Heng"},{"family":"Handsaker","given":"Bob"},{"family":"Wysoker","given":"Alec"},{"family":"Fennell","given":"Tim"},{"family":"Ruan","given":"Jue"},{"family":"Homer","given":"Nils"},{"family":"Marth","given":"Gabor"},{"family":"Abecasis","given":"Goncalo"},{"family":"Durbin","given":"Richard"}],"issued":{"date-parts":[["2009",6]]}}}],"schema":"https://github.com/citation-style-language/schema/raw/master/csl-citation.json"} </w:instrText>
      </w:r>
      <w:r w:rsidR="00B369DB">
        <w:rPr>
          <w:bCs/>
          <w:lang w:val="en"/>
        </w:rPr>
        <w:fldChar w:fldCharType="separate"/>
      </w:r>
      <w:r w:rsidR="001A72F4">
        <w:rPr>
          <w:bCs/>
          <w:noProof/>
          <w:lang w:val="en"/>
        </w:rPr>
        <w:t>(H. Li et al., 2009)</w:t>
      </w:r>
      <w:r w:rsidR="00B369DB">
        <w:rPr>
          <w:bCs/>
          <w:lang w:val="en"/>
        </w:rPr>
        <w:fldChar w:fldCharType="end"/>
      </w:r>
      <w:r w:rsidR="00445C45" w:rsidRPr="006D2868">
        <w:rPr>
          <w:bCs/>
          <w:lang w:val="en"/>
        </w:rPr>
        <w:t xml:space="preserve"> and picard-tools </w:t>
      </w:r>
      <w:r w:rsidR="00B369DB">
        <w:rPr>
          <w:bCs/>
          <w:lang w:val="en"/>
        </w:rPr>
        <w:fldChar w:fldCharType="begin"/>
      </w:r>
      <w:r w:rsidR="00B369DB">
        <w:rPr>
          <w:bCs/>
          <w:lang w:val="en"/>
        </w:rPr>
        <w:instrText xml:space="preserve"> ADDIN ZOTERO_ITEM CSL_CITATION {"citationID":"tQR5h4w6","properties":{"formattedCitation":"(Picard, 2019)","plainCitation":"(Picard, 2019)","noteIndex":0},"citationItems":[{"id":971,"uris":["http://zotero.org/users/15902993/items/KAI9MKC7"],"itemData":{"id":971,"type":"document","source":"CiNii Research","title":"Broad Institute","URL":"https://cir.nii.ac.jp/crid/1370013168858971926","author":[{"family":"Picard","given":"Toolkit"}],"accessed":{"date-parts":[["2025",3,7]]},"issued":{"date-parts":[["2019"]]}}}],"schema":"https://github.com/citation-style-language/schema/raw/master/csl-citation.json"} </w:instrText>
      </w:r>
      <w:r w:rsidR="00B369DB">
        <w:rPr>
          <w:bCs/>
          <w:lang w:val="en"/>
        </w:rPr>
        <w:fldChar w:fldCharType="separate"/>
      </w:r>
      <w:r w:rsidR="00B369DB">
        <w:rPr>
          <w:bCs/>
          <w:noProof/>
          <w:lang w:val="en"/>
        </w:rPr>
        <w:t>(Picard, 2019)</w:t>
      </w:r>
      <w:r w:rsidR="00B369DB">
        <w:rPr>
          <w:bCs/>
          <w:lang w:val="en"/>
        </w:rPr>
        <w:fldChar w:fldCharType="end"/>
      </w:r>
      <w:r w:rsidR="00445C45">
        <w:rPr>
          <w:bCs/>
          <w:lang w:val="en"/>
        </w:rPr>
        <w:t xml:space="preserve">, clipped overlapping read pairs using </w:t>
      </w:r>
      <w:r w:rsidR="00B369DB">
        <w:rPr>
          <w:bCs/>
          <w:lang w:val="en"/>
        </w:rPr>
        <w:t>BamU</w:t>
      </w:r>
      <w:r w:rsidR="00445C45">
        <w:rPr>
          <w:bCs/>
          <w:lang w:val="en"/>
        </w:rPr>
        <w:t>ti</w:t>
      </w:r>
      <w:r w:rsidR="00B369DB">
        <w:rPr>
          <w:bCs/>
          <w:lang w:val="en"/>
        </w:rPr>
        <w:t>l</w:t>
      </w:r>
      <w:r w:rsidR="00445C45">
        <w:rPr>
          <w:bCs/>
          <w:lang w:val="en"/>
        </w:rPr>
        <w:t xml:space="preserve"> </w:t>
      </w:r>
      <w:r w:rsidR="00B369DB">
        <w:rPr>
          <w:bCs/>
          <w:lang w:val="en"/>
        </w:rPr>
        <w:fldChar w:fldCharType="begin"/>
      </w:r>
      <w:r w:rsidR="00B369DB">
        <w:rPr>
          <w:bCs/>
          <w:lang w:val="en"/>
        </w:rPr>
        <w:instrText xml:space="preserve"> ADDIN ZOTERO_ITEM CSL_CITATION {"citationID":"0cMyJvs5","properties":{"formattedCitation":"(Jun et al., 2015)","plainCitation":"(Jun et al., 2015)","noteIndex":0},"citationItems":[{"id":974,"uris":["http://zotero.org/users/15902993/items/URVC2DUQ"],"itemData":{"id":974,"type":"article-journal","abstract":"The analysis of next-generation sequencing data is computationally and statistically challenging because of massive data volumes and imperfect data quality. We present GotCloud, a pipeline for efficiently detecting and genotyping high-quality variants from large-scale sequencing data. GotCloud automates sequence alignment, sample-level quality control, variant calling, filtering of likely artifacts using machine learning techniques, and genotype refinement using haplotype information. The pipeline can process thousands of samples in parallel and requires less computational resources than current alternatives. Experiments with whole genome and exome targeted sequence data generated by the 1000 Genomes Project show that the pipeline provides effective filtering against false positive variants and high power to detect true variants. Our pipeline has already contributed to variant detection and genotyping in several large-scale sequencing projects, including the 1000 Genomes Project and the NHLBI Exome Sequencing Project. We hope it will now prove useful to many medical sequencing studies.","container-title":"Genome Research","DOI":"10.1101/gr.176552.114","ISSN":"1088-9051, 1549-5469","journalAbbreviation":"Genome Res.","language":"en","note":"Company: Cold Spring Harbor Laboratory Press\nDistributor: Cold Spring Harbor Laboratory Press\nInstitution: Cold Spring Harbor Laboratory Press\nLabel: Cold Spring Harbor Laboratory Press\npublisher: Cold Spring Harbor Lab\nPMID: 25883319","page":"gr.176552.114","source":"genome.cshlp.org","title":"An efficient and scalable analysis framework for variant extraction and refinement from population scale DNA sequence data","author":[{"family":"Jun","given":"Goo"},{"family":"Wing","given":"Mary Kate"},{"family":"Abecasis","given":"Gonçalo R."},{"family":"Kang","given":"Hyun Min"}],"issued":{"date-parts":[["2015",4,16]]}}}],"schema":"https://github.com/citation-style-language/schema/raw/master/csl-citation.json"} </w:instrText>
      </w:r>
      <w:r w:rsidR="00B369DB">
        <w:rPr>
          <w:bCs/>
          <w:lang w:val="en"/>
        </w:rPr>
        <w:fldChar w:fldCharType="separate"/>
      </w:r>
      <w:r w:rsidR="00B369DB">
        <w:rPr>
          <w:bCs/>
          <w:noProof/>
          <w:lang w:val="en"/>
        </w:rPr>
        <w:t>(Jun et al., 2015)</w:t>
      </w:r>
      <w:r w:rsidR="00B369DB">
        <w:rPr>
          <w:bCs/>
          <w:lang w:val="en"/>
        </w:rPr>
        <w:fldChar w:fldCharType="end"/>
      </w:r>
      <w:r w:rsidR="00445C45">
        <w:rPr>
          <w:bCs/>
          <w:lang w:val="en"/>
        </w:rPr>
        <w:t xml:space="preserve">, realigned around indels using GATK </w:t>
      </w:r>
      <w:r w:rsidR="0076390C">
        <w:rPr>
          <w:bCs/>
          <w:lang w:val="en"/>
        </w:rPr>
        <w:fldChar w:fldCharType="begin"/>
      </w:r>
      <w:r w:rsidR="0076390C">
        <w:rPr>
          <w:bCs/>
          <w:lang w:val="en"/>
        </w:rPr>
        <w:instrText xml:space="preserve"> ADDIN ZOTERO_ITEM CSL_CITATION {"citationID":"c7Uenr7R","properties":{"formattedCitation":"(McKenna et al., 2010)","plainCitation":"(McKenna et al., 2010)","noteIndex":0},"citationItems":[{"id":977,"uris":["http://zotero.org/users/15902993/items/J8Y7NS5I"],"itemData":{"id":977,"type":"article-journal","abstract":"Next-generation DNA sequencing (NGS) projects, such as the 1000 Genomes Project, are already revolutionizing our understanding of genetic variation among individuals. However, the massive data sets generated by NGS—the 1000 Genome pilot alone includes nearly five terabases—make writing feature-rich, efficient, and robust analysis tools difficult for even computationally sophisticated individuals. Indeed, many professionals are limited in the scope and the ease with which they can answer scientific questions by the complexity of accessing and manipulating the data produced by these machines. Here, we discuss our Genome Analysis Toolkit (GATK), a structured programming framework designed to ease the development of efficient and robust analysis tools for next-generation DNA sequencers using the functional programming philosophy of MapReduce. The GATK provides a small but rich set of data access patterns that encompass the majority of analysis tool needs. Separating specific analysis calculations from common data management infrastructure enables us to optimize the GATK framework for correctness, stability, and CPU and memory efficiency and to enable distributed and shared memory parallelization. We highlight the capabilities of the GATK by describing the implementation and application of robust, scale-tolerant tools like coverage calculators and single nucleotide polymorphism (SNP) calling. We conclude that the GATK programming framework enables developers and analysts to quickly and easily write efficient and robust NGS tools, many of which have already been incorporated into large-scale sequencing projects like the 1000 Genomes Project and The Cancer Genome Atlas.","container-title":"Genome Research","DOI":"10.1101/gr.107524.110","ISSN":"1088-9051, 1549-5469","issue":"9","journalAbbreviation":"Genome Res.","language":"en","note":"Company: Cold Spring Harbor Laboratory Press\nDistributor: Cold Spring Harbor Laboratory Press\nInstitution: Cold Spring Harbor Laboratory Press\nLabel: Cold Spring Harbor Laboratory Press\npublisher: Cold Spring Harbor Lab\nPMID: 20644199","page":"1297-1303","source":"genome.cshlp.org","title":"The Genome Analysis Toolkit: A MapReduce framework for analyzing next-generation DNA sequencing data","title-short":"The Genome Analysis Toolkit","volume":"20","author":[{"family":"McKenna","given":"Aaron"},{"family":"Hanna","given":"Matthew"},{"family":"Banks","given":"Eric"},{"family":"Sivachenko","given":"Andrey"},{"family":"Cibulskis","given":"Kristian"},{"family":"Kernytsky","given":"Andrew"},{"family":"Garimella","given":"Kiran"},{"family":"Altshuler","given":"David"},{"family":"Gabriel","given":"Stacey"},{"family":"Daly","given":"Mark"},{"family":"DePristo","given":"Mark A."}],"issued":{"date-parts":[["2010",9,1]]}}}],"schema":"https://github.com/citation-style-language/schema/raw/master/csl-citation.json"} </w:instrText>
      </w:r>
      <w:r w:rsidR="0076390C">
        <w:rPr>
          <w:bCs/>
          <w:lang w:val="en"/>
        </w:rPr>
        <w:fldChar w:fldCharType="separate"/>
      </w:r>
      <w:r w:rsidR="0076390C">
        <w:rPr>
          <w:bCs/>
          <w:noProof/>
          <w:lang w:val="en"/>
        </w:rPr>
        <w:t>(3.7, McKenna et al., 2010)</w:t>
      </w:r>
      <w:r w:rsidR="0076390C">
        <w:rPr>
          <w:bCs/>
          <w:lang w:val="en"/>
        </w:rPr>
        <w:fldChar w:fldCharType="end"/>
      </w:r>
      <w:r w:rsidR="00445C45">
        <w:rPr>
          <w:bCs/>
          <w:lang w:val="en"/>
        </w:rPr>
        <w:t xml:space="preserve"> and </w:t>
      </w:r>
      <w:r w:rsidR="00445C45" w:rsidRPr="006D2868">
        <w:rPr>
          <w:bCs/>
          <w:lang w:val="en"/>
        </w:rPr>
        <w:t xml:space="preserve">indexed </w:t>
      </w:r>
      <w:commentRangeStart w:id="223"/>
      <w:r w:rsidR="00445C45" w:rsidRPr="006D2868">
        <w:rPr>
          <w:bCs/>
          <w:lang w:val="en"/>
        </w:rPr>
        <w:t>the resulting</w:t>
      </w:r>
      <w:r w:rsidR="00445C45">
        <w:rPr>
          <w:bCs/>
          <w:lang w:val="en"/>
        </w:rPr>
        <w:t xml:space="preserve"> </w:t>
      </w:r>
      <w:commentRangeEnd w:id="223"/>
      <w:r w:rsidR="00C06EBB">
        <w:rPr>
          <w:rStyle w:val="CommentReference"/>
          <w:rFonts w:ascii="Calibri" w:eastAsia="Calibri" w:hAnsi="Calibri" w:cs="Calibri"/>
        </w:rPr>
        <w:commentReference w:id="223"/>
      </w:r>
      <w:r w:rsidR="00445C45">
        <w:rPr>
          <w:bCs/>
          <w:lang w:val="en"/>
        </w:rPr>
        <w:t xml:space="preserve">using samtools and picard-tools. </w:t>
      </w:r>
      <w:r w:rsidR="00F76822">
        <w:rPr>
          <w:bCs/>
          <w:lang w:val="en"/>
        </w:rPr>
        <w:t xml:space="preserve">We dropped all scaffolds and sex chromosomes from downstream analyses. </w:t>
      </w:r>
      <w:ins w:id="224" w:author="Sabrina McNew" w:date="2025-03-11T10:24:00Z" w16du:dateUtc="2025-03-11T17:24:00Z">
        <w:r w:rsidR="00AF61E3">
          <w:rPr>
            <w:bCs/>
            <w:lang w:val="en"/>
          </w:rPr>
          <w:t xml:space="preserve">Because our </w:t>
        </w:r>
        <w:commentRangeStart w:id="225"/>
        <w:r w:rsidR="00AF61E3">
          <w:rPr>
            <w:bCs/>
            <w:lang w:val="en"/>
          </w:rPr>
          <w:t xml:space="preserve">coverage was </w:t>
        </w:r>
        <w:commentRangeStart w:id="226"/>
        <w:r w:rsidR="00AF61E3">
          <w:rPr>
            <w:bCs/>
            <w:lang w:val="en"/>
          </w:rPr>
          <w:t xml:space="preserve">&lt; 10 </w:t>
        </w:r>
        <w:commentRangeEnd w:id="225"/>
        <w:r w:rsidR="00AF61E3">
          <w:rPr>
            <w:rStyle w:val="CommentReference"/>
            <w:rFonts w:ascii="Calibri" w:eastAsia="Calibri" w:hAnsi="Calibri" w:cs="Calibri"/>
          </w:rPr>
          <w:commentReference w:id="225"/>
        </w:r>
      </w:ins>
      <w:commentRangeEnd w:id="226"/>
      <w:r w:rsidR="001744EC">
        <w:rPr>
          <w:rStyle w:val="CommentReference"/>
          <w:rFonts w:ascii="Calibri" w:eastAsia="Calibri" w:hAnsi="Calibri" w:cs="Calibri"/>
        </w:rPr>
        <w:commentReference w:id="226"/>
      </w:r>
      <w:ins w:id="227" w:author="Sabrina McNew" w:date="2025-03-11T10:24:00Z" w16du:dateUtc="2025-03-11T17:24:00Z">
        <w:r w:rsidR="00AF61E3">
          <w:rPr>
            <w:bCs/>
            <w:lang w:val="en"/>
          </w:rPr>
          <w:t xml:space="preserve">for all samples, we employed a genotype likelihood approach using angsd to </w:t>
        </w:r>
        <w:del w:id="228" w:author="Kevin McGraw" w:date="2025-03-16T09:43:00Z" w16du:dateUtc="2025-03-16T13:43:00Z">
          <w:r w:rsidR="00AF61E3" w:rsidDel="00576C6D">
            <w:rPr>
              <w:bCs/>
              <w:lang w:val="en"/>
            </w:rPr>
            <w:delText>call</w:delText>
          </w:r>
        </w:del>
      </w:ins>
      <w:ins w:id="229" w:author="Kevin McGraw" w:date="2025-03-16T09:43:00Z" w16du:dateUtc="2025-03-16T13:43:00Z">
        <w:r w:rsidR="00576C6D">
          <w:rPr>
            <w:bCs/>
            <w:lang w:val="en"/>
          </w:rPr>
          <w:t>determine?</w:t>
        </w:r>
      </w:ins>
      <w:ins w:id="230" w:author="Sabrina McNew" w:date="2025-03-11T10:24:00Z" w16du:dateUtc="2025-03-11T17:24:00Z">
        <w:r w:rsidR="00AF61E3">
          <w:rPr>
            <w:bCs/>
            <w:lang w:val="en"/>
          </w:rPr>
          <w:t xml:space="preserve"> SNPs</w:t>
        </w:r>
      </w:ins>
      <w:del w:id="231" w:author="Sabrina McNew" w:date="2025-03-11T10:25:00Z" w16du:dateUtc="2025-03-11T17:25:00Z">
        <w:r w:rsidR="00445C45" w:rsidDel="00AF61E3">
          <w:rPr>
            <w:bCs/>
            <w:lang w:val="en"/>
          </w:rPr>
          <w:delText>We used angsd</w:delText>
        </w:r>
      </w:del>
      <w:r w:rsidR="00445C45">
        <w:rPr>
          <w:bCs/>
          <w:lang w:val="en"/>
        </w:rPr>
        <w:t xml:space="preserve"> </w:t>
      </w:r>
      <w:r w:rsidR="0076390C">
        <w:rPr>
          <w:bCs/>
          <w:lang w:val="en"/>
        </w:rPr>
        <w:fldChar w:fldCharType="begin"/>
      </w:r>
      <w:r w:rsidR="0076390C">
        <w:rPr>
          <w:bCs/>
          <w:lang w:val="en"/>
        </w:rPr>
        <w:instrText xml:space="preserve"> ADDIN ZOTERO_ITEM CSL_CITATION {"citationID":"pvefN5sg","properties":{"formattedCitation":"(Korneliussen et al., 2014)","plainCitation":"(Korneliussen et al., 2014)","noteIndex":0},"citationItems":[{"id":982,"uris":["http://zotero.org/users/15902993/items/XVWAY64Q"],"itemData":{"id":982,"type":"article-journal","abstract":"High-throughput DNA sequencing technologies are generating vast amounts of data. Fast, flexible and memory efficient implementations are needed in order to facilitate analyses of thousands of samples simultaneously.","container-title":"BMC Bioinformatics","DOI":"10.1186/s12859-014-0356-4","ISSN":"1471-2105","issue":"1","journalAbbreviation":"BMC Bioinformatics","language":"en","page":"356","source":"Springer Link","title":"ANGSD: Analysis of Next Generation Sequencing Data","title-short":"ANGSD","volume":"15","author":[{"family":"Korneliussen","given":"Thorfinn Sand"},{"family":"Albrechtsen","given":"Anders"},{"family":"Nielsen","given":"Rasmus"}],"issued":{"date-parts":[["2014",11,25]]}}}],"schema":"https://github.com/citation-style-language/schema/raw/master/csl-citation.json"} </w:instrText>
      </w:r>
      <w:r w:rsidR="0076390C">
        <w:rPr>
          <w:bCs/>
          <w:lang w:val="en"/>
        </w:rPr>
        <w:fldChar w:fldCharType="separate"/>
      </w:r>
      <w:r w:rsidR="0076390C">
        <w:rPr>
          <w:bCs/>
          <w:noProof/>
          <w:lang w:val="en"/>
        </w:rPr>
        <w:t>(Korneliussen et al., 2014)</w:t>
      </w:r>
      <w:r w:rsidR="0076390C">
        <w:rPr>
          <w:bCs/>
          <w:lang w:val="en"/>
        </w:rPr>
        <w:fldChar w:fldCharType="end"/>
      </w:r>
      <w:ins w:id="232" w:author="Sabrina McNew" w:date="2025-03-11T10:25:00Z" w16du:dateUtc="2025-03-11T17:25:00Z">
        <w:r w:rsidR="00AF61E3">
          <w:rPr>
            <w:bCs/>
            <w:lang w:val="en"/>
          </w:rPr>
          <w:t>.</w:t>
        </w:r>
      </w:ins>
      <w:r w:rsidR="0076390C">
        <w:rPr>
          <w:bCs/>
          <w:lang w:val="en"/>
        </w:rPr>
        <w:t xml:space="preserve"> </w:t>
      </w:r>
      <w:del w:id="233" w:author="Sabrina McNew" w:date="2025-03-11T10:25:00Z" w16du:dateUtc="2025-03-11T17:25:00Z">
        <w:r w:rsidR="00445C45" w:rsidDel="00AF61E3">
          <w:rPr>
            <w:bCs/>
            <w:lang w:val="en"/>
          </w:rPr>
          <w:delText xml:space="preserve">to </w:delText>
        </w:r>
      </w:del>
      <w:ins w:id="234" w:author="Sabrina McNew" w:date="2025-03-11T10:25:00Z" w16du:dateUtc="2025-03-11T17:25:00Z">
        <w:r w:rsidR="00AF61E3">
          <w:rPr>
            <w:bCs/>
            <w:lang w:val="en"/>
          </w:rPr>
          <w:t xml:space="preserve">We </w:t>
        </w:r>
      </w:ins>
      <w:r w:rsidR="00445C45">
        <w:rPr>
          <w:bCs/>
          <w:lang w:val="en"/>
        </w:rPr>
        <w:t>generate</w:t>
      </w:r>
      <w:ins w:id="235" w:author="Sabrina McNew" w:date="2025-03-11T10:25:00Z" w16du:dateUtc="2025-03-11T17:25:00Z">
        <w:r w:rsidR="00AF61E3">
          <w:rPr>
            <w:bCs/>
            <w:lang w:val="en"/>
          </w:rPr>
          <w:t>d</w:t>
        </w:r>
      </w:ins>
      <w:r w:rsidR="00445C45">
        <w:rPr>
          <w:bCs/>
          <w:lang w:val="en"/>
        </w:rPr>
        <w:t xml:space="preserve"> a list of varying sites with a minimum SNP p-value of </w:t>
      </w:r>
      <w:r w:rsidR="00445C45" w:rsidRPr="005E166B">
        <w:rPr>
          <w:bCs/>
          <w:lang w:val="en"/>
        </w:rPr>
        <w:t>1e-6</w:t>
      </w:r>
      <w:r w:rsidR="00445C45">
        <w:rPr>
          <w:bCs/>
          <w:lang w:val="en"/>
        </w:rPr>
        <w:t xml:space="preserve">, minimum individual depth of 4, minimum of 20 individuals, minimum minor allele frequency of 0.05, and minimum mapping quality of 30. </w:t>
      </w:r>
      <w:del w:id="236" w:author="Sabrina McNew" w:date="2025-03-11T10:22:00Z" w16du:dateUtc="2025-03-11T17:22:00Z">
        <w:r w:rsidR="00445C45" w:rsidDel="004A233B">
          <w:rPr>
            <w:bCs/>
            <w:lang w:val="en"/>
          </w:rPr>
          <w:delText xml:space="preserve">This </w:delText>
        </w:r>
      </w:del>
      <w:ins w:id="237" w:author="Sabrina McNew" w:date="2025-03-11T10:22:00Z" w16du:dateUtc="2025-03-11T17:22:00Z">
        <w:r w:rsidR="004A233B">
          <w:rPr>
            <w:bCs/>
            <w:lang w:val="en"/>
          </w:rPr>
          <w:t>Our quality</w:t>
        </w:r>
      </w:ins>
      <w:ins w:id="238" w:author="Kevin McGraw" w:date="2025-03-16T09:43:00Z" w16du:dateUtc="2025-03-16T13:43:00Z">
        <w:r w:rsidR="00576C6D">
          <w:rPr>
            <w:bCs/>
            <w:lang w:val="en"/>
          </w:rPr>
          <w:t>-</w:t>
        </w:r>
      </w:ins>
      <w:ins w:id="239" w:author="Sabrina McNew" w:date="2025-03-11T10:22:00Z" w16du:dateUtc="2025-03-11T17:22:00Z">
        <w:del w:id="240" w:author="Kevin McGraw" w:date="2025-03-16T09:43:00Z" w16du:dateUtc="2025-03-16T13:43:00Z">
          <w:r w:rsidR="004A233B" w:rsidDel="00576C6D">
            <w:rPr>
              <w:bCs/>
              <w:lang w:val="en"/>
            </w:rPr>
            <w:delText xml:space="preserve"> </w:delText>
          </w:r>
        </w:del>
        <w:r w:rsidR="004A233B">
          <w:rPr>
            <w:bCs/>
            <w:lang w:val="en"/>
          </w:rPr>
          <w:t xml:space="preserve">control and filtering steps </w:t>
        </w:r>
      </w:ins>
      <w:r w:rsidR="00445C45">
        <w:rPr>
          <w:bCs/>
          <w:lang w:val="en"/>
        </w:rPr>
        <w:t xml:space="preserve">left </w:t>
      </w:r>
      <w:ins w:id="241" w:author="Sabrina McNew" w:date="2025-03-11T10:22:00Z" w16du:dateUtc="2025-03-11T17:22:00Z">
        <w:r w:rsidR="004A233B">
          <w:rPr>
            <w:bCs/>
            <w:lang w:val="en"/>
          </w:rPr>
          <w:t xml:space="preserve">a dataset of </w:t>
        </w:r>
      </w:ins>
      <w:r w:rsidR="00445C45" w:rsidRPr="005E166B">
        <w:rPr>
          <w:bCs/>
          <w:lang w:val="en"/>
        </w:rPr>
        <w:t>2</w:t>
      </w:r>
      <w:r w:rsidR="00445C45">
        <w:rPr>
          <w:bCs/>
          <w:lang w:val="en"/>
        </w:rPr>
        <w:t>,</w:t>
      </w:r>
      <w:r w:rsidR="00445C45" w:rsidRPr="005E166B">
        <w:rPr>
          <w:bCs/>
          <w:lang w:val="en"/>
        </w:rPr>
        <w:t>618</w:t>
      </w:r>
      <w:r w:rsidR="00445C45">
        <w:rPr>
          <w:bCs/>
          <w:lang w:val="en"/>
        </w:rPr>
        <w:t>,</w:t>
      </w:r>
      <w:r w:rsidR="00445C45" w:rsidRPr="005E166B">
        <w:rPr>
          <w:bCs/>
          <w:lang w:val="en"/>
        </w:rPr>
        <w:t>696</w:t>
      </w:r>
      <w:r w:rsidR="00445C45">
        <w:rPr>
          <w:bCs/>
          <w:lang w:val="en"/>
        </w:rPr>
        <w:t xml:space="preserve"> SNPs</w:t>
      </w:r>
      <w:ins w:id="242" w:author="Sabrina McNew" w:date="2025-03-11T10:23:00Z" w16du:dateUtc="2025-03-11T17:23:00Z">
        <w:r w:rsidR="004A233B">
          <w:rPr>
            <w:bCs/>
            <w:lang w:val="en"/>
          </w:rPr>
          <w:t xml:space="preserve"> across our samples</w:t>
        </w:r>
      </w:ins>
      <w:r w:rsidR="00445C45">
        <w:rPr>
          <w:bCs/>
          <w:lang w:val="en"/>
        </w:rPr>
        <w:t xml:space="preserve">. </w:t>
      </w:r>
      <w:commentRangeStart w:id="243"/>
      <w:r w:rsidR="00445C45">
        <w:rPr>
          <w:bCs/>
          <w:lang w:val="en"/>
        </w:rPr>
        <w:t xml:space="preserve">We additionally tested for and did not find </w:t>
      </w:r>
      <w:r w:rsidR="00445C45">
        <w:rPr>
          <w:bCs/>
          <w:lang w:val="en"/>
        </w:rPr>
        <w:lastRenderedPageBreak/>
        <w:t>evidence of batch effects between museum and field</w:t>
      </w:r>
      <w:ins w:id="244" w:author="Kevin McGraw" w:date="2025-03-16T09:43:00Z" w16du:dateUtc="2025-03-16T13:43:00Z">
        <w:r w:rsidR="00576C6D">
          <w:rPr>
            <w:bCs/>
            <w:lang w:val="en"/>
          </w:rPr>
          <w:t>-</w:t>
        </w:r>
      </w:ins>
      <w:del w:id="245" w:author="Kevin McGraw" w:date="2025-03-16T09:43:00Z" w16du:dateUtc="2025-03-16T13:43:00Z">
        <w:r w:rsidR="00445C45" w:rsidDel="00576C6D">
          <w:rPr>
            <w:bCs/>
            <w:lang w:val="en"/>
          </w:rPr>
          <w:delText xml:space="preserve"> </w:delText>
        </w:r>
      </w:del>
      <w:r w:rsidR="00445C45">
        <w:rPr>
          <w:bCs/>
          <w:lang w:val="en"/>
        </w:rPr>
        <w:t xml:space="preserve">collected samples </w:t>
      </w:r>
      <w:r w:rsidR="0076390C">
        <w:rPr>
          <w:bCs/>
          <w:lang w:val="en"/>
        </w:rPr>
        <w:fldChar w:fldCharType="begin"/>
      </w:r>
      <w:r w:rsidR="0076390C">
        <w:rPr>
          <w:bCs/>
          <w:lang w:val="en"/>
        </w:rPr>
        <w:instrText xml:space="preserve"> ADDIN ZOTERO_ITEM CSL_CITATION {"citationID":"a3ZMSBC3","properties":{"formattedCitation":"(Lou &amp; Therkildsen, 2022)","plainCitation":"(Lou &amp; Therkildsen, 2022)","noteIndex":0},"citationItems":[{"id":507,"uris":["http://zotero.org/users/15902993/items/XM89SWDT"],"itemData":{"id":507,"type":"article-journal","abstract":"Over the past few decades, there has been an explosion in the amount of publicly available sequencing data. This opens new opportunities for combining data sets to achieve unprecedented sample sizes, spatial coverage or temporal replication in population genomic studies. However, a common concern is that nonbiological differences between data sets may generate patterns of variation in the data that can confound real biological patterns, a problem known as batch effects. In this paper, we compare two batches of low-coverage whole genome sequencing (lcWGS) data generated from the same populations of Atlantic cod (Gadus morhua). First, we show that with a “batch-effect-naive” bioinformatic pipeline, batch effects systematically biased our genetic diversity estimates, population structure inference and selection scans. We then demonstrate that these batch effects resulted from multiple technical differences between our data sets, including the sequencing chemistry (four-channel vs. two-channel), sequencing run, read type (single-end vs. paired-end), read length (125 vs. 150 bp), DNA degradation level (degraded vs. well preserved) and sequencing depth (0.8× vs. 0.3× on average). Lastly, we illustrate that a set of simple bioinformatic strategies (such as different read trimming and single nucleotide polymorphism filtering) can be used to detect batch effects in our data and substantially mitigate their impact. We conclude that combining data sets remains a powerful approach as long as batch effects are explicitly accounted for. We focus on lcWGS data in this paper, which may be particularly vulnerable to certain causes of batch effects, but many of our conclusions also apply to other sequencing strategies.","container-title":"Molecular Ecology Resources","DOI":"10.1111/1755-0998.13559","ISSN":"1755-0998","issue":"5","language":"en","license":"© 2021 John Wiley &amp; Sons Ltd","note":"_eprint: https://onlinelibrary.wiley.com/doi/pdf/10.1111/1755-0998.13559","page":"1678-1692","source":"Wiley Online Library","title":"Batch effects in population genomic studies with low-coverage whole genome sequencing data: Causes, detection and mitigation","title-short":"Batch effects in population genomic studies with low-coverage whole genome sequencing data","volume":"22","author":[{"family":"Lou","given":"Runyang Nicolas"},{"family":"Therkildsen","given":"Nina Overgaard"}],"issued":{"date-parts":[["2022"]]}}}],"schema":"https://github.com/citation-style-language/schema/raw/master/csl-citation.json"} </w:instrText>
      </w:r>
      <w:r w:rsidR="0076390C">
        <w:rPr>
          <w:bCs/>
          <w:lang w:val="en"/>
        </w:rPr>
        <w:fldChar w:fldCharType="separate"/>
      </w:r>
      <w:r w:rsidR="0076390C">
        <w:rPr>
          <w:bCs/>
          <w:noProof/>
          <w:lang w:val="en"/>
        </w:rPr>
        <w:t>(Lou &amp; Therkildsen, 2022)</w:t>
      </w:r>
      <w:r w:rsidR="0076390C">
        <w:rPr>
          <w:bCs/>
          <w:lang w:val="en"/>
        </w:rPr>
        <w:fldChar w:fldCharType="end"/>
      </w:r>
      <w:r w:rsidR="0076390C">
        <w:rPr>
          <w:bCs/>
          <w:lang w:val="en"/>
        </w:rPr>
        <w:t xml:space="preserve">. </w:t>
      </w:r>
      <w:commentRangeEnd w:id="243"/>
      <w:r w:rsidR="00AF61E3">
        <w:rPr>
          <w:rStyle w:val="CommentReference"/>
          <w:rFonts w:ascii="Calibri" w:eastAsia="Calibri" w:hAnsi="Calibri" w:cs="Calibri"/>
        </w:rPr>
        <w:commentReference w:id="243"/>
      </w:r>
      <w:r w:rsidR="002E1F60">
        <w:rPr>
          <w:bCs/>
          <w:lang w:val="en"/>
        </w:rPr>
        <w:t xml:space="preserve">After filtering, we had an average depth of coverage of </w:t>
      </w:r>
      <w:r w:rsidR="00D04AF6">
        <w:rPr>
          <w:bCs/>
          <w:lang w:val="en"/>
        </w:rPr>
        <w:t>5.08</w:t>
      </w:r>
      <w:r w:rsidR="002E1F60">
        <w:rPr>
          <w:bCs/>
          <w:lang w:val="en"/>
        </w:rPr>
        <w:t xml:space="preserve"> </w:t>
      </w:r>
      <w:ins w:id="246" w:author="Kevin McGraw" w:date="2025-03-16T09:44:00Z" w16du:dateUtc="2025-03-16T13:44:00Z">
        <w:r w:rsidR="00576C6D">
          <w:rPr>
            <w:bCs/>
            <w:lang w:val="en"/>
          </w:rPr>
          <w:t xml:space="preserve">UNITS? </w:t>
        </w:r>
      </w:ins>
      <w:r w:rsidR="002E1F60">
        <w:rPr>
          <w:bCs/>
          <w:lang w:val="en"/>
        </w:rPr>
        <w:t>across all samples.</w:t>
      </w:r>
    </w:p>
    <w:p w14:paraId="240268DD" w14:textId="77777777" w:rsidR="0085178F" w:rsidRPr="006D2868" w:rsidRDefault="0085178F" w:rsidP="00FE72A9">
      <w:pPr>
        <w:spacing w:line="480" w:lineRule="auto"/>
        <w:rPr>
          <w:bCs/>
          <w:lang w:val="en"/>
        </w:rPr>
      </w:pPr>
    </w:p>
    <w:p w14:paraId="0B7DAAA0" w14:textId="2F6CEB60" w:rsidR="0085178F" w:rsidRPr="009A0F93" w:rsidRDefault="0085178F" w:rsidP="00FE72A9">
      <w:pPr>
        <w:spacing w:line="480" w:lineRule="auto"/>
        <w:rPr>
          <w:bCs/>
          <w:i/>
          <w:iCs/>
          <w:lang w:val="en"/>
          <w:rPrChange w:id="247" w:author="Kevin McGraw" w:date="2025-03-16T09:57:00Z" w16du:dateUtc="2025-03-16T13:57:00Z">
            <w:rPr>
              <w:bCs/>
              <w:u w:val="single"/>
              <w:lang w:val="en"/>
            </w:rPr>
          </w:rPrChange>
        </w:rPr>
      </w:pPr>
      <w:r w:rsidRPr="009A0F93">
        <w:rPr>
          <w:bCs/>
          <w:i/>
          <w:iCs/>
          <w:lang w:val="en"/>
          <w:rPrChange w:id="248" w:author="Kevin McGraw" w:date="2025-03-16T09:57:00Z" w16du:dateUtc="2025-03-16T13:57:00Z">
            <w:rPr>
              <w:bCs/>
              <w:u w:val="single"/>
              <w:lang w:val="en"/>
            </w:rPr>
          </w:rPrChange>
        </w:rPr>
        <w:t xml:space="preserve">Population </w:t>
      </w:r>
      <w:ins w:id="249" w:author="Kevin McGraw" w:date="2025-03-16T09:47:00Z" w16du:dateUtc="2025-03-16T13:47:00Z">
        <w:r w:rsidR="001D0BA2" w:rsidRPr="009A0F93">
          <w:rPr>
            <w:bCs/>
            <w:i/>
            <w:iCs/>
            <w:lang w:val="en"/>
            <w:rPrChange w:id="250" w:author="Kevin McGraw" w:date="2025-03-16T09:57:00Z" w16du:dateUtc="2025-03-16T13:57:00Z">
              <w:rPr>
                <w:bCs/>
                <w:u w:val="single"/>
                <w:lang w:val="en"/>
              </w:rPr>
            </w:rPrChange>
          </w:rPr>
          <w:t>s</w:t>
        </w:r>
      </w:ins>
      <w:del w:id="251" w:author="Kevin McGraw" w:date="2025-03-16T09:47:00Z" w16du:dateUtc="2025-03-16T13:47:00Z">
        <w:r w:rsidRPr="009A0F93" w:rsidDel="001D0BA2">
          <w:rPr>
            <w:bCs/>
            <w:i/>
            <w:iCs/>
            <w:lang w:val="en"/>
            <w:rPrChange w:id="252" w:author="Kevin McGraw" w:date="2025-03-16T09:57:00Z" w16du:dateUtc="2025-03-16T13:57:00Z">
              <w:rPr>
                <w:bCs/>
                <w:u w:val="single"/>
                <w:lang w:val="en"/>
              </w:rPr>
            </w:rPrChange>
          </w:rPr>
          <w:delText>S</w:delText>
        </w:r>
      </w:del>
      <w:r w:rsidRPr="009A0F93">
        <w:rPr>
          <w:bCs/>
          <w:i/>
          <w:iCs/>
          <w:lang w:val="en"/>
          <w:rPrChange w:id="253" w:author="Kevin McGraw" w:date="2025-03-16T09:57:00Z" w16du:dateUtc="2025-03-16T13:57:00Z">
            <w:rPr>
              <w:bCs/>
              <w:u w:val="single"/>
              <w:lang w:val="en"/>
            </w:rPr>
          </w:rPrChange>
        </w:rPr>
        <w:t xml:space="preserve">tructure </w:t>
      </w:r>
      <w:ins w:id="254" w:author="Kevin McGraw" w:date="2025-03-16T09:47:00Z" w16du:dateUtc="2025-03-16T13:47:00Z">
        <w:r w:rsidR="001D0BA2" w:rsidRPr="009A0F93">
          <w:rPr>
            <w:bCs/>
            <w:i/>
            <w:iCs/>
            <w:lang w:val="en"/>
            <w:rPrChange w:id="255" w:author="Kevin McGraw" w:date="2025-03-16T09:57:00Z" w16du:dateUtc="2025-03-16T13:57:00Z">
              <w:rPr>
                <w:bCs/>
                <w:u w:val="single"/>
                <w:lang w:val="en"/>
              </w:rPr>
            </w:rPrChange>
          </w:rPr>
          <w:t>a</w:t>
        </w:r>
      </w:ins>
      <w:del w:id="256" w:author="Kevin McGraw" w:date="2025-03-16T09:47:00Z" w16du:dateUtc="2025-03-16T13:47:00Z">
        <w:r w:rsidRPr="009A0F93" w:rsidDel="001D0BA2">
          <w:rPr>
            <w:bCs/>
            <w:i/>
            <w:iCs/>
            <w:lang w:val="en"/>
            <w:rPrChange w:id="257" w:author="Kevin McGraw" w:date="2025-03-16T09:57:00Z" w16du:dateUtc="2025-03-16T13:57:00Z">
              <w:rPr>
                <w:bCs/>
                <w:u w:val="single"/>
                <w:lang w:val="en"/>
              </w:rPr>
            </w:rPrChange>
          </w:rPr>
          <w:delText>A</w:delText>
        </w:r>
      </w:del>
      <w:r w:rsidRPr="009A0F93">
        <w:rPr>
          <w:bCs/>
          <w:i/>
          <w:iCs/>
          <w:lang w:val="en"/>
          <w:rPrChange w:id="258" w:author="Kevin McGraw" w:date="2025-03-16T09:57:00Z" w16du:dateUtc="2025-03-16T13:57:00Z">
            <w:rPr>
              <w:bCs/>
              <w:u w:val="single"/>
              <w:lang w:val="en"/>
            </w:rPr>
          </w:rPrChange>
        </w:rPr>
        <w:t>nalyses</w:t>
      </w:r>
    </w:p>
    <w:p w14:paraId="73D3CC53" w14:textId="744BAACD" w:rsidR="00445C45" w:rsidRDefault="0085178F">
      <w:pPr>
        <w:spacing w:line="480" w:lineRule="auto"/>
        <w:rPr>
          <w:bCs/>
          <w:lang w:val="en"/>
        </w:rPr>
        <w:pPrChange w:id="259" w:author="Kevin McGraw" w:date="2025-03-16T09:45:00Z" w16du:dateUtc="2025-03-16T13:45:00Z">
          <w:pPr>
            <w:spacing w:line="480" w:lineRule="auto"/>
            <w:ind w:firstLine="720"/>
          </w:pPr>
        </w:pPrChange>
      </w:pPr>
      <w:r w:rsidRPr="006D2868">
        <w:rPr>
          <w:bCs/>
          <w:lang w:val="en"/>
        </w:rPr>
        <w:t xml:space="preserve">We analyzed relationships between our samples </w:t>
      </w:r>
      <w:r w:rsidR="00445C45">
        <w:rPr>
          <w:bCs/>
          <w:lang w:val="en"/>
        </w:rPr>
        <w:t>using</w:t>
      </w:r>
      <w:r w:rsidRPr="006D2868">
        <w:rPr>
          <w:bCs/>
          <w:lang w:val="en"/>
        </w:rPr>
        <w:t xml:space="preserve"> Principal Component Analyses (PCA)</w:t>
      </w:r>
      <w:r w:rsidR="00D04AF6">
        <w:rPr>
          <w:bCs/>
          <w:lang w:val="en"/>
        </w:rPr>
        <w:t xml:space="preserve"> and ADMIXTURE</w:t>
      </w:r>
      <w:r w:rsidRPr="006D2868">
        <w:rPr>
          <w:bCs/>
          <w:lang w:val="en"/>
        </w:rPr>
        <w:t xml:space="preserve">. </w:t>
      </w:r>
      <w:r w:rsidR="00445C45">
        <w:rPr>
          <w:bCs/>
          <w:lang w:val="en"/>
        </w:rPr>
        <w:t xml:space="preserve">We first used angsd to generate a bcf file </w:t>
      </w:r>
      <w:del w:id="260" w:author="Kevin McGraw" w:date="2025-03-16T09:46:00Z" w16du:dateUtc="2025-03-16T13:46:00Z">
        <w:r w:rsidR="00445C45" w:rsidDel="00B83B1B">
          <w:rPr>
            <w:bCs/>
            <w:lang w:val="en"/>
          </w:rPr>
          <w:delText xml:space="preserve">which </w:delText>
        </w:r>
      </w:del>
      <w:ins w:id="261" w:author="Kevin McGraw" w:date="2025-03-16T09:46:00Z" w16du:dateUtc="2025-03-16T13:46:00Z">
        <w:r w:rsidR="00B83B1B">
          <w:rPr>
            <w:bCs/>
            <w:lang w:val="en"/>
          </w:rPr>
          <w:t xml:space="preserve">that </w:t>
        </w:r>
      </w:ins>
      <w:r w:rsidR="00445C45">
        <w:rPr>
          <w:bCs/>
          <w:lang w:val="en"/>
        </w:rPr>
        <w:t>we input into plink to filter for unlinked SNPs (</w:t>
      </w:r>
      <w:r w:rsidR="00445C45" w:rsidRPr="00445C45">
        <w:rPr>
          <w:bCs/>
          <w:lang w:val="en"/>
        </w:rPr>
        <w:t>--indep-pairwise 50kb 1 0.5</w:t>
      </w:r>
      <w:r w:rsidR="00445C45">
        <w:rPr>
          <w:bCs/>
          <w:lang w:val="en"/>
        </w:rPr>
        <w:t>). We used pcangsd to output a covariance matrix</w:t>
      </w:r>
      <w:ins w:id="262" w:author="Kevin McGraw" w:date="2025-03-16T09:46:00Z" w16du:dateUtc="2025-03-16T13:46:00Z">
        <w:r w:rsidR="001D0BA2">
          <w:rPr>
            <w:bCs/>
            <w:lang w:val="en"/>
          </w:rPr>
          <w:t>,</w:t>
        </w:r>
      </w:ins>
      <w:r w:rsidR="00445C45">
        <w:rPr>
          <w:bCs/>
          <w:lang w:val="en"/>
        </w:rPr>
        <w:t xml:space="preserve"> from which we computed eigenvectors that we visualized in R and to output an </w:t>
      </w:r>
      <w:r w:rsidR="00D04AF6">
        <w:rPr>
          <w:bCs/>
          <w:lang w:val="en"/>
        </w:rPr>
        <w:t xml:space="preserve">ADMIXTURE </w:t>
      </w:r>
      <w:r w:rsidR="00445C45">
        <w:rPr>
          <w:bCs/>
          <w:lang w:val="en"/>
        </w:rPr>
        <w:t>plot.</w:t>
      </w:r>
      <w:r w:rsidR="00EF5CFB">
        <w:rPr>
          <w:bCs/>
          <w:lang w:val="en"/>
        </w:rPr>
        <w:t xml:space="preserve"> These revealed that two of our rural pyrrhuloxia samples </w:t>
      </w:r>
      <w:r w:rsidR="003B0D2D">
        <w:rPr>
          <w:bCs/>
          <w:lang w:val="en"/>
        </w:rPr>
        <w:t xml:space="preserve">from eastern Arizona </w:t>
      </w:r>
      <w:r w:rsidR="00EF5CFB">
        <w:rPr>
          <w:bCs/>
          <w:lang w:val="en"/>
        </w:rPr>
        <w:t>may be close relatives, so we removed the individual with lower depth of coverage from all downstream analyses</w:t>
      </w:r>
      <w:r w:rsidR="00C552E8">
        <w:rPr>
          <w:bCs/>
          <w:lang w:val="en"/>
        </w:rPr>
        <w:t xml:space="preserve"> (</w:t>
      </w:r>
      <w:r w:rsidR="00C552E8" w:rsidRPr="00C552E8">
        <w:rPr>
          <w:bCs/>
          <w:lang w:val="en"/>
        </w:rPr>
        <w:t>UWBM77718</w:t>
      </w:r>
      <w:r w:rsidR="00C552E8">
        <w:rPr>
          <w:bCs/>
          <w:lang w:val="en"/>
        </w:rPr>
        <w:t>)</w:t>
      </w:r>
      <w:r w:rsidR="00EF5CFB">
        <w:rPr>
          <w:bCs/>
          <w:lang w:val="en"/>
        </w:rPr>
        <w:t>. We show results from the population structure analyses without that individual</w:t>
      </w:r>
      <w:r w:rsidR="000023FB">
        <w:rPr>
          <w:bCs/>
          <w:lang w:val="en"/>
        </w:rPr>
        <w:t>, but the full results are in the supplement (Figure S1)</w:t>
      </w:r>
      <w:r w:rsidR="00EF5CFB">
        <w:rPr>
          <w:bCs/>
          <w:lang w:val="en"/>
        </w:rPr>
        <w:t>.</w:t>
      </w:r>
    </w:p>
    <w:p w14:paraId="09574F62" w14:textId="784D2CD3" w:rsidR="0085178F" w:rsidRPr="006D2868" w:rsidRDefault="0085178F" w:rsidP="00FE72A9">
      <w:pPr>
        <w:spacing w:line="480" w:lineRule="auto"/>
        <w:rPr>
          <w:bCs/>
          <w:lang w:val="en"/>
        </w:rPr>
      </w:pPr>
    </w:p>
    <w:p w14:paraId="758D122E" w14:textId="77777777" w:rsidR="0085178F" w:rsidRPr="009A0F93" w:rsidRDefault="0085178F" w:rsidP="00FE72A9">
      <w:pPr>
        <w:spacing w:line="480" w:lineRule="auto"/>
        <w:rPr>
          <w:bCs/>
          <w:i/>
          <w:iCs/>
          <w:lang w:val="en"/>
          <w:rPrChange w:id="263" w:author="Kevin McGraw" w:date="2025-03-16T09:57:00Z" w16du:dateUtc="2025-03-16T13:57:00Z">
            <w:rPr>
              <w:bCs/>
              <w:u w:val="single"/>
              <w:lang w:val="en"/>
            </w:rPr>
          </w:rPrChange>
        </w:rPr>
      </w:pPr>
      <w:r w:rsidRPr="009A0F93">
        <w:rPr>
          <w:bCs/>
          <w:i/>
          <w:iCs/>
          <w:lang w:val="en"/>
          <w:rPrChange w:id="264" w:author="Kevin McGraw" w:date="2025-03-16T09:57:00Z" w16du:dateUtc="2025-03-16T13:57:00Z">
            <w:rPr>
              <w:bCs/>
              <w:u w:val="single"/>
              <w:lang w:val="en"/>
            </w:rPr>
          </w:rPrChange>
        </w:rPr>
        <w:t>Tests for positive selection and introgression</w:t>
      </w:r>
    </w:p>
    <w:p w14:paraId="2E24E7CB" w14:textId="55AA3AB2" w:rsidR="002E1F60" w:rsidRDefault="0085178F">
      <w:pPr>
        <w:spacing w:line="480" w:lineRule="auto"/>
        <w:rPr>
          <w:bCs/>
          <w:lang w:val="en"/>
        </w:rPr>
        <w:pPrChange w:id="265" w:author="Kevin McGraw" w:date="2025-03-16T09:46:00Z" w16du:dateUtc="2025-03-16T13:46:00Z">
          <w:pPr>
            <w:spacing w:line="480" w:lineRule="auto"/>
            <w:ind w:firstLine="720"/>
          </w:pPr>
        </w:pPrChange>
      </w:pPr>
      <w:r w:rsidRPr="006D2868">
        <w:rPr>
          <w:bCs/>
          <w:lang w:val="en"/>
        </w:rPr>
        <w:t xml:space="preserve">To identify regions of the genome that have either recently undergone positive selection due to urbanization or that are associated with urban versus rural areas, we used </w:t>
      </w:r>
      <w:r w:rsidR="00445C45">
        <w:rPr>
          <w:bCs/>
          <w:lang w:val="en"/>
        </w:rPr>
        <w:t>two</w:t>
      </w:r>
      <w:r w:rsidRPr="006D2868">
        <w:rPr>
          <w:bCs/>
          <w:lang w:val="en"/>
        </w:rPr>
        <w:t xml:space="preserve"> statistical approaches. First, we employed F</w:t>
      </w:r>
      <w:r w:rsidRPr="006D2868">
        <w:rPr>
          <w:bCs/>
          <w:vertAlign w:val="subscript"/>
          <w:lang w:val="en"/>
        </w:rPr>
        <w:t>ST</w:t>
      </w:r>
      <w:r w:rsidRPr="006D2868">
        <w:rPr>
          <w:bCs/>
          <w:lang w:val="en"/>
        </w:rPr>
        <w:t xml:space="preserve"> scans </w:t>
      </w:r>
      <w:r w:rsidR="00445C45">
        <w:rPr>
          <w:bCs/>
          <w:lang w:val="en"/>
        </w:rPr>
        <w:t>to</w:t>
      </w:r>
      <w:r w:rsidRPr="006D2868">
        <w:rPr>
          <w:bCs/>
          <w:lang w:val="en"/>
        </w:rPr>
        <w:t xml:space="preserve"> compare urban populations with rural populations of the same species</w:t>
      </w:r>
      <w:r w:rsidR="002E1F60">
        <w:rPr>
          <w:bCs/>
          <w:lang w:val="en"/>
        </w:rPr>
        <w:t xml:space="preserve"> using 50 kb windows with a step size of </w:t>
      </w:r>
      <w:r w:rsidR="00EE3E0E">
        <w:rPr>
          <w:bCs/>
          <w:lang w:val="en"/>
        </w:rPr>
        <w:t>12.5</w:t>
      </w:r>
      <w:r w:rsidR="002E1F60">
        <w:rPr>
          <w:bCs/>
          <w:lang w:val="en"/>
        </w:rPr>
        <w:t xml:space="preserve"> kb</w:t>
      </w:r>
      <w:r w:rsidR="00EE3E0E">
        <w:rPr>
          <w:bCs/>
          <w:lang w:val="en"/>
        </w:rPr>
        <w:t xml:space="preserve"> </w:t>
      </w:r>
      <w:r w:rsidR="008A699A">
        <w:rPr>
          <w:bCs/>
          <w:lang w:val="en"/>
        </w:rPr>
        <w:fldChar w:fldCharType="begin"/>
      </w:r>
      <w:r w:rsidR="008A699A">
        <w:rPr>
          <w:bCs/>
          <w:lang w:val="en"/>
        </w:rPr>
        <w:instrText xml:space="preserve"> ADDIN ZOTERO_ITEM CSL_CITATION {"citationID":"8TydIb3k","properties":{"formattedCitation":"(Da Silva Ribeiro et al., 2022)","plainCitation":"(Da Silva Ribeiro et al., 2022)","noteIndex":0},"citationItems":[{"id":985,"uris":["http://zotero.org/users/15902993/items/J24K5QNL"],"itemData":{"id":985,"type":"article-journal","abstract":"Local adaptation can lead to elevated genetic differentiation at the targeted genetic variant and nearby sites. Selective sweeps come in different forms, and depending on the initial and final frequencies of a favored variant, very different patterns of genetic variation may be produced. If local selection favors an existing variant that had already recombined onto multiple genetic backgrounds, then the width of elevated genetic differentiation (high FST) may be too narrow to detect using a typical windowed genome scan, even if the targeted variant becomes highly differentiated. We, therefore, used a simulation approach to investigate the power of SNP-level FST (specifically, the maximum SNP FST value within a window, or FST_MaxSNP) to detect diverse scenarios of local adaptation, and compared it against whole-window FST and the Comparative Haplotype Identity statistic. We found that FST_MaxSNP had superior power to detect complete or mostly complete soft sweeps, but lesser power than full-window statistics to detect partial hard sweeps. Nonetheless, the power of FST_MaxSNP depended highly on sample size, and confident outliers depend on robust precautions and quality control. To investigate the relative enrichment of FST_MaxSNP outliers from real data, we applied the two FST statistics to a panel of Drosophila melanogaster populations. We found that FST_MaxSNP had a genome-wide enrichment of outliers compared with demographic expectations, and though it yielded a lesser enrichment than window FST, it detected mostly unique outlier genes and functional categories. Our results suggest that FST_MaxSNP is highly complementary to typical window-based approaches for detecting local adaptation, and merits inclusion in future genome scans and methodologies.","container-title":"Genome Biology and Evolution","DOI":"10.1093/gbe/evac143","ISSN":"1759-6653","issue":"10","language":"en","license":"https://creativecommons.org/licenses/by-nc/4.0/","page":"evac143","source":"DOI.org (Crossref)","title":"Maximum SNP &lt;i&gt;FST&lt;/i&gt; Outperforms Full-Window Statistics for Detecting Soft Sweeps in Local Adaptation","volume":"14","author":[{"family":"Da Silva Ribeiro","given":"Tiago"},{"family":"Galván","given":"José A"},{"family":"Pool","given":"John E"}],"editor":[{"family":"Betancourt","given":"Andrea"}],"issued":{"date-parts":[["2022",10,7]]}}}],"schema":"https://github.com/citation-style-language/schema/raw/master/csl-citation.json"} </w:instrText>
      </w:r>
      <w:r w:rsidR="008A699A">
        <w:rPr>
          <w:bCs/>
          <w:lang w:val="en"/>
        </w:rPr>
        <w:fldChar w:fldCharType="separate"/>
      </w:r>
      <w:r w:rsidR="008A699A">
        <w:rPr>
          <w:bCs/>
          <w:noProof/>
          <w:lang w:val="en"/>
        </w:rPr>
        <w:t>(Da Silva Ribeiro et al., 2022)</w:t>
      </w:r>
      <w:r w:rsidR="008A699A">
        <w:rPr>
          <w:bCs/>
          <w:lang w:val="en"/>
        </w:rPr>
        <w:fldChar w:fldCharType="end"/>
      </w:r>
      <w:r w:rsidRPr="006D2868">
        <w:rPr>
          <w:bCs/>
          <w:lang w:val="en"/>
        </w:rPr>
        <w:t>.</w:t>
      </w:r>
      <w:r w:rsidR="002E1F60">
        <w:rPr>
          <w:bCs/>
          <w:lang w:val="en"/>
        </w:rPr>
        <w:t xml:space="preserve"> </w:t>
      </w:r>
      <w:r w:rsidR="00445C45">
        <w:rPr>
          <w:bCs/>
          <w:lang w:val="en"/>
        </w:rPr>
        <w:t>Then, we employed RAiSD to</w:t>
      </w:r>
      <w:r w:rsidRPr="006D2868">
        <w:rPr>
          <w:bCs/>
          <w:lang w:val="en"/>
        </w:rPr>
        <w:t xml:space="preserve"> compute </w:t>
      </w:r>
      <w:r w:rsidR="00445C45" w:rsidRPr="00445C45">
        <w:rPr>
          <w:bCs/>
          <w:lang w:val="en"/>
        </w:rPr>
        <w:t>μ</w:t>
      </w:r>
      <w:r w:rsidR="00445C45">
        <w:rPr>
          <w:bCs/>
          <w:lang w:val="en"/>
        </w:rPr>
        <w:t xml:space="preserve"> </w:t>
      </w:r>
      <w:r w:rsidRPr="006D2868">
        <w:rPr>
          <w:bCs/>
          <w:lang w:val="en"/>
        </w:rPr>
        <w:t xml:space="preserve">statistics </w:t>
      </w:r>
      <w:r w:rsidR="00445C45">
        <w:rPr>
          <w:bCs/>
          <w:lang w:val="en"/>
        </w:rPr>
        <w:t>across genome</w:t>
      </w:r>
      <w:r w:rsidR="00AD2AFB">
        <w:rPr>
          <w:bCs/>
          <w:lang w:val="en"/>
        </w:rPr>
        <w:t>s</w:t>
      </w:r>
      <w:r w:rsidR="00445C45">
        <w:rPr>
          <w:bCs/>
          <w:lang w:val="en"/>
        </w:rPr>
        <w:t xml:space="preserve"> from the urban population and separately across genomes from the rural population</w:t>
      </w:r>
      <w:ins w:id="266" w:author="Sabrina McNew" w:date="2025-03-11T10:30:00Z" w16du:dateUtc="2025-03-11T17:30:00Z">
        <w:r w:rsidR="00665AEE">
          <w:rPr>
            <w:bCs/>
            <w:lang w:val="en"/>
          </w:rPr>
          <w:t xml:space="preserve"> (cite RaiSD?)</w:t>
        </w:r>
      </w:ins>
      <w:r w:rsidR="00445C45">
        <w:rPr>
          <w:bCs/>
          <w:lang w:val="en"/>
        </w:rPr>
        <w:t>.</w:t>
      </w:r>
      <w:r w:rsidRPr="006D2868">
        <w:rPr>
          <w:bCs/>
          <w:lang w:val="en"/>
        </w:rPr>
        <w:t xml:space="preserve"> We considered regions that were significant within urban but not within rural populations of the same species to be regions of relevance to selection within an urban environment. </w:t>
      </w:r>
      <w:r w:rsidR="002E1F60">
        <w:rPr>
          <w:bCs/>
          <w:lang w:val="en"/>
        </w:rPr>
        <w:t xml:space="preserve">RAiSD determines window sizes by number of informative sites rather than total base pair numbers, so </w:t>
      </w:r>
      <w:r w:rsidR="002E1F60">
        <w:rPr>
          <w:bCs/>
          <w:lang w:val="en"/>
        </w:rPr>
        <w:lastRenderedPageBreak/>
        <w:t>we use</w:t>
      </w:r>
      <w:r w:rsidR="00EE3E0E">
        <w:rPr>
          <w:bCs/>
          <w:lang w:val="en"/>
        </w:rPr>
        <w:t>d</w:t>
      </w:r>
      <w:r w:rsidR="002E1F60">
        <w:rPr>
          <w:bCs/>
          <w:lang w:val="en"/>
        </w:rPr>
        <w:t xml:space="preserve"> windows containing 50 SNPs. For both analyses, we </w:t>
      </w:r>
      <w:r w:rsidR="00EE3E0E">
        <w:rPr>
          <w:bCs/>
          <w:lang w:val="en"/>
        </w:rPr>
        <w:t>retained</w:t>
      </w:r>
      <w:r w:rsidR="002E1F60">
        <w:rPr>
          <w:bCs/>
          <w:lang w:val="en"/>
        </w:rPr>
        <w:t xml:space="preserve"> any region in the top 1% of statistics (either </w:t>
      </w:r>
      <w:r w:rsidR="002E1F60" w:rsidRPr="006D2868">
        <w:rPr>
          <w:bCs/>
          <w:lang w:val="en"/>
        </w:rPr>
        <w:t>F</w:t>
      </w:r>
      <w:r w:rsidR="002E1F60" w:rsidRPr="006D2868">
        <w:rPr>
          <w:bCs/>
          <w:vertAlign w:val="subscript"/>
          <w:lang w:val="en"/>
        </w:rPr>
        <w:t>ST</w:t>
      </w:r>
      <w:r w:rsidR="002E1F60" w:rsidRPr="002E1F60">
        <w:rPr>
          <w:bCs/>
          <w:lang w:val="en"/>
        </w:rPr>
        <w:t xml:space="preserve"> </w:t>
      </w:r>
      <w:r w:rsidR="002E1F60">
        <w:rPr>
          <w:bCs/>
          <w:lang w:val="en"/>
        </w:rPr>
        <w:t xml:space="preserve">or </w:t>
      </w:r>
      <w:r w:rsidR="002E1F60" w:rsidRPr="00445C45">
        <w:rPr>
          <w:bCs/>
          <w:lang w:val="en"/>
        </w:rPr>
        <w:t>μ</w:t>
      </w:r>
      <w:r w:rsidR="002E1F60">
        <w:rPr>
          <w:bCs/>
          <w:lang w:val="en"/>
        </w:rPr>
        <w:t xml:space="preserve">) </w:t>
      </w:r>
      <w:r w:rsidR="00EE3E0E">
        <w:rPr>
          <w:bCs/>
          <w:lang w:val="en"/>
        </w:rPr>
        <w:t>for GO term analysis</w:t>
      </w:r>
      <w:r w:rsidR="002E1F60">
        <w:rPr>
          <w:bCs/>
          <w:lang w:val="en"/>
        </w:rPr>
        <w:t>.</w:t>
      </w:r>
    </w:p>
    <w:p w14:paraId="27906427" w14:textId="31478527" w:rsidR="002E1F60" w:rsidRDefault="002E1F60" w:rsidP="00FE72A9">
      <w:pPr>
        <w:spacing w:line="480" w:lineRule="auto"/>
        <w:ind w:firstLine="720"/>
        <w:rPr>
          <w:bCs/>
          <w:lang w:val="en"/>
        </w:rPr>
      </w:pPr>
      <w:r>
        <w:rPr>
          <w:bCs/>
          <w:lang w:val="en"/>
        </w:rPr>
        <w:t xml:space="preserve">To identify </w:t>
      </w:r>
      <w:del w:id="267" w:author="Sabrina McNew" w:date="2025-03-11T10:30:00Z" w16du:dateUtc="2025-03-11T17:30:00Z">
        <w:r w:rsidDel="00665AEE">
          <w:rPr>
            <w:bCs/>
            <w:lang w:val="en"/>
          </w:rPr>
          <w:delText>general selective trends</w:delText>
        </w:r>
      </w:del>
      <w:ins w:id="268" w:author="Sabrina McNew" w:date="2025-03-11T10:30:00Z" w16du:dateUtc="2025-03-11T17:30:00Z">
        <w:r w:rsidR="00665AEE">
          <w:rPr>
            <w:bCs/>
            <w:lang w:val="en"/>
          </w:rPr>
          <w:t>putative functions of regions under selection</w:t>
        </w:r>
      </w:ins>
      <w:r>
        <w:rPr>
          <w:bCs/>
          <w:lang w:val="en"/>
        </w:rPr>
        <w:t xml:space="preserve">, </w:t>
      </w:r>
      <w:r w:rsidR="00EE3E0E">
        <w:rPr>
          <w:bCs/>
          <w:lang w:val="en"/>
        </w:rPr>
        <w:t>we</w:t>
      </w:r>
      <w:r>
        <w:rPr>
          <w:bCs/>
          <w:lang w:val="en"/>
        </w:rPr>
        <w:t xml:space="preserve"> tested for significant overrepresentation of </w:t>
      </w:r>
      <w:del w:id="269" w:author="Kevin McGraw" w:date="2025-03-16T09:48:00Z" w16du:dateUtc="2025-03-16T13:48:00Z">
        <w:r w:rsidDel="00D470F2">
          <w:rPr>
            <w:bCs/>
            <w:lang w:val="en"/>
          </w:rPr>
          <w:delText>Gene Ontology (</w:delText>
        </w:r>
      </w:del>
      <w:r>
        <w:rPr>
          <w:bCs/>
          <w:lang w:val="en"/>
        </w:rPr>
        <w:t>GO</w:t>
      </w:r>
      <w:del w:id="270" w:author="Kevin McGraw" w:date="2025-03-16T09:48:00Z" w16du:dateUtc="2025-03-16T13:48:00Z">
        <w:r w:rsidDel="00D470F2">
          <w:rPr>
            <w:bCs/>
            <w:lang w:val="en"/>
          </w:rPr>
          <w:delText>)</w:delText>
        </w:r>
      </w:del>
      <w:r>
        <w:rPr>
          <w:bCs/>
          <w:lang w:val="en"/>
        </w:rPr>
        <w:t xml:space="preserve"> terms</w:t>
      </w:r>
      <w:r w:rsidR="002D65AD">
        <w:rPr>
          <w:bCs/>
          <w:lang w:val="en"/>
        </w:rPr>
        <w:t xml:space="preserve"> </w:t>
      </w:r>
      <w:r w:rsidR="00EE3E0E">
        <w:rPr>
          <w:bCs/>
          <w:lang w:val="en"/>
        </w:rPr>
        <w:t xml:space="preserve">among gene lists within the top 1% of these analyses </w:t>
      </w:r>
      <w:r w:rsidR="002D65AD">
        <w:rPr>
          <w:bCs/>
          <w:lang w:val="en"/>
        </w:rPr>
        <w:t>using the PANTHER classification system</w:t>
      </w:r>
      <w:ins w:id="271" w:author="Sabrina McNew" w:date="2025-03-11T10:30:00Z" w16du:dateUtc="2025-03-11T17:30:00Z">
        <w:r w:rsidR="00665AEE">
          <w:rPr>
            <w:bCs/>
            <w:lang w:val="en"/>
          </w:rPr>
          <w:t xml:space="preserve"> (cite Panther)</w:t>
        </w:r>
      </w:ins>
      <w:r>
        <w:rPr>
          <w:bCs/>
          <w:lang w:val="en"/>
        </w:rPr>
        <w:t xml:space="preserve">. We compared the lists of genes of interest to a filtered list of </w:t>
      </w:r>
      <w:ins w:id="272" w:author="Sabrina McNew" w:date="2025-03-11T10:31:00Z" w16du:dateUtc="2025-03-11T17:31:00Z">
        <w:r w:rsidR="00665AEE">
          <w:rPr>
            <w:bCs/>
            <w:lang w:val="en"/>
          </w:rPr>
          <w:t>background genes</w:t>
        </w:r>
      </w:ins>
      <w:del w:id="273" w:author="Sabrina McNew" w:date="2025-03-11T10:31:00Z" w16du:dateUtc="2025-03-11T17:31:00Z">
        <w:r w:rsidDel="00665AEE">
          <w:rPr>
            <w:bCs/>
            <w:lang w:val="en"/>
          </w:rPr>
          <w:delText>all genes in the reference genome</w:delText>
        </w:r>
      </w:del>
      <w:r>
        <w:rPr>
          <w:bCs/>
          <w:lang w:val="en"/>
        </w:rPr>
        <w:t xml:space="preserve">. </w:t>
      </w:r>
      <w:commentRangeStart w:id="274"/>
      <w:r w:rsidR="00D04AF6">
        <w:rPr>
          <w:bCs/>
          <w:lang w:val="en"/>
        </w:rPr>
        <w:t xml:space="preserve">To curate our list of background genes, </w:t>
      </w:r>
      <w:ins w:id="275" w:author="Sabrina McNew" w:date="2025-03-11T10:31:00Z" w16du:dateUtc="2025-03-11T17:31:00Z">
        <w:r w:rsidR="00665AEE">
          <w:rPr>
            <w:bCs/>
            <w:lang w:val="en"/>
          </w:rPr>
          <w:t>we started with all genes in the reference genome</w:t>
        </w:r>
      </w:ins>
      <w:ins w:id="276" w:author="Sabrina McNew" w:date="2025-03-11T10:32:00Z" w16du:dateUtc="2025-03-11T17:32:00Z">
        <w:r w:rsidR="00665AEE">
          <w:rPr>
            <w:bCs/>
            <w:lang w:val="en"/>
          </w:rPr>
          <w:t xml:space="preserve"> for which we had </w:t>
        </w:r>
      </w:ins>
      <w:ins w:id="277" w:author="Sabrina McNew" w:date="2025-03-11T10:33:00Z" w16du:dateUtc="2025-03-11T17:33:00Z">
        <w:r w:rsidR="00665AEE">
          <w:rPr>
            <w:bCs/>
            <w:lang w:val="en"/>
          </w:rPr>
          <w:t>sequence coverage (or SNPs??)</w:t>
        </w:r>
      </w:ins>
      <w:ins w:id="278" w:author="Sabrina McNew" w:date="2025-03-11T10:31:00Z" w16du:dateUtc="2025-03-11T17:31:00Z">
        <w:r w:rsidR="00665AEE">
          <w:rPr>
            <w:bCs/>
            <w:lang w:val="en"/>
          </w:rPr>
          <w:t xml:space="preserve">, then </w:t>
        </w:r>
      </w:ins>
      <w:r w:rsidR="00D04AF6">
        <w:rPr>
          <w:bCs/>
          <w:lang w:val="en"/>
        </w:rPr>
        <w:t>we</w:t>
      </w:r>
      <w:r>
        <w:rPr>
          <w:bCs/>
          <w:lang w:val="en"/>
        </w:rPr>
        <w:t xml:space="preserve"> filtered out</w:t>
      </w:r>
      <w:ins w:id="279" w:author="Sabrina McNew" w:date="2025-03-11T10:32:00Z" w16du:dateUtc="2025-03-11T17:32:00Z">
        <w:r w:rsidR="00665AEE">
          <w:rPr>
            <w:bCs/>
            <w:lang w:val="en"/>
          </w:rPr>
          <w:t xml:space="preserve"> </w:t>
        </w:r>
      </w:ins>
      <w:del w:id="280" w:author="Sabrina McNew" w:date="2025-03-11T10:32:00Z" w16du:dateUtc="2025-03-11T17:32:00Z">
        <w:r w:rsidDel="00665AEE">
          <w:rPr>
            <w:bCs/>
            <w:lang w:val="en"/>
          </w:rPr>
          <w:delText xml:space="preserve"> </w:delText>
        </w:r>
      </w:del>
      <w:r>
        <w:rPr>
          <w:bCs/>
          <w:lang w:val="en"/>
        </w:rPr>
        <w:t xml:space="preserve">any </w:t>
      </w:r>
      <w:ins w:id="281" w:author="Sabrina McNew" w:date="2025-03-11T10:32:00Z" w16du:dateUtc="2025-03-11T17:32:00Z">
        <w:r w:rsidR="00665AEE">
          <w:rPr>
            <w:bCs/>
            <w:lang w:val="en"/>
          </w:rPr>
          <w:t xml:space="preserve">genes with </w:t>
        </w:r>
      </w:ins>
      <w:del w:id="282" w:author="Sabrina McNew" w:date="2025-03-11T10:32:00Z" w16du:dateUtc="2025-03-11T17:32:00Z">
        <w:r w:rsidDel="00665AEE">
          <w:rPr>
            <w:bCs/>
            <w:lang w:val="en"/>
          </w:rPr>
          <w:delText xml:space="preserve">site </w:delText>
        </w:r>
      </w:del>
      <w:ins w:id="283" w:author="Sabrina McNew" w:date="2025-03-11T10:32:00Z" w16du:dateUtc="2025-03-11T17:32:00Z">
        <w:r w:rsidR="00665AEE">
          <w:rPr>
            <w:bCs/>
            <w:lang w:val="en"/>
          </w:rPr>
          <w:t xml:space="preserve">SNPs </w:t>
        </w:r>
      </w:ins>
      <w:r>
        <w:rPr>
          <w:bCs/>
          <w:lang w:val="en"/>
        </w:rPr>
        <w:t xml:space="preserve">with low mappability </w:t>
      </w:r>
      <w:commentRangeEnd w:id="274"/>
      <w:r w:rsidR="00665AEE">
        <w:rPr>
          <w:rStyle w:val="CommentReference"/>
          <w:rFonts w:ascii="Calibri" w:eastAsia="Calibri" w:hAnsi="Calibri" w:cs="Calibri"/>
        </w:rPr>
        <w:commentReference w:id="274"/>
      </w:r>
      <w:r>
        <w:rPr>
          <w:bCs/>
          <w:lang w:val="en"/>
        </w:rPr>
        <w:t xml:space="preserve">(&lt; 0.95 SNP calling rate in </w:t>
      </w:r>
      <w:r w:rsidR="001A72F4">
        <w:rPr>
          <w:bCs/>
          <w:lang w:val="en"/>
        </w:rPr>
        <w:t>SNP</w:t>
      </w:r>
      <w:r>
        <w:rPr>
          <w:bCs/>
          <w:lang w:val="en"/>
        </w:rPr>
        <w:t>abl</w:t>
      </w:r>
      <w:r w:rsidR="001A72F4">
        <w:rPr>
          <w:bCs/>
          <w:lang w:val="en"/>
        </w:rPr>
        <w:t>e</w:t>
      </w:r>
      <w:ins w:id="284" w:author="Kevin McGraw" w:date="2025-03-16T09:48:00Z" w16du:dateUtc="2025-03-16T13:48:00Z">
        <w:r w:rsidR="00487D33">
          <w:rPr>
            <w:bCs/>
            <w:lang w:val="en"/>
          </w:rPr>
          <w:t>;</w:t>
        </w:r>
      </w:ins>
      <w:r w:rsidR="001A72F4">
        <w:rPr>
          <w:bCs/>
          <w:lang w:val="en"/>
        </w:rPr>
        <w:t xml:space="preserve"> </w:t>
      </w:r>
      <w:ins w:id="285" w:author="Kevin McGraw" w:date="2025-03-16T09:48:00Z" w16du:dateUtc="2025-03-16T13:48:00Z">
        <w:r w:rsidR="00487D33">
          <w:rPr>
            <w:bCs/>
            <w:lang w:val="en"/>
          </w:rPr>
          <w:fldChar w:fldCharType="begin"/>
        </w:r>
        <w:r w:rsidR="00487D33">
          <w:rPr>
            <w:bCs/>
            <w:lang w:val="en"/>
          </w:rPr>
          <w:instrText>HYPERLINK "</w:instrText>
        </w:r>
      </w:ins>
      <w:r w:rsidR="00487D33" w:rsidRPr="001A72F4">
        <w:rPr>
          <w:bCs/>
          <w:lang w:val="en"/>
        </w:rPr>
        <w:instrText>http://lh3lh3.users.sourceforge.net/snpable.shtml</w:instrText>
      </w:r>
      <w:ins w:id="286" w:author="Kevin McGraw" w:date="2025-03-16T09:48:00Z" w16du:dateUtc="2025-03-16T13:48:00Z">
        <w:r w:rsidR="00487D33">
          <w:rPr>
            <w:bCs/>
            <w:lang w:val="en"/>
          </w:rPr>
          <w:instrText>"</w:instrText>
        </w:r>
        <w:r w:rsidR="00487D33">
          <w:rPr>
            <w:bCs/>
            <w:lang w:val="en"/>
          </w:rPr>
        </w:r>
        <w:r w:rsidR="00487D33">
          <w:rPr>
            <w:bCs/>
            <w:lang w:val="en"/>
          </w:rPr>
          <w:fldChar w:fldCharType="separate"/>
        </w:r>
      </w:ins>
      <w:r w:rsidR="00487D33" w:rsidRPr="00FC609F">
        <w:rPr>
          <w:rStyle w:val="Hyperlink"/>
          <w:bCs/>
          <w:lang w:val="en"/>
        </w:rPr>
        <w:t>http://lh3lh3.users.sourceforge.net/snpable.shtml</w:t>
      </w:r>
      <w:ins w:id="287" w:author="Kevin McGraw" w:date="2025-03-16T09:48:00Z" w16du:dateUtc="2025-03-16T13:48:00Z">
        <w:r w:rsidR="00487D33">
          <w:rPr>
            <w:bCs/>
            <w:lang w:val="en"/>
          </w:rPr>
          <w:fldChar w:fldCharType="end"/>
        </w:r>
        <w:r w:rsidR="00487D33">
          <w:rPr>
            <w:bCs/>
            <w:lang w:val="en"/>
          </w:rPr>
          <w:t>)</w:t>
        </w:r>
      </w:ins>
      <w:del w:id="288" w:author="Kevin McGraw" w:date="2025-03-16T09:48:00Z" w16du:dateUtc="2025-03-16T13:48:00Z">
        <w:r w:rsidDel="00487D33">
          <w:rPr>
            <w:bCs/>
            <w:lang w:val="en"/>
          </w:rPr>
          <w:delText>)</w:delText>
        </w:r>
      </w:del>
      <w:r>
        <w:rPr>
          <w:bCs/>
          <w:lang w:val="en"/>
        </w:rPr>
        <w:t xml:space="preserve"> and with less than 3x average depth </w:t>
      </w:r>
      <w:r w:rsidR="000023FB">
        <w:rPr>
          <w:bCs/>
          <w:lang w:val="en"/>
        </w:rPr>
        <w:t>from</w:t>
      </w:r>
      <w:r>
        <w:rPr>
          <w:bCs/>
          <w:lang w:val="en"/>
        </w:rPr>
        <w:t xml:space="preserve"> our </w:t>
      </w:r>
      <w:r w:rsidR="000023FB">
        <w:rPr>
          <w:bCs/>
          <w:lang w:val="en"/>
        </w:rPr>
        <w:t>unfiltered bams</w:t>
      </w:r>
      <w:r>
        <w:rPr>
          <w:bCs/>
          <w:lang w:val="en"/>
        </w:rPr>
        <w:t xml:space="preserve"> or greater than 2 standard deviations above the mean depth of the sample (28.15). We also excluded any significant genes that may have been identified in these regions, to reduce errors from poor alignment. </w:t>
      </w:r>
      <w:r w:rsidR="00D04AF6">
        <w:rPr>
          <w:bCs/>
          <w:lang w:val="en"/>
        </w:rPr>
        <w:t xml:space="preserve">Genes excluded from the background gene list were also removed from any ultimate lists of candidate genes, as we inferred that they were in regions prone to error. </w:t>
      </w:r>
      <w:r w:rsidR="00FE7D98">
        <w:rPr>
          <w:bCs/>
          <w:lang w:val="en"/>
        </w:rPr>
        <w:t>We corrected for multiple testing by using a false discovery rate using the Ben</w:t>
      </w:r>
      <w:r w:rsidR="00D04AF6">
        <w:rPr>
          <w:bCs/>
          <w:lang w:val="en"/>
        </w:rPr>
        <w:t>ja</w:t>
      </w:r>
      <w:r w:rsidR="00FE7D98">
        <w:rPr>
          <w:bCs/>
          <w:lang w:val="en"/>
        </w:rPr>
        <w:t xml:space="preserve">mini-Hochberg FDR test with a significance level of </w:t>
      </w:r>
      <w:r w:rsidR="00FE7D98" w:rsidRPr="00FE7D98">
        <w:rPr>
          <w:bCs/>
          <w:i/>
          <w:iCs/>
          <w:lang w:val="en"/>
        </w:rPr>
        <w:t>q</w:t>
      </w:r>
      <w:r w:rsidR="00FE7D98">
        <w:rPr>
          <w:bCs/>
          <w:lang w:val="en"/>
        </w:rPr>
        <w:t xml:space="preserve"> &lt; 0.2 </w:t>
      </w:r>
      <w:r w:rsidR="001A72F4">
        <w:rPr>
          <w:bCs/>
          <w:lang w:val="en"/>
        </w:rPr>
        <w:fldChar w:fldCharType="begin"/>
      </w:r>
      <w:r w:rsidR="001A72F4">
        <w:rPr>
          <w:bCs/>
          <w:lang w:val="en"/>
        </w:rPr>
        <w:instrText xml:space="preserve"> ADDIN ZOTERO_ITEM CSL_CITATION {"citationID":"yABPZh2M","properties":{"formattedCitation":"(Z.-H. Li et al., 2013; Osborn et al., 2013; Wagner et al., 2020)","plainCitation":"(Z.-H. Li et al., 2013; Osborn et al., 2013; Wagner et al., 2020)","noteIndex":0},"citationItems":[{"id":995,"uris":["http://zotero.org/users/15902993/items/ZJKT8JVK"],"itemData":{"id":995,"type":"article-journal","abstract":"TCDD is one of the most persistent environmental toxicants in biological systems and its effect through aryl hydrocarbon receptor (AhR) has been well characterized. However, the information on TCDD-induced toxicity in other molecular pathways is rather limited. To fully understand molecular toxicity of TCDD in an in vivo animal model, adult zebrafish were exposed to TCDD at 10 nM for 96 h and the livers were sampled for RNA-sequencing based transcriptomic profiling. A total of 1,058 differently expressed genes were identified based on fold-change&gt;2 and TPM (transcripts per million) &gt;10. Among the top 20 up-regulated genes, 10 novel responsive genes were identified and verified by RT-qPCR analysis on independent samples. Transcriptomic analysis indicated several deregulated pathways associated with cell cycle, endocrine disruptors, signal transduction and immune systems. Comparative analyses of TCDD-induced transcriptomic changes between fish and mammalian models revealed that proteomic pathway is consistently up-regulated while calcium signaling pathway and several immune-related pathways are generally down-regulated. Finally, our study also suggested that zebrafish model showed greater similarity to in vivo mammalian models than in vitro models. Our study indicated that the zebrafish is a valuable in vivo model in toxicogenomic analyses for understanding molecular toxicity of environmental toxicants relevant to human health. The expression profiles associated with TCDD could be useful for monitoring environmental dioxin and dioxin-like contamination.","container-title":"PLOS ONE","DOI":"10.1371/journal.pone.0077292","ISSN":"1932-6203","issue":"10","journalAbbreviation":"PLOS ONE","language":"en","note":"publisher: Public Library of Science","page":"e77292","source":"PLoS Journals","title":"RNA-Sequencing Analysis of TCDD-Induced Responses in Zebrafish Liver Reveals High Relatedness to In Vivo Mammalian Models and Conserved Biological Pathways","volume":"8","author":[{"family":"Li","given":"Zhi-Hua"},{"family":"Xu","given":"Hongyan"},{"family":"Zheng","given":"Weiling"},{"family":"Lam","given":"Siew Hong"},{"family":"Gong","given":"Zhiyuan"}],"issued":{"date-parts":[["2013",10,30]]}}},{"id":993,"uris":["http://zotero.org/users/15902993/items/9XZY3UK4"],"itemData":{"id":993,"type":"article-journal","abstract":"Purpose To determine if plasma metabolic profiles can detect differences between patients with neovascular age-related macular degeneration (NVAMD) and similarly-aged controls. Methods Metabolomic analysis using liquid chromatography with Fourier-transform mass spectrometry (LC-FTMS) was performed on plasma samples from 26 NVAMD patients and 19 controls. Data were collected from mass/charge ratio (m/z) 85 to 850 on a Thermo LTQ-FT mass spectrometer, and metabolic features were extracted using an adaptive processing software package. Both non-transformed and log2 transformed data were corrected using Benjamini and Hochberg False Discovery Rate (FDR) to account for multiple testing. Orthogonal Partial Least Squares-Discriminant Analysis was performed to determine metabolic features that distinguished NVAMD patients from controls. Individual m/z features were matched to the Kyoto Encyclopedia of Genes and Genomes database and the Metlin metabolomics database, and metabolic pathways associated with NVAMD were identified using MetScape. Results Of the 1680 total m/z features detected by LC-FTMS, 94 unique m/z features were significantly different between NVAMD patients and controls using FDR (q = 0.05). A comparison of these features to those found with log2 transformed data (n = 132, q = 0.2) revealed 40 features in common, reaffirming the involvement of certain metabolites. Such metabolites included di- and tripeptides, covalently modified amino acids, bile acids, and vitamin D-related metabolites. Correlation analysis revealed associations among certain significant features, and pathway analysis demonstrated broader changes in tyrosine metabolism, sulfur amino acid metabolism, and amino acids related to urea metabolism. Conclusions These data suggest that metabolomic analysis can identify a panel of individual metabolites that differ between NVAMD cases and controls. Pathway analysis can assess the involvement of certain metabolic pathways, such as tyrosine and urea metabolism, and can provide further insight into the pathophysiology of AMD.","container-title":"PLOS ONE","DOI":"10.1371/journal.pone.0072737","ISSN":"1932-6203","issue":"8","journalAbbreviation":"PLOS ONE","language":"en","note":"publisher: Public Library of Science","page":"e72737","source":"PLoS Journals","title":"Metabolome-Wide Association Study of Neovascular Age-Related Macular Degeneration","volume":"8","author":[{"family":"Osborn","given":"Melissa P."},{"family":"Park","given":"Youngja"},{"family":"Parks","given":"Megan B."},{"family":"Burgess","given":"L. Goodwin"},{"family":"Uppal","given":"Karan"},{"family":"Lee","given":"Kichun"},{"family":"Jones","given":"Dean P."},{"family":"Jr","given":"Milam A. Brantley"}],"issued":{"date-parts":[["2013",8,27]]}}},{"id":989,"uris":["http://zotero.org/users/15902993/items/8EWHXWEY"],"itemData":{"id":989,"type":"article-journal","abstract":"The study of hybrid zones can provide insight into the genetic basis of species differences that are relevant for the maintenance of reproductive isolation. Hybrid zones can also provide insight into climate change, species distributions, and evolution. The hybrid zone between black-capped chickadees (Poecile atricapillus) and Carolina chickadees (Poecile carolinensis) is shifting northward in response to increasing winter temperatures but is not increasing in width. This pattern indicates strong selection against chickadees with admixed genomes. Using high-resolution genomic data, we identified regions of the genomes that are outliers in both time points and do not introgress between the species; these regions may be involved in the maintenance of reproductive isolation. Genes involved in metabolic regulation processes were overrepresented in this dataset. Several gene ontology categories were also temporally consistent—including glutamate signaling, synaptic transmission, and catabolic processes—but the nucleotide variants leading to this pattern were not. Our results support recent findings that hybrids between black-capped and Carolina chickadees have higher basal metabolic rates than either parental species and suffer spatial memory and problem-solving deficits. Metabolic breakdown, as well as spatial memory and problem-solving, in hybrid chickadees may act as strong postzygotic isolation mechanisms in this moving hybrid zone.","container-title":"Evolution","DOI":"10.1111/evo.13970","ISSN":"0014-3820","issue":"7","journalAbbreviation":"Evolution","page":"1498-1513","source":"Silverchair","title":"Genomic regions underlying metabolic and neuronal signaling pathways are temporally consistent in a moving avian hybrid zone","volume":"74","author":[{"family":"Wagner","given":"Dominique N."},{"family":"Curry","given":"Robert L."},{"family":"Chen","given":"Nancy"},{"family":"Lovette","given":"Irby J."},{"family":"Taylor","given":"Scott A."}],"issued":{"date-parts":[["2020",7,1]]}}}],"schema":"https://github.com/citation-style-language/schema/raw/master/csl-citation.json"} </w:instrText>
      </w:r>
      <w:r w:rsidR="001A72F4">
        <w:rPr>
          <w:bCs/>
          <w:lang w:val="en"/>
        </w:rPr>
        <w:fldChar w:fldCharType="separate"/>
      </w:r>
      <w:r w:rsidR="001A72F4">
        <w:rPr>
          <w:bCs/>
          <w:noProof/>
          <w:lang w:val="en"/>
        </w:rPr>
        <w:t>(Z.-H. Li et al., 2013; Osborn et al., 2013; Wagner et al., 2020)</w:t>
      </w:r>
      <w:r w:rsidR="001A72F4">
        <w:rPr>
          <w:bCs/>
          <w:lang w:val="en"/>
        </w:rPr>
        <w:fldChar w:fldCharType="end"/>
      </w:r>
      <w:r w:rsidR="00FE7D98">
        <w:rPr>
          <w:bCs/>
          <w:lang w:val="en"/>
        </w:rPr>
        <w:t>.</w:t>
      </w:r>
      <w:r w:rsidR="00DC3903">
        <w:rPr>
          <w:bCs/>
          <w:lang w:val="en"/>
        </w:rPr>
        <w:t xml:space="preserve"> Because </w:t>
      </w:r>
      <w:r w:rsidR="00D04AF6">
        <w:rPr>
          <w:bCs/>
          <w:lang w:val="en"/>
        </w:rPr>
        <w:t>F</w:t>
      </w:r>
      <w:r w:rsidR="00D04AF6" w:rsidRPr="00D04AF6">
        <w:rPr>
          <w:bCs/>
          <w:vertAlign w:val="superscript"/>
          <w:lang w:val="en"/>
        </w:rPr>
        <w:t>ST</w:t>
      </w:r>
      <w:r w:rsidR="00DC3903">
        <w:rPr>
          <w:bCs/>
          <w:lang w:val="en"/>
        </w:rPr>
        <w:t xml:space="preserve"> and R</w:t>
      </w:r>
      <w:r w:rsidR="00EE3E0E">
        <w:rPr>
          <w:bCs/>
          <w:lang w:val="en"/>
        </w:rPr>
        <w:t>A</w:t>
      </w:r>
      <w:r w:rsidR="00DC3903">
        <w:rPr>
          <w:bCs/>
          <w:lang w:val="en"/>
        </w:rPr>
        <w:t>iSD are sensitive to different evolutionary processes, we tested for overrepresented GO terms for each species in a combined list of genes identified by both programs as well as independent lists from each statistic.</w:t>
      </w:r>
      <w:r w:rsidR="00DC016C">
        <w:rPr>
          <w:bCs/>
          <w:lang w:val="en"/>
        </w:rPr>
        <w:t xml:space="preserve"> We visualized the overrepresented GO terms in </w:t>
      </w:r>
      <w:commentRangeStart w:id="289"/>
      <w:commentRangeStart w:id="290"/>
      <w:r w:rsidR="00DC016C">
        <w:rPr>
          <w:bCs/>
          <w:lang w:val="en"/>
        </w:rPr>
        <w:t xml:space="preserve">rrvgo </w:t>
      </w:r>
      <w:commentRangeEnd w:id="289"/>
      <w:r w:rsidR="00665AEE">
        <w:rPr>
          <w:rStyle w:val="CommentReference"/>
          <w:rFonts w:ascii="Calibri" w:eastAsia="Calibri" w:hAnsi="Calibri" w:cs="Calibri"/>
        </w:rPr>
        <w:commentReference w:id="289"/>
      </w:r>
      <w:commentRangeEnd w:id="290"/>
      <w:r w:rsidR="00665AEE">
        <w:rPr>
          <w:rStyle w:val="CommentReference"/>
          <w:rFonts w:ascii="Calibri" w:eastAsia="Calibri" w:hAnsi="Calibri" w:cs="Calibri"/>
        </w:rPr>
        <w:commentReference w:id="290"/>
      </w:r>
      <w:r w:rsidR="00DC016C">
        <w:rPr>
          <w:bCs/>
          <w:lang w:val="en"/>
        </w:rPr>
        <w:fldChar w:fldCharType="begin"/>
      </w:r>
      <w:r w:rsidR="00DC016C">
        <w:rPr>
          <w:bCs/>
          <w:lang w:val="en"/>
        </w:rPr>
        <w:instrText xml:space="preserve"> ADDIN ZOTERO_ITEM CSL_CITATION {"citationID":"N9Loxlfr","properties":{"formattedCitation":"(Sayols, 2023)","plainCitation":"(Sayols, 2023)","noteIndex":0},"citationItems":[{"id":1011,"uris":["http://zotero.org/users/15902993/items/X3EIWSI7"],"itemData":{"id":1011,"type":"article-journal","abstract":"Gene Ontology (GO) annotation is often used to guide the biological interpretation of high-throughput omics experiments, e.g. by analysing lists of differentially regulated genes for enriched GO terms. Due to the hierarchical nature of GOs, the resulting lists of enriched terms are usually redundant and difficult to summarise and interpret. To facilitate the interpretation of large lists of GO terms, I developed rrvgo, a Bioconductor package that aims at simplifying the redundancy of GO lists by grouping similar terms based on their semantic similarity. rrvgo also provides different visualization options to guide the interpretation of the summarized GO terms. Considering that several software tools have been developed for this purpose, rrvgo is unique at combining powerful visualizations in a programmatic interface coupled with up-to-date GO gene annotation provided by the Bioconductor project.","container-title":"microPublication Biology","DOI":"10.17912/micropub.biology.000811","ISSN":"2578-9430","journalAbbreviation":"MicroPubl Biol","note":"PMID: 37151216\nPMCID: PMC10155054","page":"10.17912/micropub.biology.000811","source":"PubMed Central","title":"rrvgo: a Bioconductor package for interpreting lists of Gene Ontology terms","title-short":"rrvgo","volume":"2023","author":[{"family":"Sayols","given":"Sergi"}],"issued":{"date-parts":[["2023"]]}}}],"schema":"https://github.com/citation-style-language/schema/raw/master/csl-citation.json"} </w:instrText>
      </w:r>
      <w:r w:rsidR="00DC016C">
        <w:rPr>
          <w:bCs/>
          <w:lang w:val="en"/>
        </w:rPr>
        <w:fldChar w:fldCharType="separate"/>
      </w:r>
      <w:r w:rsidR="00DC016C">
        <w:rPr>
          <w:bCs/>
          <w:noProof/>
          <w:lang w:val="en"/>
        </w:rPr>
        <w:t>(Sayols, 2023)</w:t>
      </w:r>
      <w:r w:rsidR="00DC016C">
        <w:rPr>
          <w:bCs/>
          <w:lang w:val="en"/>
        </w:rPr>
        <w:fldChar w:fldCharType="end"/>
      </w:r>
      <w:r w:rsidR="00DC016C">
        <w:rPr>
          <w:bCs/>
          <w:lang w:val="en"/>
        </w:rPr>
        <w:t>, which produces a scatter plot from the PC</w:t>
      </w:r>
      <w:del w:id="291" w:author="Kevin McGraw" w:date="2025-03-16T09:48:00Z" w16du:dateUtc="2025-03-16T13:48:00Z">
        <w:r w:rsidR="00DC016C" w:rsidDel="00D470F2">
          <w:rPr>
            <w:bCs/>
            <w:lang w:val="en"/>
          </w:rPr>
          <w:delText>o</w:delText>
        </w:r>
      </w:del>
      <w:r w:rsidR="00DC016C">
        <w:rPr>
          <w:bCs/>
          <w:lang w:val="en"/>
        </w:rPr>
        <w:t>A of the dissimilarity matrix of the semantic similarity of overrepresented GO terms. Terms in these plots cluster by meaning, but the units of the axes are meaningless and are therefore not included.</w:t>
      </w:r>
    </w:p>
    <w:p w14:paraId="6939F460" w14:textId="52CC9422" w:rsidR="00750FCE" w:rsidRPr="006D2868" w:rsidRDefault="00750FCE" w:rsidP="00FE72A9">
      <w:pPr>
        <w:spacing w:line="480" w:lineRule="auto"/>
        <w:ind w:firstLine="720"/>
        <w:rPr>
          <w:bCs/>
          <w:lang w:val="en"/>
        </w:rPr>
      </w:pPr>
      <w:r>
        <w:rPr>
          <w:bCs/>
          <w:lang w:val="en"/>
        </w:rPr>
        <w:lastRenderedPageBreak/>
        <w:t xml:space="preserve">Finally, to test for significant parallel evolution in response to urbanization across avian taxa, we compared our lists of candidate genes </w:t>
      </w:r>
      <w:r w:rsidR="00EE3E0E">
        <w:rPr>
          <w:bCs/>
          <w:lang w:val="en"/>
        </w:rPr>
        <w:t xml:space="preserve">between cardinal species and </w:t>
      </w:r>
      <w:r>
        <w:rPr>
          <w:bCs/>
          <w:lang w:val="en"/>
        </w:rPr>
        <w:t xml:space="preserve">with lists curated in two major </w:t>
      </w:r>
      <w:ins w:id="292" w:author="Sabrina McNew" w:date="2025-03-11T10:46:00Z" w16du:dateUtc="2025-03-11T17:46:00Z">
        <w:r w:rsidR="00175883">
          <w:rPr>
            <w:bCs/>
            <w:lang w:val="en"/>
          </w:rPr>
          <w:t xml:space="preserve">recent </w:t>
        </w:r>
      </w:ins>
      <w:r>
        <w:rPr>
          <w:bCs/>
          <w:lang w:val="en"/>
        </w:rPr>
        <w:t xml:space="preserve">investigations of avian urban genomic responses. One of these studies investigated urban adaptation of </w:t>
      </w:r>
      <w:r w:rsidR="00AD2AFB">
        <w:rPr>
          <w:bCs/>
          <w:lang w:val="en"/>
        </w:rPr>
        <w:t>b</w:t>
      </w:r>
      <w:r>
        <w:rPr>
          <w:bCs/>
          <w:lang w:val="en"/>
        </w:rPr>
        <w:t xml:space="preserve">urrowing </w:t>
      </w:r>
      <w:r w:rsidR="00AD2AFB">
        <w:rPr>
          <w:bCs/>
          <w:lang w:val="en"/>
        </w:rPr>
        <w:t>o</w:t>
      </w:r>
      <w:r>
        <w:rPr>
          <w:bCs/>
          <w:lang w:val="en"/>
        </w:rPr>
        <w:t>wls (</w:t>
      </w:r>
      <w:r w:rsidR="00D04AF6" w:rsidRPr="00D04AF6">
        <w:rPr>
          <w:bCs/>
          <w:i/>
          <w:iCs/>
          <w:lang w:val="en"/>
        </w:rPr>
        <w:t>Athene cunicularia</w:t>
      </w:r>
      <w:r>
        <w:rPr>
          <w:bCs/>
          <w:lang w:val="en"/>
        </w:rPr>
        <w:t xml:space="preserve">) across multiple cities in Argentina </w:t>
      </w:r>
      <w:ins w:id="293" w:author="Kevin McGraw" w:date="2025-03-16T09:51:00Z" w16du:dateUtc="2025-03-16T13:51:00Z">
        <w:r w:rsidR="00487D33">
          <w:rPr>
            <w:bCs/>
            <w:lang w:val="en"/>
          </w:rPr>
          <w:t>(</w:t>
        </w:r>
        <w:r w:rsidR="00487D33" w:rsidRPr="001A72F4">
          <w:rPr>
            <w:rFonts w:eastAsiaTheme="minorHAnsi"/>
          </w:rPr>
          <w:t>Mueller et al., 2020</w:t>
        </w:r>
        <w:r w:rsidR="00487D33">
          <w:rPr>
            <w:rFonts w:eastAsiaTheme="minorHAnsi"/>
          </w:rPr>
          <w:t xml:space="preserve">) </w:t>
        </w:r>
      </w:ins>
      <w:r>
        <w:rPr>
          <w:bCs/>
          <w:lang w:val="en"/>
        </w:rPr>
        <w:t xml:space="preserve">and the other investigated urban adaptation of </w:t>
      </w:r>
      <w:r w:rsidR="00AD2AFB">
        <w:rPr>
          <w:bCs/>
          <w:lang w:val="en"/>
        </w:rPr>
        <w:t>g</w:t>
      </w:r>
      <w:r>
        <w:rPr>
          <w:bCs/>
          <w:lang w:val="en"/>
        </w:rPr>
        <w:t xml:space="preserve">reat </w:t>
      </w:r>
      <w:r w:rsidR="00AD2AFB">
        <w:rPr>
          <w:bCs/>
          <w:lang w:val="en"/>
        </w:rPr>
        <w:t>t</w:t>
      </w:r>
      <w:r>
        <w:rPr>
          <w:bCs/>
          <w:lang w:val="en"/>
        </w:rPr>
        <w:t>its (</w:t>
      </w:r>
      <w:r w:rsidRPr="00750FCE">
        <w:rPr>
          <w:bCs/>
          <w:i/>
          <w:iCs/>
          <w:lang w:val="en"/>
        </w:rPr>
        <w:t>Parus major</w:t>
      </w:r>
      <w:r>
        <w:rPr>
          <w:bCs/>
          <w:lang w:val="en"/>
        </w:rPr>
        <w:t>) across multiple European cities</w:t>
      </w:r>
      <w:r w:rsidR="00AD2AFB">
        <w:rPr>
          <w:bCs/>
          <w:lang w:val="en"/>
        </w:rPr>
        <w:t xml:space="preserve"> </w:t>
      </w:r>
      <w:commentRangeStart w:id="294"/>
      <w:r w:rsidR="001A72F4">
        <w:rPr>
          <w:bCs/>
          <w:lang w:val="en"/>
        </w:rPr>
        <w:fldChar w:fldCharType="begin"/>
      </w:r>
      <w:r w:rsidR="001A72F4">
        <w:rPr>
          <w:bCs/>
          <w:lang w:val="en"/>
        </w:rPr>
        <w:instrText xml:space="preserve"> ADDIN ZOTERO_ITEM CSL_CITATION {"citationID":"ZxXsrrGg","properties":{"formattedCitation":"(Mueller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1A72F4">
        <w:rPr>
          <w:bCs/>
          <w:lang w:val="en"/>
        </w:rPr>
        <w:fldChar w:fldCharType="separate"/>
      </w:r>
      <w:r w:rsidR="001A72F4" w:rsidRPr="001A72F4">
        <w:rPr>
          <w:rFonts w:eastAsiaTheme="minorHAnsi"/>
        </w:rPr>
        <w:t>(</w:t>
      </w:r>
      <w:del w:id="295" w:author="Kevin McGraw" w:date="2025-03-16T09:51:00Z" w16du:dateUtc="2025-03-16T13:51:00Z">
        <w:r w:rsidR="001A72F4" w:rsidRPr="001A72F4" w:rsidDel="00487D33">
          <w:rPr>
            <w:rFonts w:eastAsiaTheme="minorHAnsi"/>
          </w:rPr>
          <w:delText xml:space="preserve">Mueller et al., 2020; </w:delText>
        </w:r>
      </w:del>
      <w:r w:rsidR="001A72F4" w:rsidRPr="001A72F4">
        <w:rPr>
          <w:rFonts w:eastAsiaTheme="minorHAnsi"/>
        </w:rPr>
        <w:t>Salmón et al., 2021)</w:t>
      </w:r>
      <w:r w:rsidR="001A72F4">
        <w:rPr>
          <w:bCs/>
          <w:lang w:val="en"/>
        </w:rPr>
        <w:fldChar w:fldCharType="end"/>
      </w:r>
      <w:r>
        <w:rPr>
          <w:bCs/>
          <w:lang w:val="en"/>
        </w:rPr>
        <w:t xml:space="preserve">. We first tested for significant overlap between </w:t>
      </w:r>
      <w:r w:rsidR="00C57197">
        <w:rPr>
          <w:bCs/>
          <w:lang w:val="en"/>
        </w:rPr>
        <w:t>taxa and</w:t>
      </w:r>
      <w:r>
        <w:rPr>
          <w:bCs/>
          <w:lang w:val="en"/>
        </w:rPr>
        <w:t xml:space="preserve"> then highlight genes that show signatures of </w:t>
      </w:r>
      <w:commentRangeEnd w:id="294"/>
      <w:r w:rsidR="00A76682">
        <w:rPr>
          <w:rStyle w:val="CommentReference"/>
          <w:rFonts w:ascii="Calibri" w:eastAsia="Calibri" w:hAnsi="Calibri" w:cs="Calibri"/>
        </w:rPr>
        <w:commentReference w:id="294"/>
      </w:r>
      <w:r>
        <w:rPr>
          <w:bCs/>
          <w:lang w:val="en"/>
        </w:rPr>
        <w:t>selection across multiple taxa.</w:t>
      </w:r>
      <w:ins w:id="296" w:author="Sabrina McNew" w:date="2025-03-11T10:20:00Z" w16du:dateUtc="2025-03-11T17:20:00Z">
        <w:r w:rsidR="004A233B" w:rsidRPr="004A233B">
          <w:rPr>
            <w:bCs/>
            <w:lang w:val="en"/>
          </w:rPr>
          <w:t xml:space="preserve"> </w:t>
        </w:r>
      </w:ins>
      <w:moveToRangeStart w:id="297" w:author="Sabrina McNew" w:date="2025-03-11T10:20:00Z" w:name="move192580855"/>
      <w:moveTo w:id="298" w:author="Sabrina McNew" w:date="2025-03-11T10:20:00Z" w16du:dateUtc="2025-03-11T17:20:00Z">
        <w:r w:rsidR="004A233B">
          <w:rPr>
            <w:bCs/>
            <w:lang w:val="en"/>
          </w:rPr>
          <w:t>All code used</w:t>
        </w:r>
        <w:del w:id="299" w:author="Kevin McGraw" w:date="2025-03-16T09:54:00Z" w16du:dateUtc="2025-03-16T13:54:00Z">
          <w:r w:rsidR="004A233B" w:rsidDel="00ED100D">
            <w:rPr>
              <w:bCs/>
              <w:lang w:val="en"/>
            </w:rPr>
            <w:delText xml:space="preserve"> to</w:delText>
          </w:r>
        </w:del>
        <w:r w:rsidR="004A233B">
          <w:rPr>
            <w:bCs/>
            <w:lang w:val="en"/>
          </w:rPr>
          <w:t xml:space="preserve"> </w:t>
        </w:r>
        <w:del w:id="300" w:author="Sabrina McNew" w:date="2025-03-11T10:20:00Z" w16du:dateUtc="2025-03-11T17:20:00Z">
          <w:r w:rsidR="004A233B" w:rsidDel="004A233B">
            <w:rPr>
              <w:bCs/>
              <w:lang w:val="en"/>
            </w:rPr>
            <w:delText>analyze these genomes</w:delText>
          </w:r>
        </w:del>
      </w:moveTo>
      <w:ins w:id="301" w:author="Sabrina McNew" w:date="2025-03-11T10:20:00Z" w16du:dateUtc="2025-03-11T17:20:00Z">
        <w:r w:rsidR="004A233B">
          <w:rPr>
            <w:bCs/>
            <w:lang w:val="en"/>
          </w:rPr>
          <w:t>in these analys</w:t>
        </w:r>
      </w:ins>
      <w:ins w:id="302" w:author="Kevin McGraw" w:date="2025-03-16T09:55:00Z" w16du:dateUtc="2025-03-16T13:55:00Z">
        <w:r w:rsidR="00ED100D">
          <w:rPr>
            <w:bCs/>
            <w:lang w:val="en"/>
          </w:rPr>
          <w:t>e</w:t>
        </w:r>
      </w:ins>
      <w:ins w:id="303" w:author="Sabrina McNew" w:date="2025-03-11T10:20:00Z" w16du:dateUtc="2025-03-11T17:20:00Z">
        <w:del w:id="304" w:author="Kevin McGraw" w:date="2025-03-16T09:55:00Z" w16du:dateUtc="2025-03-16T13:55:00Z">
          <w:r w:rsidR="004A233B" w:rsidDel="00ED100D">
            <w:rPr>
              <w:bCs/>
              <w:lang w:val="en"/>
            </w:rPr>
            <w:delText>i</w:delText>
          </w:r>
        </w:del>
        <w:r w:rsidR="004A233B">
          <w:rPr>
            <w:bCs/>
            <w:lang w:val="en"/>
          </w:rPr>
          <w:t>s</w:t>
        </w:r>
      </w:ins>
      <w:moveTo w:id="305" w:author="Sabrina McNew" w:date="2025-03-11T10:20:00Z" w16du:dateUtc="2025-03-11T17:20:00Z">
        <w:r w:rsidR="004A233B">
          <w:rPr>
            <w:bCs/>
            <w:lang w:val="en"/>
          </w:rPr>
          <w:t xml:space="preserve"> can be found on GitHub</w:t>
        </w:r>
      </w:moveTo>
      <w:ins w:id="306" w:author="Sabrina McNew" w:date="2025-03-11T10:21:00Z" w16du:dateUtc="2025-03-11T17:21:00Z">
        <w:r w:rsidR="004A233B">
          <w:rPr>
            <w:bCs/>
            <w:lang w:val="en"/>
          </w:rPr>
          <w:t xml:space="preserve">, and will be archived permanently upon acceptance </w:t>
        </w:r>
      </w:ins>
      <w:moveTo w:id="307" w:author="Sabrina McNew" w:date="2025-03-11T10:20:00Z" w16du:dateUtc="2025-03-11T17:20:00Z">
        <w:del w:id="308" w:author="Sabrina McNew" w:date="2025-03-11T10:21:00Z" w16du:dateUtc="2025-03-11T17:21:00Z">
          <w:r w:rsidR="004A233B" w:rsidDel="004A233B">
            <w:rPr>
              <w:bCs/>
              <w:lang w:val="en"/>
            </w:rPr>
            <w:delText xml:space="preserve"> </w:delText>
          </w:r>
        </w:del>
        <w:r w:rsidR="004A233B">
          <w:rPr>
            <w:bCs/>
            <w:lang w:val="en"/>
          </w:rPr>
          <w:t>(</w:t>
        </w:r>
        <w:r w:rsidR="004A233B">
          <w:fldChar w:fldCharType="begin"/>
        </w:r>
        <w:r w:rsidR="004A233B">
          <w:instrText>HYPERLINK "https://github.com/dannyjackson/CardinalisGenomics"</w:instrText>
        </w:r>
      </w:moveTo>
      <w:ins w:id="309" w:author="Sabrina McNew" w:date="2025-03-11T10:20:00Z" w16du:dateUtc="2025-03-11T17:20:00Z"/>
      <w:moveTo w:id="310" w:author="Sabrina McNew" w:date="2025-03-11T10:20:00Z" w16du:dateUtc="2025-03-11T17:20:00Z">
        <w:r w:rsidR="004A233B">
          <w:fldChar w:fldCharType="separate"/>
        </w:r>
        <w:r w:rsidR="004A233B" w:rsidRPr="00B73507">
          <w:rPr>
            <w:rStyle w:val="Hyperlink"/>
            <w:bCs/>
            <w:lang w:val="en"/>
          </w:rPr>
          <w:t>https://github.com/dannyjackson/CardinalisGenomics</w:t>
        </w:r>
        <w:r w:rsidR="004A233B">
          <w:fldChar w:fldCharType="end"/>
        </w:r>
        <w:del w:id="311" w:author="Kevin McGraw" w:date="2025-03-16T09:51:00Z" w16du:dateUtc="2025-03-16T13:51:00Z">
          <w:r w:rsidR="004A233B" w:rsidDel="00487D33">
            <w:rPr>
              <w:bCs/>
              <w:lang w:val="en"/>
            </w:rPr>
            <w:delText xml:space="preserve">; </w:delText>
          </w:r>
        </w:del>
        <w:del w:id="312" w:author="Sabrina McNew" w:date="2025-03-11T10:20:00Z" w16du:dateUtc="2025-03-11T17:20:00Z">
          <w:r w:rsidR="004A233B" w:rsidDel="004A233B">
            <w:rPr>
              <w:bCs/>
              <w:lang w:val="en"/>
            </w:rPr>
            <w:delText>will publish a release with a DOI before submitting</w:delText>
          </w:r>
        </w:del>
        <w:r w:rsidR="004A233B">
          <w:rPr>
            <w:bCs/>
            <w:lang w:val="en"/>
          </w:rPr>
          <w:t>).</w:t>
        </w:r>
      </w:moveTo>
      <w:moveToRangeEnd w:id="297"/>
    </w:p>
    <w:p w14:paraId="522FBF30" w14:textId="6FCD0585" w:rsidR="0085178F" w:rsidRPr="006D2868" w:rsidRDefault="0085178F" w:rsidP="00FE72A9">
      <w:pPr>
        <w:spacing w:line="480" w:lineRule="auto"/>
        <w:rPr>
          <w:bCs/>
          <w:lang w:val="en"/>
        </w:rPr>
      </w:pPr>
    </w:p>
    <w:p w14:paraId="0CC6759F" w14:textId="429472E7" w:rsidR="0085178F" w:rsidRPr="009A0F93" w:rsidRDefault="0085178F" w:rsidP="00FE72A9">
      <w:pPr>
        <w:spacing w:line="480" w:lineRule="auto"/>
        <w:rPr>
          <w:b/>
          <w:bCs/>
          <w:lang w:val="en"/>
          <w:rPrChange w:id="313" w:author="Kevin McGraw" w:date="2025-03-16T09:56:00Z" w16du:dateUtc="2025-03-16T13:56:00Z">
            <w:rPr>
              <w:b/>
              <w:bCs/>
              <w:u w:val="single"/>
              <w:lang w:val="en"/>
            </w:rPr>
          </w:rPrChange>
        </w:rPr>
      </w:pPr>
      <w:bookmarkStart w:id="314" w:name="_Hlk192497998"/>
      <w:del w:id="315" w:author="Kevin McGraw" w:date="2025-03-16T09:56:00Z" w16du:dateUtc="2025-03-16T13:56:00Z">
        <w:r w:rsidRPr="009A0F93" w:rsidDel="009A0F93">
          <w:rPr>
            <w:b/>
            <w:bCs/>
            <w:lang w:val="en"/>
            <w:rPrChange w:id="316" w:author="Kevin McGraw" w:date="2025-03-16T09:56:00Z" w16du:dateUtc="2025-03-16T13:56:00Z">
              <w:rPr>
                <w:b/>
                <w:bCs/>
                <w:u w:val="single"/>
                <w:lang w:val="en"/>
              </w:rPr>
            </w:rPrChange>
          </w:rPr>
          <w:delText>Results</w:delText>
        </w:r>
      </w:del>
      <w:ins w:id="317" w:author="Kevin McGraw" w:date="2025-03-16T09:56:00Z" w16du:dateUtc="2025-03-16T13:56:00Z">
        <w:r w:rsidR="009A0F93" w:rsidRPr="009A0F93">
          <w:rPr>
            <w:b/>
            <w:bCs/>
            <w:lang w:val="en"/>
            <w:rPrChange w:id="318" w:author="Kevin McGraw" w:date="2025-03-16T09:56:00Z" w16du:dateUtc="2025-03-16T13:56:00Z">
              <w:rPr>
                <w:b/>
                <w:bCs/>
                <w:u w:val="single"/>
                <w:lang w:val="en"/>
              </w:rPr>
            </w:rPrChange>
          </w:rPr>
          <w:t>RESULTS</w:t>
        </w:r>
      </w:ins>
    </w:p>
    <w:p w14:paraId="349B1ECB" w14:textId="3B4A505D" w:rsidR="0085178F" w:rsidRPr="009A0F93" w:rsidRDefault="0085178F" w:rsidP="00FE72A9">
      <w:pPr>
        <w:spacing w:line="480" w:lineRule="auto"/>
        <w:rPr>
          <w:bCs/>
          <w:i/>
          <w:iCs/>
          <w:lang w:val="en"/>
          <w:rPrChange w:id="319" w:author="Kevin McGraw" w:date="2025-03-16T09:57:00Z" w16du:dateUtc="2025-03-16T13:57:00Z">
            <w:rPr>
              <w:bCs/>
              <w:u w:val="single"/>
              <w:lang w:val="en"/>
            </w:rPr>
          </w:rPrChange>
        </w:rPr>
      </w:pPr>
      <w:r w:rsidRPr="009A0F93">
        <w:rPr>
          <w:bCs/>
          <w:i/>
          <w:iCs/>
          <w:lang w:val="en"/>
          <w:rPrChange w:id="320" w:author="Kevin McGraw" w:date="2025-03-16T09:57:00Z" w16du:dateUtc="2025-03-16T13:57:00Z">
            <w:rPr>
              <w:bCs/>
              <w:u w:val="single"/>
              <w:lang w:val="en"/>
            </w:rPr>
          </w:rPrChange>
        </w:rPr>
        <w:t xml:space="preserve">Population </w:t>
      </w:r>
      <w:ins w:id="321" w:author="Kevin McGraw" w:date="2025-03-16T09:50:00Z" w16du:dateUtc="2025-03-16T13:50:00Z">
        <w:r w:rsidR="00487D33" w:rsidRPr="009A0F93">
          <w:rPr>
            <w:bCs/>
            <w:i/>
            <w:iCs/>
            <w:lang w:val="en"/>
            <w:rPrChange w:id="322" w:author="Kevin McGraw" w:date="2025-03-16T09:57:00Z" w16du:dateUtc="2025-03-16T13:57:00Z">
              <w:rPr>
                <w:bCs/>
                <w:u w:val="single"/>
                <w:lang w:val="en"/>
              </w:rPr>
            </w:rPrChange>
          </w:rPr>
          <w:t>s</w:t>
        </w:r>
      </w:ins>
      <w:del w:id="323" w:author="Kevin McGraw" w:date="2025-03-16T09:50:00Z" w16du:dateUtc="2025-03-16T13:50:00Z">
        <w:r w:rsidRPr="009A0F93" w:rsidDel="00487D33">
          <w:rPr>
            <w:bCs/>
            <w:i/>
            <w:iCs/>
            <w:lang w:val="en"/>
            <w:rPrChange w:id="324" w:author="Kevin McGraw" w:date="2025-03-16T09:57:00Z" w16du:dateUtc="2025-03-16T13:57:00Z">
              <w:rPr>
                <w:bCs/>
                <w:u w:val="single"/>
                <w:lang w:val="en"/>
              </w:rPr>
            </w:rPrChange>
          </w:rPr>
          <w:delText>S</w:delText>
        </w:r>
      </w:del>
      <w:r w:rsidRPr="009A0F93">
        <w:rPr>
          <w:bCs/>
          <w:i/>
          <w:iCs/>
          <w:lang w:val="en"/>
          <w:rPrChange w:id="325" w:author="Kevin McGraw" w:date="2025-03-16T09:57:00Z" w16du:dateUtc="2025-03-16T13:57:00Z">
            <w:rPr>
              <w:bCs/>
              <w:u w:val="single"/>
              <w:lang w:val="en"/>
            </w:rPr>
          </w:rPrChange>
        </w:rPr>
        <w:t xml:space="preserve">tructure </w:t>
      </w:r>
      <w:ins w:id="326" w:author="Kevin McGraw" w:date="2025-03-16T09:50:00Z" w16du:dateUtc="2025-03-16T13:50:00Z">
        <w:r w:rsidR="00487D33" w:rsidRPr="009A0F93">
          <w:rPr>
            <w:bCs/>
            <w:i/>
            <w:iCs/>
            <w:lang w:val="en"/>
            <w:rPrChange w:id="327" w:author="Kevin McGraw" w:date="2025-03-16T09:57:00Z" w16du:dateUtc="2025-03-16T13:57:00Z">
              <w:rPr>
                <w:bCs/>
                <w:u w:val="single"/>
                <w:lang w:val="en"/>
              </w:rPr>
            </w:rPrChange>
          </w:rPr>
          <w:t>a</w:t>
        </w:r>
      </w:ins>
      <w:del w:id="328" w:author="Kevin McGraw" w:date="2025-03-16T09:50:00Z" w16du:dateUtc="2025-03-16T13:50:00Z">
        <w:r w:rsidRPr="009A0F93" w:rsidDel="00487D33">
          <w:rPr>
            <w:bCs/>
            <w:i/>
            <w:iCs/>
            <w:lang w:val="en"/>
            <w:rPrChange w:id="329" w:author="Kevin McGraw" w:date="2025-03-16T09:57:00Z" w16du:dateUtc="2025-03-16T13:57:00Z">
              <w:rPr>
                <w:bCs/>
                <w:u w:val="single"/>
                <w:lang w:val="en"/>
              </w:rPr>
            </w:rPrChange>
          </w:rPr>
          <w:delText>A</w:delText>
        </w:r>
      </w:del>
      <w:r w:rsidRPr="009A0F93">
        <w:rPr>
          <w:bCs/>
          <w:i/>
          <w:iCs/>
          <w:lang w:val="en"/>
          <w:rPrChange w:id="330" w:author="Kevin McGraw" w:date="2025-03-16T09:57:00Z" w16du:dateUtc="2025-03-16T13:57:00Z">
            <w:rPr>
              <w:bCs/>
              <w:u w:val="single"/>
              <w:lang w:val="en"/>
            </w:rPr>
          </w:rPrChange>
        </w:rPr>
        <w:t>nalyses</w:t>
      </w:r>
      <w:del w:id="331" w:author="Kevin McGraw" w:date="2025-03-16T09:51:00Z" w16du:dateUtc="2025-03-16T13:51:00Z">
        <w:r w:rsidRPr="009A0F93" w:rsidDel="00487D33">
          <w:rPr>
            <w:bCs/>
            <w:i/>
            <w:iCs/>
            <w:lang w:val="en"/>
            <w:rPrChange w:id="332" w:author="Kevin McGraw" w:date="2025-03-16T09:57:00Z" w16du:dateUtc="2025-03-16T13:57:00Z">
              <w:rPr>
                <w:bCs/>
                <w:u w:val="single"/>
                <w:lang w:val="en"/>
              </w:rPr>
            </w:rPrChange>
          </w:rPr>
          <w:delText xml:space="preserve"> (PCA, </w:delText>
        </w:r>
        <w:r w:rsidR="002D65AD" w:rsidRPr="009A0F93" w:rsidDel="00487D33">
          <w:rPr>
            <w:bCs/>
            <w:i/>
            <w:iCs/>
            <w:lang w:val="en"/>
            <w:rPrChange w:id="333" w:author="Kevin McGraw" w:date="2025-03-16T09:57:00Z" w16du:dateUtc="2025-03-16T13:57:00Z">
              <w:rPr>
                <w:bCs/>
                <w:u w:val="single"/>
                <w:lang w:val="en"/>
              </w:rPr>
            </w:rPrChange>
          </w:rPr>
          <w:delText>admixture</w:delText>
        </w:r>
        <w:r w:rsidRPr="009A0F93" w:rsidDel="00487D33">
          <w:rPr>
            <w:bCs/>
            <w:i/>
            <w:iCs/>
            <w:lang w:val="en"/>
            <w:rPrChange w:id="334" w:author="Kevin McGraw" w:date="2025-03-16T09:57:00Z" w16du:dateUtc="2025-03-16T13:57:00Z">
              <w:rPr>
                <w:bCs/>
                <w:u w:val="single"/>
                <w:lang w:val="en"/>
              </w:rPr>
            </w:rPrChange>
          </w:rPr>
          <w:delText>)</w:delText>
        </w:r>
      </w:del>
    </w:p>
    <w:p w14:paraId="7678D1F0" w14:textId="68C0C326" w:rsidR="002D65AD" w:rsidRDefault="002D65AD">
      <w:pPr>
        <w:spacing w:line="480" w:lineRule="auto"/>
        <w:rPr>
          <w:bCs/>
          <w:lang w:val="en"/>
        </w:rPr>
        <w:pPrChange w:id="335" w:author="Kevin McGraw" w:date="2025-03-16T09:50:00Z" w16du:dateUtc="2025-03-16T13:50:00Z">
          <w:pPr>
            <w:spacing w:line="480" w:lineRule="auto"/>
            <w:ind w:firstLine="720"/>
          </w:pPr>
        </w:pPrChange>
      </w:pPr>
      <w:r>
        <w:rPr>
          <w:bCs/>
          <w:lang w:val="en"/>
        </w:rPr>
        <w:t>A</w:t>
      </w:r>
      <w:r w:rsidR="0085178F" w:rsidRPr="006D2868">
        <w:rPr>
          <w:bCs/>
          <w:lang w:val="en"/>
        </w:rPr>
        <w:t xml:space="preserve">ll individuals first separated out </w:t>
      </w:r>
      <w:ins w:id="336" w:author="Kevin McGraw" w:date="2025-03-16T09:58:00Z" w16du:dateUtc="2025-03-16T13:58:00Z">
        <w:r w:rsidR="009A0F93">
          <w:rPr>
            <w:bCs/>
            <w:lang w:val="en"/>
          </w:rPr>
          <w:t xml:space="preserve">into two? </w:t>
        </w:r>
      </w:ins>
      <w:r w:rsidR="0085178F" w:rsidRPr="006D2868">
        <w:rPr>
          <w:bCs/>
          <w:lang w:val="en"/>
        </w:rPr>
        <w:t>species along PC1 (2</w:t>
      </w:r>
      <w:r>
        <w:rPr>
          <w:bCs/>
          <w:lang w:val="en"/>
        </w:rPr>
        <w:t>8</w:t>
      </w:r>
      <w:r w:rsidR="0085178F" w:rsidRPr="006D2868">
        <w:rPr>
          <w:bCs/>
          <w:lang w:val="en"/>
        </w:rPr>
        <w:t>.</w:t>
      </w:r>
      <w:r>
        <w:rPr>
          <w:bCs/>
          <w:lang w:val="en"/>
        </w:rPr>
        <w:t>84</w:t>
      </w:r>
      <w:r w:rsidR="0085178F" w:rsidRPr="006D2868">
        <w:rPr>
          <w:bCs/>
          <w:lang w:val="en"/>
        </w:rPr>
        <w:t xml:space="preserve">% </w:t>
      </w:r>
      <w:ins w:id="337" w:author="Kevin McGraw" w:date="2025-03-16T09:58:00Z" w16du:dateUtc="2025-03-16T13:58:00Z">
        <w:r w:rsidR="009A0F93">
          <w:rPr>
            <w:bCs/>
            <w:lang w:val="en"/>
          </w:rPr>
          <w:t xml:space="preserve">of total </w:t>
        </w:r>
      </w:ins>
      <w:r w:rsidR="0085178F" w:rsidRPr="006D2868">
        <w:rPr>
          <w:bCs/>
          <w:lang w:val="en"/>
        </w:rPr>
        <w:t>variation</w:t>
      </w:r>
      <w:ins w:id="338" w:author="Kevin McGraw" w:date="2025-03-16T09:58:00Z" w16du:dateUtc="2025-03-16T13:58:00Z">
        <w:r w:rsidR="009A0F93">
          <w:rPr>
            <w:bCs/>
            <w:lang w:val="en"/>
          </w:rPr>
          <w:t xml:space="preserve"> explained?</w:t>
        </w:r>
      </w:ins>
      <w:r w:rsidR="0085178F" w:rsidRPr="006D2868">
        <w:rPr>
          <w:bCs/>
          <w:lang w:val="en"/>
        </w:rPr>
        <w:t>)</w:t>
      </w:r>
      <w:r>
        <w:rPr>
          <w:bCs/>
          <w:lang w:val="en"/>
        </w:rPr>
        <w:t>.</w:t>
      </w:r>
      <w:r w:rsidR="0085178F" w:rsidRPr="006D2868">
        <w:rPr>
          <w:bCs/>
          <w:lang w:val="en"/>
        </w:rPr>
        <w:t xml:space="preserve"> PC2</w:t>
      </w:r>
      <w:r>
        <w:rPr>
          <w:bCs/>
          <w:lang w:val="en"/>
        </w:rPr>
        <w:t xml:space="preserve"> </w:t>
      </w:r>
      <w:r w:rsidR="00C234B9">
        <w:rPr>
          <w:bCs/>
          <w:lang w:val="en"/>
        </w:rPr>
        <w:t>(</w:t>
      </w:r>
      <w:commentRangeStart w:id="339"/>
      <w:r w:rsidR="00C234B9">
        <w:rPr>
          <w:bCs/>
          <w:lang w:val="en"/>
        </w:rPr>
        <w:t xml:space="preserve">3.78% </w:t>
      </w:r>
      <w:commentRangeEnd w:id="339"/>
      <w:r w:rsidR="009A0F93">
        <w:rPr>
          <w:rStyle w:val="CommentReference"/>
          <w:rFonts w:ascii="Calibri" w:eastAsia="Calibri" w:hAnsi="Calibri" w:cs="Calibri"/>
        </w:rPr>
        <w:commentReference w:id="339"/>
      </w:r>
      <w:r w:rsidR="00C234B9">
        <w:rPr>
          <w:bCs/>
          <w:lang w:val="en"/>
        </w:rPr>
        <w:t xml:space="preserve">variation) </w:t>
      </w:r>
      <w:r>
        <w:rPr>
          <w:bCs/>
          <w:lang w:val="en"/>
        </w:rPr>
        <w:t xml:space="preserve">separated northern cardinals by ecotype, with clusters associated with the </w:t>
      </w:r>
      <w:commentRangeStart w:id="340"/>
      <w:r>
        <w:rPr>
          <w:bCs/>
          <w:lang w:val="en"/>
        </w:rPr>
        <w:t xml:space="preserve">Sonoran basin, </w:t>
      </w:r>
      <w:r w:rsidR="00C57197">
        <w:rPr>
          <w:bCs/>
          <w:lang w:val="en"/>
        </w:rPr>
        <w:t>montane</w:t>
      </w:r>
      <w:r>
        <w:rPr>
          <w:bCs/>
          <w:lang w:val="en"/>
        </w:rPr>
        <w:t xml:space="preserve"> conifer forests, and the Madrean archipelago</w:t>
      </w:r>
      <w:r w:rsidR="00C234B9">
        <w:rPr>
          <w:bCs/>
          <w:lang w:val="en"/>
        </w:rPr>
        <w:t xml:space="preserve">, </w:t>
      </w:r>
      <w:commentRangeEnd w:id="340"/>
      <w:r w:rsidR="009A0F93">
        <w:rPr>
          <w:rStyle w:val="CommentReference"/>
          <w:rFonts w:ascii="Calibri" w:eastAsia="Calibri" w:hAnsi="Calibri" w:cs="Calibri"/>
        </w:rPr>
        <w:commentReference w:id="340"/>
      </w:r>
      <w:r w:rsidR="00C234B9">
        <w:rPr>
          <w:bCs/>
          <w:lang w:val="en"/>
        </w:rPr>
        <w:t xml:space="preserve">while pyrrhuloxia did not segregate </w:t>
      </w:r>
      <w:r w:rsidR="008F5817">
        <w:rPr>
          <w:bCs/>
          <w:lang w:val="en"/>
        </w:rPr>
        <w:t xml:space="preserve">distinctly </w:t>
      </w:r>
      <w:r w:rsidR="00C234B9">
        <w:rPr>
          <w:bCs/>
          <w:lang w:val="en"/>
        </w:rPr>
        <w:t xml:space="preserve">by ecotype; neither species clustered by urbanization category (Figure </w:t>
      </w:r>
      <w:r w:rsidR="00C57197">
        <w:rPr>
          <w:bCs/>
          <w:lang w:val="en"/>
        </w:rPr>
        <w:t>1</w:t>
      </w:r>
      <w:r w:rsidR="00C234B9">
        <w:rPr>
          <w:bCs/>
          <w:lang w:val="en"/>
        </w:rPr>
        <w:t xml:space="preserve">). The </w:t>
      </w:r>
      <w:r w:rsidR="00E9295A">
        <w:rPr>
          <w:bCs/>
          <w:lang w:val="en"/>
        </w:rPr>
        <w:t>ADMIXTURE</w:t>
      </w:r>
      <w:r w:rsidR="00C234B9">
        <w:rPr>
          <w:bCs/>
          <w:lang w:val="en"/>
        </w:rPr>
        <w:t xml:space="preserve"> analysis</w:t>
      </w:r>
      <w:r w:rsidR="0085178F" w:rsidRPr="006D2868">
        <w:rPr>
          <w:bCs/>
          <w:lang w:val="en"/>
        </w:rPr>
        <w:t xml:space="preserve"> recovered no clusters below the species </w:t>
      </w:r>
      <w:r w:rsidR="00C57197" w:rsidRPr="006D2868">
        <w:rPr>
          <w:bCs/>
          <w:lang w:val="en"/>
        </w:rPr>
        <w:t>level</w:t>
      </w:r>
      <w:r w:rsidR="00C57197">
        <w:rPr>
          <w:bCs/>
          <w:lang w:val="en"/>
        </w:rPr>
        <w:t xml:space="preserve"> but</w:t>
      </w:r>
      <w:r w:rsidR="00C234B9">
        <w:rPr>
          <w:bCs/>
          <w:lang w:val="en"/>
        </w:rPr>
        <w:t xml:space="preserve"> showed more variation within northern cardinals</w:t>
      </w:r>
      <w:ins w:id="341" w:author="Kevin McGraw" w:date="2025-03-16T10:07:00Z" w16du:dateUtc="2025-03-16T14:07:00Z">
        <w:r w:rsidR="00A25F1B">
          <w:rPr>
            <w:bCs/>
            <w:lang w:val="en"/>
          </w:rPr>
          <w:t>,</w:t>
        </w:r>
      </w:ins>
      <w:r w:rsidR="00C234B9">
        <w:rPr>
          <w:bCs/>
          <w:lang w:val="en"/>
        </w:rPr>
        <w:t xml:space="preserve"> </w:t>
      </w:r>
      <w:del w:id="342" w:author="Kevin McGraw" w:date="2025-03-16T10:07:00Z" w16du:dateUtc="2025-03-16T14:07:00Z">
        <w:r w:rsidR="00C234B9" w:rsidDel="00A25F1B">
          <w:rPr>
            <w:bCs/>
            <w:lang w:val="en"/>
          </w:rPr>
          <w:delText>t</w:delText>
        </w:r>
      </w:del>
      <w:ins w:id="343" w:author="Kevin McGraw" w:date="2025-03-16T10:07:00Z" w16du:dateUtc="2025-03-16T14:07:00Z">
        <w:r w:rsidR="00A25F1B">
          <w:rPr>
            <w:bCs/>
            <w:lang w:val="en"/>
          </w:rPr>
          <w:t>which</w:t>
        </w:r>
      </w:ins>
      <w:del w:id="344" w:author="Kevin McGraw" w:date="2025-03-16T10:07:00Z" w16du:dateUtc="2025-03-16T14:07:00Z">
        <w:r w:rsidR="00C234B9" w:rsidDel="00A25F1B">
          <w:rPr>
            <w:bCs/>
            <w:lang w:val="en"/>
          </w:rPr>
          <w:delText>hat</w:delText>
        </w:r>
      </w:del>
      <w:r w:rsidR="00C234B9">
        <w:rPr>
          <w:bCs/>
          <w:lang w:val="en"/>
        </w:rPr>
        <w:t xml:space="preserve"> suggests a</w:t>
      </w:r>
      <w:r w:rsidR="008F5817">
        <w:rPr>
          <w:bCs/>
          <w:lang w:val="en"/>
        </w:rPr>
        <w:t xml:space="preserve"> </w:t>
      </w:r>
      <w:r w:rsidR="00C234B9">
        <w:rPr>
          <w:bCs/>
          <w:lang w:val="en"/>
        </w:rPr>
        <w:t xml:space="preserve">genomic cline from the Madrean archipelago to the </w:t>
      </w:r>
      <w:r w:rsidR="00C57197">
        <w:rPr>
          <w:bCs/>
          <w:lang w:val="en"/>
        </w:rPr>
        <w:t>montane</w:t>
      </w:r>
      <w:r w:rsidR="00C234B9">
        <w:rPr>
          <w:bCs/>
          <w:lang w:val="en"/>
        </w:rPr>
        <w:t xml:space="preserve"> conifer forests to the Sonoran basin.</w:t>
      </w:r>
    </w:p>
    <w:p w14:paraId="634695E7" w14:textId="037267B3" w:rsidR="008B5654" w:rsidRDefault="00175883" w:rsidP="00FE72A9">
      <w:pPr>
        <w:spacing w:line="480" w:lineRule="auto"/>
        <w:rPr>
          <w:ins w:id="345" w:author="Kevin McGraw" w:date="2025-03-16T09:50:00Z" w16du:dateUtc="2025-03-16T13:50:00Z"/>
          <w:bCs/>
          <w:lang w:val="en"/>
        </w:rPr>
      </w:pPr>
      <w:ins w:id="346" w:author="Sabrina McNew" w:date="2025-03-11T10:49:00Z" w16du:dateUtc="2025-03-11T17:49:00Z">
        <w:r>
          <w:rPr>
            <w:bCs/>
            <w:lang w:val="en"/>
          </w:rPr>
          <w:t xml:space="preserve">Before you get to the GO terms you should </w:t>
        </w:r>
      </w:ins>
      <w:ins w:id="347" w:author="Sabrina McNew" w:date="2025-03-11T10:50:00Z" w16du:dateUtc="2025-03-11T17:50:00Z">
        <w:r w:rsidR="001C291D">
          <w:rPr>
            <w:bCs/>
            <w:lang w:val="en"/>
          </w:rPr>
          <w:t xml:space="preserve">include some Fst and Raisd results. </w:t>
        </w:r>
      </w:ins>
    </w:p>
    <w:p w14:paraId="44E9CE58" w14:textId="77777777" w:rsidR="00487D33" w:rsidRPr="006D2868" w:rsidRDefault="00487D33" w:rsidP="00FE72A9">
      <w:pPr>
        <w:spacing w:line="480" w:lineRule="auto"/>
        <w:rPr>
          <w:bCs/>
          <w:lang w:val="en"/>
        </w:rPr>
      </w:pPr>
    </w:p>
    <w:p w14:paraId="1C73CD92" w14:textId="21014AC1" w:rsidR="0085178F" w:rsidRPr="00A25F1B" w:rsidRDefault="00222B57" w:rsidP="00FE72A9">
      <w:pPr>
        <w:spacing w:line="480" w:lineRule="auto"/>
        <w:rPr>
          <w:bCs/>
          <w:i/>
          <w:iCs/>
          <w:lang w:val="en"/>
          <w:rPrChange w:id="348" w:author="Kevin McGraw" w:date="2025-03-16T10:07:00Z" w16du:dateUtc="2025-03-16T14:07:00Z">
            <w:rPr>
              <w:bCs/>
              <w:u w:val="single"/>
              <w:lang w:val="en"/>
            </w:rPr>
          </w:rPrChange>
        </w:rPr>
      </w:pPr>
      <w:r w:rsidRPr="00A25F1B">
        <w:rPr>
          <w:bCs/>
          <w:i/>
          <w:iCs/>
          <w:lang w:val="en"/>
          <w:rPrChange w:id="349" w:author="Kevin McGraw" w:date="2025-03-16T10:07:00Z" w16du:dateUtc="2025-03-16T14:07:00Z">
            <w:rPr>
              <w:bCs/>
              <w:u w:val="single"/>
              <w:lang w:val="en"/>
            </w:rPr>
          </w:rPrChange>
        </w:rPr>
        <w:t xml:space="preserve">Overrepresented GO </w:t>
      </w:r>
      <w:ins w:id="350" w:author="Kevin McGraw" w:date="2025-03-16T10:07:00Z" w16du:dateUtc="2025-03-16T14:07:00Z">
        <w:r w:rsidR="00A25F1B">
          <w:rPr>
            <w:bCs/>
            <w:i/>
            <w:iCs/>
            <w:lang w:val="en"/>
          </w:rPr>
          <w:t>t</w:t>
        </w:r>
      </w:ins>
      <w:del w:id="351" w:author="Kevin McGraw" w:date="2025-03-16T10:07:00Z" w16du:dateUtc="2025-03-16T14:07:00Z">
        <w:r w:rsidRPr="00A25F1B" w:rsidDel="00A25F1B">
          <w:rPr>
            <w:bCs/>
            <w:i/>
            <w:iCs/>
            <w:lang w:val="en"/>
            <w:rPrChange w:id="352" w:author="Kevin McGraw" w:date="2025-03-16T10:07:00Z" w16du:dateUtc="2025-03-16T14:07:00Z">
              <w:rPr>
                <w:bCs/>
                <w:u w:val="single"/>
                <w:lang w:val="en"/>
              </w:rPr>
            </w:rPrChange>
          </w:rPr>
          <w:delText>T</w:delText>
        </w:r>
      </w:del>
      <w:r w:rsidRPr="00A25F1B">
        <w:rPr>
          <w:bCs/>
          <w:i/>
          <w:iCs/>
          <w:lang w:val="en"/>
          <w:rPrChange w:id="353" w:author="Kevin McGraw" w:date="2025-03-16T10:07:00Z" w16du:dateUtc="2025-03-16T14:07:00Z">
            <w:rPr>
              <w:bCs/>
              <w:u w:val="single"/>
              <w:lang w:val="en"/>
            </w:rPr>
          </w:rPrChange>
        </w:rPr>
        <w:t>erms</w:t>
      </w:r>
      <w:r w:rsidR="000337C4" w:rsidRPr="00A25F1B">
        <w:rPr>
          <w:bCs/>
          <w:i/>
          <w:iCs/>
          <w:noProof/>
          <w:lang w:val="en"/>
          <w:rPrChange w:id="354" w:author="Kevin McGraw" w:date="2025-03-16T10:07:00Z" w16du:dateUtc="2025-03-16T14:07:00Z">
            <w:rPr>
              <w:bCs/>
              <w:noProof/>
              <w:lang w:val="en"/>
            </w:rPr>
          </w:rPrChange>
        </w:rPr>
        <w:t xml:space="preserve"> </w:t>
      </w:r>
    </w:p>
    <w:p w14:paraId="1A8B5137" w14:textId="049B24E1" w:rsidR="00DC3903" w:rsidRDefault="00DC3903">
      <w:pPr>
        <w:spacing w:line="480" w:lineRule="auto"/>
        <w:rPr>
          <w:bCs/>
          <w:lang w:val="en"/>
        </w:rPr>
        <w:pPrChange w:id="355" w:author="Kevin McGraw" w:date="2025-03-16T09:50:00Z" w16du:dateUtc="2025-03-16T13:50:00Z">
          <w:pPr>
            <w:spacing w:line="480" w:lineRule="auto"/>
            <w:ind w:firstLine="720"/>
          </w:pPr>
        </w:pPrChange>
      </w:pPr>
      <w:commentRangeStart w:id="356"/>
      <w:r>
        <w:rPr>
          <w:bCs/>
          <w:lang w:val="en"/>
        </w:rPr>
        <w:lastRenderedPageBreak/>
        <w:t>In northern cardinals</w:t>
      </w:r>
      <w:commentRangeEnd w:id="356"/>
      <w:r w:rsidR="00450B80">
        <w:rPr>
          <w:rStyle w:val="CommentReference"/>
          <w:rFonts w:ascii="Calibri" w:eastAsia="Calibri" w:hAnsi="Calibri" w:cs="Calibri"/>
        </w:rPr>
        <w:commentReference w:id="356"/>
      </w:r>
      <w:r>
        <w:rPr>
          <w:bCs/>
          <w:lang w:val="en"/>
        </w:rPr>
        <w:t xml:space="preserve">, </w:t>
      </w:r>
      <w:r w:rsidR="000337C4">
        <w:rPr>
          <w:bCs/>
          <w:lang w:val="en"/>
        </w:rPr>
        <w:t xml:space="preserve">GO terms related to </w:t>
      </w:r>
      <w:r>
        <w:rPr>
          <w:bCs/>
          <w:lang w:val="en"/>
        </w:rPr>
        <w:t>blood physiology</w:t>
      </w:r>
      <w:r w:rsidR="00712099">
        <w:rPr>
          <w:bCs/>
          <w:lang w:val="en"/>
        </w:rPr>
        <w:t xml:space="preserve"> (e.g. </w:t>
      </w:r>
      <w:r w:rsidR="00712099" w:rsidRPr="00712099">
        <w:rPr>
          <w:bCs/>
          <w:lang w:val="en"/>
        </w:rPr>
        <w:t>GO:0070527</w:t>
      </w:r>
      <w:r w:rsidR="00712099">
        <w:rPr>
          <w:bCs/>
          <w:lang w:val="en"/>
        </w:rPr>
        <w:t xml:space="preserve"> </w:t>
      </w:r>
      <w:r w:rsidR="00712099" w:rsidRPr="00712099">
        <w:rPr>
          <w:bCs/>
          <w:lang w:val="en"/>
        </w:rPr>
        <w:t>platelet aggregation</w:t>
      </w:r>
      <w:r w:rsidR="00712099">
        <w:rPr>
          <w:bCs/>
          <w:lang w:val="en"/>
        </w:rPr>
        <w:t xml:space="preserve">, </w:t>
      </w:r>
      <w:r w:rsidR="00712099">
        <w:rPr>
          <w:bCs/>
          <w:i/>
          <w:iCs/>
          <w:lang w:val="en"/>
        </w:rPr>
        <w:t>q</w:t>
      </w:r>
      <w:r w:rsidR="00712099">
        <w:rPr>
          <w:bCs/>
          <w:lang w:val="en"/>
        </w:rPr>
        <w:t xml:space="preserve"> = 0.016)</w:t>
      </w:r>
      <w:r w:rsidR="00FC6680">
        <w:rPr>
          <w:bCs/>
          <w:lang w:val="en"/>
        </w:rPr>
        <w:t>, tissue integrity</w:t>
      </w:r>
      <w:r w:rsidR="00712099">
        <w:rPr>
          <w:bCs/>
          <w:lang w:val="en"/>
        </w:rPr>
        <w:t xml:space="preserve"> (e.g. </w:t>
      </w:r>
      <w:r w:rsidR="00712099" w:rsidRPr="00712099">
        <w:rPr>
          <w:bCs/>
          <w:lang w:val="en"/>
        </w:rPr>
        <w:t>GO:0098609</w:t>
      </w:r>
      <w:r w:rsidR="00712099">
        <w:rPr>
          <w:bCs/>
          <w:lang w:val="en"/>
        </w:rPr>
        <w:t xml:space="preserve"> </w:t>
      </w:r>
      <w:r w:rsidR="00712099" w:rsidRPr="00712099">
        <w:rPr>
          <w:bCs/>
          <w:lang w:val="en"/>
        </w:rPr>
        <w:t>cell-cell adhesion</w:t>
      </w:r>
      <w:r w:rsidR="00712099">
        <w:rPr>
          <w:bCs/>
          <w:lang w:val="en"/>
        </w:rPr>
        <w:t xml:space="preserve">, </w:t>
      </w:r>
      <w:r w:rsidR="00712099">
        <w:rPr>
          <w:bCs/>
          <w:i/>
          <w:iCs/>
          <w:lang w:val="en"/>
        </w:rPr>
        <w:t>q</w:t>
      </w:r>
      <w:r w:rsidR="00712099">
        <w:rPr>
          <w:bCs/>
          <w:lang w:val="en"/>
        </w:rPr>
        <w:t xml:space="preserve"> = 0.022</w:t>
      </w:r>
      <w:r w:rsidR="00712099" w:rsidRPr="00712099">
        <w:rPr>
          <w:bCs/>
          <w:lang w:val="en"/>
        </w:rPr>
        <w:t>)</w:t>
      </w:r>
      <w:r w:rsidR="008B5654">
        <w:rPr>
          <w:bCs/>
          <w:lang w:val="en"/>
        </w:rPr>
        <w:t xml:space="preserve">, </w:t>
      </w:r>
      <w:r w:rsidR="00FC6680">
        <w:rPr>
          <w:bCs/>
          <w:lang w:val="en"/>
        </w:rPr>
        <w:t xml:space="preserve">muscle development </w:t>
      </w:r>
      <w:r w:rsidR="00712099">
        <w:rPr>
          <w:bCs/>
          <w:lang w:val="en"/>
        </w:rPr>
        <w:t xml:space="preserve">(e.g. </w:t>
      </w:r>
      <w:r w:rsidR="00712099" w:rsidRPr="00712099">
        <w:rPr>
          <w:bCs/>
          <w:lang w:val="en"/>
        </w:rPr>
        <w:t>GO:0007519</w:t>
      </w:r>
      <w:r w:rsidR="00712099">
        <w:rPr>
          <w:bCs/>
          <w:lang w:val="en"/>
        </w:rPr>
        <w:t xml:space="preserve"> </w:t>
      </w:r>
      <w:r w:rsidR="00712099" w:rsidRPr="00712099">
        <w:rPr>
          <w:bCs/>
          <w:lang w:val="en"/>
        </w:rPr>
        <w:t>skeletal muscle tissue development</w:t>
      </w:r>
      <w:r w:rsidR="00712099">
        <w:rPr>
          <w:bCs/>
          <w:lang w:val="en"/>
        </w:rPr>
        <w:t xml:space="preserve">, </w:t>
      </w:r>
      <w:r w:rsidR="00712099" w:rsidRPr="00712099">
        <w:rPr>
          <w:bCs/>
          <w:i/>
          <w:iCs/>
          <w:lang w:val="en"/>
        </w:rPr>
        <w:t>q</w:t>
      </w:r>
      <w:r w:rsidR="00712099">
        <w:rPr>
          <w:bCs/>
          <w:lang w:val="en"/>
        </w:rPr>
        <w:t xml:space="preserve"> = </w:t>
      </w:r>
      <w:r w:rsidR="00712099" w:rsidRPr="00712099">
        <w:rPr>
          <w:bCs/>
          <w:lang w:val="en"/>
        </w:rPr>
        <w:t>0.058</w:t>
      </w:r>
      <w:r w:rsidR="00712099">
        <w:rPr>
          <w:bCs/>
          <w:lang w:val="en"/>
        </w:rPr>
        <w:t>), and response to external stimuli (GO:</w:t>
      </w:r>
      <w:r w:rsidR="00712099" w:rsidRPr="00712099">
        <w:rPr>
          <w:bCs/>
          <w:lang w:val="en"/>
        </w:rPr>
        <w:t xml:space="preserve"> 0032102</w:t>
      </w:r>
      <w:r w:rsidR="00712099" w:rsidRPr="00712099">
        <w:t xml:space="preserve"> </w:t>
      </w:r>
      <w:r w:rsidR="00712099" w:rsidRPr="00712099">
        <w:rPr>
          <w:bCs/>
          <w:lang w:val="en"/>
        </w:rPr>
        <w:t>negative regulation of response to external stimulus</w:t>
      </w:r>
      <w:r w:rsidR="00712099">
        <w:rPr>
          <w:bCs/>
          <w:lang w:val="en"/>
        </w:rPr>
        <w:t xml:space="preserve">, </w:t>
      </w:r>
      <w:r w:rsidR="00712099">
        <w:rPr>
          <w:bCs/>
          <w:i/>
          <w:iCs/>
          <w:lang w:val="en"/>
        </w:rPr>
        <w:t>q</w:t>
      </w:r>
      <w:r w:rsidR="00712099">
        <w:rPr>
          <w:bCs/>
          <w:lang w:val="en"/>
        </w:rPr>
        <w:t xml:space="preserve"> = 0.022) </w:t>
      </w:r>
      <w:r w:rsidR="00FC6680">
        <w:rPr>
          <w:bCs/>
          <w:lang w:val="en"/>
        </w:rPr>
        <w:t xml:space="preserve">emerged as overrepresented categories in analyses of </w:t>
      </w:r>
      <w:ins w:id="357" w:author="Kevin McGraw" w:date="2025-03-16T10:09:00Z" w16du:dateUtc="2025-03-16T14:09:00Z">
        <w:r w:rsidR="007E6DA1">
          <w:rPr>
            <w:bCs/>
            <w:lang w:val="en"/>
          </w:rPr>
          <w:t xml:space="preserve">urban-related? </w:t>
        </w:r>
      </w:ins>
      <w:r w:rsidR="00FC6680">
        <w:rPr>
          <w:bCs/>
          <w:lang w:val="en"/>
        </w:rPr>
        <w:t xml:space="preserve">genes identified by </w:t>
      </w:r>
      <w:r w:rsidR="00712099">
        <w:rPr>
          <w:bCs/>
          <w:lang w:val="en"/>
        </w:rPr>
        <w:t xml:space="preserve">the combination of </w:t>
      </w:r>
      <w:r w:rsidR="00FC6680" w:rsidRPr="006D2868">
        <w:rPr>
          <w:bCs/>
          <w:lang w:val="en"/>
        </w:rPr>
        <w:t>F</w:t>
      </w:r>
      <w:r w:rsidR="00FC6680" w:rsidRPr="006D2868">
        <w:rPr>
          <w:bCs/>
          <w:vertAlign w:val="subscript"/>
          <w:lang w:val="en"/>
        </w:rPr>
        <w:t>ST</w:t>
      </w:r>
      <w:r w:rsidR="00712099">
        <w:rPr>
          <w:bCs/>
          <w:lang w:val="en"/>
        </w:rPr>
        <w:t xml:space="preserve"> and </w:t>
      </w:r>
      <w:r w:rsidR="00FC6680">
        <w:rPr>
          <w:bCs/>
          <w:lang w:val="en"/>
        </w:rPr>
        <w:t>RAiSD</w:t>
      </w:r>
      <w:r w:rsidR="000337C4">
        <w:rPr>
          <w:bCs/>
          <w:lang w:val="en"/>
        </w:rPr>
        <w:t xml:space="preserve"> (Figure </w:t>
      </w:r>
      <w:r w:rsidR="000023FB">
        <w:rPr>
          <w:bCs/>
          <w:lang w:val="en"/>
        </w:rPr>
        <w:t>2</w:t>
      </w:r>
      <w:r w:rsidR="000337C4">
        <w:rPr>
          <w:bCs/>
          <w:lang w:val="en"/>
        </w:rPr>
        <w:t>)</w:t>
      </w:r>
      <w:r w:rsidR="00FC6680">
        <w:rPr>
          <w:bCs/>
          <w:lang w:val="en"/>
        </w:rPr>
        <w:t xml:space="preserve">. </w:t>
      </w:r>
      <w:r w:rsidR="00A50D58">
        <w:rPr>
          <w:bCs/>
          <w:lang w:val="en"/>
        </w:rPr>
        <w:t>Two genes drove the signal associated with blood physiology, FGA (fibrinogen alpha chain) and FGB (fibrinogen beta chain)</w:t>
      </w:r>
      <w:r w:rsidR="00AA3F03">
        <w:rPr>
          <w:bCs/>
          <w:lang w:val="en"/>
        </w:rPr>
        <w:t xml:space="preserve">, both of which are located in </w:t>
      </w:r>
      <w:r w:rsidR="00D941CC">
        <w:rPr>
          <w:bCs/>
          <w:lang w:val="en"/>
        </w:rPr>
        <w:t xml:space="preserve">an ~15kb long </w:t>
      </w:r>
      <w:r w:rsidR="00AA3F03">
        <w:rPr>
          <w:bCs/>
          <w:lang w:val="en"/>
        </w:rPr>
        <w:t>segment of chromosome 4</w:t>
      </w:r>
      <w:r w:rsidR="00D941CC">
        <w:rPr>
          <w:bCs/>
          <w:lang w:val="en"/>
        </w:rPr>
        <w:t xml:space="preserve">. </w:t>
      </w:r>
      <w:r w:rsidR="00C57197">
        <w:rPr>
          <w:bCs/>
          <w:lang w:val="en"/>
        </w:rPr>
        <w:t xml:space="preserve">Analyses of genes identified in just </w:t>
      </w:r>
      <w:r w:rsidR="00C57197" w:rsidRPr="006D2868">
        <w:rPr>
          <w:bCs/>
          <w:lang w:val="en"/>
        </w:rPr>
        <w:t>F</w:t>
      </w:r>
      <w:r w:rsidR="00C57197" w:rsidRPr="006D2868">
        <w:rPr>
          <w:bCs/>
          <w:vertAlign w:val="subscript"/>
          <w:lang w:val="en"/>
        </w:rPr>
        <w:t>ST</w:t>
      </w:r>
      <w:r w:rsidR="00C57197">
        <w:rPr>
          <w:bCs/>
          <w:lang w:val="en"/>
        </w:rPr>
        <w:t xml:space="preserve"> or RAiSD revealed similar patterns, with the addition of </w:t>
      </w:r>
      <w:r w:rsidR="00712099">
        <w:rPr>
          <w:bCs/>
          <w:lang w:val="en"/>
        </w:rPr>
        <w:t>two</w:t>
      </w:r>
      <w:r w:rsidR="00FC6680">
        <w:rPr>
          <w:bCs/>
          <w:lang w:val="en"/>
        </w:rPr>
        <w:t xml:space="preserve"> GO terms that were overrepresented in the genes identified by </w:t>
      </w:r>
      <w:r w:rsidR="00712099" w:rsidRPr="006D2868">
        <w:rPr>
          <w:bCs/>
          <w:lang w:val="en"/>
        </w:rPr>
        <w:t>F</w:t>
      </w:r>
      <w:r w:rsidR="00712099" w:rsidRPr="006D2868">
        <w:rPr>
          <w:bCs/>
          <w:vertAlign w:val="subscript"/>
          <w:lang w:val="en"/>
        </w:rPr>
        <w:t>ST</w:t>
      </w:r>
      <w:r w:rsidR="00712099">
        <w:rPr>
          <w:bCs/>
          <w:lang w:val="en"/>
        </w:rPr>
        <w:t xml:space="preserve"> (</w:t>
      </w:r>
      <w:r w:rsidR="00712099" w:rsidRPr="00712099">
        <w:rPr>
          <w:bCs/>
          <w:lang w:val="en"/>
        </w:rPr>
        <w:t>GO:1901564</w:t>
      </w:r>
      <w:r w:rsidR="00712099">
        <w:rPr>
          <w:bCs/>
          <w:lang w:val="en"/>
        </w:rPr>
        <w:t xml:space="preserve"> </w:t>
      </w:r>
      <w:r w:rsidR="00FC6680">
        <w:rPr>
          <w:bCs/>
          <w:lang w:val="en"/>
        </w:rPr>
        <w:t>organonitrogen compound metabolic process</w:t>
      </w:r>
      <w:r w:rsidR="00712099">
        <w:rPr>
          <w:bCs/>
          <w:lang w:val="en"/>
        </w:rPr>
        <w:t xml:space="preserve">, </w:t>
      </w:r>
      <w:r w:rsidR="00712099">
        <w:rPr>
          <w:bCs/>
          <w:i/>
          <w:iCs/>
          <w:lang w:val="en"/>
        </w:rPr>
        <w:t xml:space="preserve">q </w:t>
      </w:r>
      <w:r w:rsidR="00712099">
        <w:rPr>
          <w:bCs/>
          <w:lang w:val="en"/>
        </w:rPr>
        <w:t>= 0.124)</w:t>
      </w:r>
      <w:r w:rsidR="00FC6680">
        <w:rPr>
          <w:bCs/>
          <w:lang w:val="en"/>
        </w:rPr>
        <w:t xml:space="preserve"> and </w:t>
      </w:r>
      <w:r w:rsidR="00712099">
        <w:rPr>
          <w:bCs/>
          <w:lang w:val="en"/>
        </w:rPr>
        <w:t>in RAiSD (</w:t>
      </w:r>
      <w:r w:rsidR="00712099" w:rsidRPr="00712099">
        <w:rPr>
          <w:bCs/>
          <w:lang w:val="en"/>
        </w:rPr>
        <w:t>GO:0050878</w:t>
      </w:r>
      <w:r w:rsidR="00712099">
        <w:rPr>
          <w:bCs/>
          <w:lang w:val="en"/>
        </w:rPr>
        <w:t xml:space="preserve">, </w:t>
      </w:r>
      <w:r w:rsidR="00712099" w:rsidRPr="00712099">
        <w:rPr>
          <w:bCs/>
          <w:lang w:val="en"/>
        </w:rPr>
        <w:t>regulation of body fluid levels</w:t>
      </w:r>
      <w:r w:rsidR="00712099">
        <w:rPr>
          <w:bCs/>
          <w:lang w:val="en"/>
        </w:rPr>
        <w:t xml:space="preserve">, </w:t>
      </w:r>
      <w:r w:rsidR="00712099">
        <w:rPr>
          <w:bCs/>
          <w:i/>
          <w:iCs/>
          <w:lang w:val="en"/>
        </w:rPr>
        <w:t xml:space="preserve">q </w:t>
      </w:r>
      <w:r w:rsidR="00712099">
        <w:rPr>
          <w:bCs/>
          <w:lang w:val="en"/>
        </w:rPr>
        <w:t>= 0.013)</w:t>
      </w:r>
      <w:r w:rsidR="00C57197">
        <w:rPr>
          <w:bCs/>
          <w:lang w:val="en"/>
        </w:rPr>
        <w:t>.</w:t>
      </w:r>
    </w:p>
    <w:p w14:paraId="6265687F" w14:textId="0A634218" w:rsidR="00E35866" w:rsidRDefault="00FC6680" w:rsidP="00FE72A9">
      <w:pPr>
        <w:spacing w:line="480" w:lineRule="auto"/>
        <w:ind w:firstLine="720"/>
        <w:rPr>
          <w:bCs/>
          <w:lang w:val="en"/>
        </w:rPr>
      </w:pPr>
      <w:r>
        <w:rPr>
          <w:bCs/>
          <w:lang w:val="en"/>
        </w:rPr>
        <w:t xml:space="preserve">In pyrrhuloxia, no genes passed the </w:t>
      </w:r>
      <w:commentRangeStart w:id="358"/>
      <w:r>
        <w:rPr>
          <w:bCs/>
          <w:lang w:val="en"/>
        </w:rPr>
        <w:t>FDR</w:t>
      </w:r>
      <w:commentRangeEnd w:id="358"/>
      <w:r w:rsidR="007E6DA1">
        <w:rPr>
          <w:rStyle w:val="CommentReference"/>
          <w:rFonts w:ascii="Calibri" w:eastAsia="Calibri" w:hAnsi="Calibri" w:cs="Calibri"/>
        </w:rPr>
        <w:commentReference w:id="358"/>
      </w:r>
      <w:r>
        <w:rPr>
          <w:bCs/>
          <w:lang w:val="en"/>
        </w:rPr>
        <w:t xml:space="preserve"> threshold from the combined list of </w:t>
      </w:r>
      <w:r w:rsidRPr="006D2868">
        <w:rPr>
          <w:bCs/>
          <w:lang w:val="en"/>
        </w:rPr>
        <w:t>F</w:t>
      </w:r>
      <w:r w:rsidRPr="006D2868">
        <w:rPr>
          <w:bCs/>
          <w:vertAlign w:val="subscript"/>
          <w:lang w:val="en"/>
        </w:rPr>
        <w:t>ST</w:t>
      </w:r>
      <w:r>
        <w:rPr>
          <w:bCs/>
          <w:lang w:val="en"/>
        </w:rPr>
        <w:t xml:space="preserve"> and RAiSD outliers. </w:t>
      </w:r>
      <w:commentRangeStart w:id="359"/>
      <w:r>
        <w:rPr>
          <w:bCs/>
          <w:lang w:val="en"/>
        </w:rPr>
        <w:t xml:space="preserve">In </w:t>
      </w:r>
      <w:r w:rsidRPr="006D2868">
        <w:rPr>
          <w:bCs/>
          <w:lang w:val="en"/>
        </w:rPr>
        <w:t>F</w:t>
      </w:r>
      <w:r w:rsidRPr="006D2868">
        <w:rPr>
          <w:bCs/>
          <w:vertAlign w:val="subscript"/>
          <w:lang w:val="en"/>
        </w:rPr>
        <w:t>ST</w:t>
      </w:r>
      <w:r>
        <w:rPr>
          <w:bCs/>
          <w:vertAlign w:val="subscript"/>
          <w:lang w:val="en"/>
        </w:rPr>
        <w:t xml:space="preserve"> </w:t>
      </w:r>
      <w:r>
        <w:rPr>
          <w:bCs/>
          <w:lang w:val="en"/>
        </w:rPr>
        <w:t>outliers</w:t>
      </w:r>
      <w:commentRangeEnd w:id="359"/>
      <w:r w:rsidR="00450B80">
        <w:rPr>
          <w:rStyle w:val="CommentReference"/>
          <w:rFonts w:ascii="Calibri" w:eastAsia="Calibri" w:hAnsi="Calibri" w:cs="Calibri"/>
        </w:rPr>
        <w:commentReference w:id="359"/>
      </w:r>
      <w:r>
        <w:rPr>
          <w:bCs/>
          <w:lang w:val="en"/>
        </w:rPr>
        <w:t>,</w:t>
      </w:r>
      <w:r w:rsidR="00DC3903">
        <w:rPr>
          <w:bCs/>
          <w:lang w:val="en"/>
        </w:rPr>
        <w:t xml:space="preserve"> organic cyclic compound metabolic processes, nervous system development, tissue regeneration, and insulin-like growth factor receptor signaling pathway each emerged</w:t>
      </w:r>
      <w:r w:rsidR="000023FB">
        <w:rPr>
          <w:bCs/>
          <w:lang w:val="en"/>
        </w:rPr>
        <w:t xml:space="preserve"> (Figure 3)</w:t>
      </w:r>
      <w:r w:rsidR="00DC3903">
        <w:rPr>
          <w:bCs/>
          <w:lang w:val="en"/>
        </w:rPr>
        <w:t>.</w:t>
      </w:r>
      <w:r>
        <w:rPr>
          <w:bCs/>
          <w:lang w:val="en"/>
        </w:rPr>
        <w:t xml:space="preserve"> Tissue regeneration </w:t>
      </w:r>
      <w:r w:rsidR="00F571CB">
        <w:rPr>
          <w:bCs/>
          <w:lang w:val="en"/>
        </w:rPr>
        <w:t>was overrepresented</w:t>
      </w:r>
      <w:r>
        <w:rPr>
          <w:bCs/>
          <w:lang w:val="en"/>
        </w:rPr>
        <w:t xml:space="preserve"> in the </w:t>
      </w:r>
      <w:r w:rsidR="00F571CB">
        <w:rPr>
          <w:bCs/>
          <w:lang w:val="en"/>
        </w:rPr>
        <w:t>outliers identified by RAiSD</w:t>
      </w:r>
      <w:r w:rsidR="000023FB">
        <w:rPr>
          <w:bCs/>
          <w:lang w:val="en"/>
        </w:rPr>
        <w:t xml:space="preserve"> (Figure 3)</w:t>
      </w:r>
      <w:r w:rsidR="00F571CB">
        <w:rPr>
          <w:bCs/>
          <w:lang w:val="en"/>
        </w:rPr>
        <w:t xml:space="preserve">. </w:t>
      </w:r>
      <w:r w:rsidR="00B64C7D">
        <w:rPr>
          <w:bCs/>
          <w:lang w:val="en"/>
        </w:rPr>
        <w:t>Two GO terms –</w:t>
      </w:r>
      <w:r w:rsidR="00AD2AFB">
        <w:rPr>
          <w:bCs/>
          <w:lang w:val="en"/>
        </w:rPr>
        <w:t xml:space="preserve"> </w:t>
      </w:r>
      <w:r w:rsidR="00B64C7D" w:rsidRPr="00B64C7D">
        <w:rPr>
          <w:bCs/>
          <w:lang w:val="en"/>
        </w:rPr>
        <w:t>GO:0031099</w:t>
      </w:r>
      <w:r w:rsidR="00B64C7D">
        <w:rPr>
          <w:bCs/>
          <w:lang w:val="en"/>
        </w:rPr>
        <w:t xml:space="preserve"> regeneration and </w:t>
      </w:r>
      <w:r w:rsidR="00B64C7D" w:rsidRPr="00B64C7D">
        <w:rPr>
          <w:bCs/>
          <w:lang w:val="en"/>
        </w:rPr>
        <w:t>GO:0042246</w:t>
      </w:r>
      <w:r w:rsidR="00B64C7D">
        <w:rPr>
          <w:bCs/>
          <w:lang w:val="en"/>
        </w:rPr>
        <w:t xml:space="preserve"> tissue regeneration – were identified as overrepresented in both </w:t>
      </w:r>
      <w:r w:rsidR="00B64C7D" w:rsidRPr="006D2868">
        <w:rPr>
          <w:bCs/>
          <w:lang w:val="en"/>
        </w:rPr>
        <w:t>F</w:t>
      </w:r>
      <w:r w:rsidR="00B64C7D" w:rsidRPr="006D2868">
        <w:rPr>
          <w:bCs/>
          <w:vertAlign w:val="subscript"/>
          <w:lang w:val="en"/>
        </w:rPr>
        <w:t>ST</w:t>
      </w:r>
      <w:r w:rsidR="00B64C7D">
        <w:rPr>
          <w:bCs/>
          <w:vertAlign w:val="subscript"/>
          <w:lang w:val="en"/>
        </w:rPr>
        <w:t xml:space="preserve"> </w:t>
      </w:r>
      <w:r w:rsidR="00B64C7D">
        <w:rPr>
          <w:bCs/>
          <w:lang w:val="en"/>
        </w:rPr>
        <w:t>and RAiSD gene lists.</w:t>
      </w:r>
      <w:r w:rsidR="00E35866">
        <w:rPr>
          <w:bCs/>
          <w:lang w:val="en"/>
        </w:rPr>
        <w:t xml:space="preserve"> </w:t>
      </w:r>
      <w:r w:rsidR="00AC1477">
        <w:rPr>
          <w:bCs/>
          <w:lang w:val="en"/>
        </w:rPr>
        <w:t xml:space="preserve">Two candidate genes are involved in the insulin-like growth factor (IGF) receptor signaling pathway, </w:t>
      </w:r>
      <w:r w:rsidR="00AC1477" w:rsidRPr="00461EBB">
        <w:rPr>
          <w:bCs/>
          <w:lang w:val="en"/>
        </w:rPr>
        <w:t>GIGYF2</w:t>
      </w:r>
      <w:r w:rsidR="00AC1477">
        <w:rPr>
          <w:bCs/>
          <w:lang w:val="en"/>
        </w:rPr>
        <w:t xml:space="preserve"> (</w:t>
      </w:r>
      <w:r w:rsidR="00AC1477" w:rsidRPr="00AC1477">
        <w:rPr>
          <w:bCs/>
          <w:lang w:val="en"/>
        </w:rPr>
        <w:t>GRB10 Interacting GYF Protein</w:t>
      </w:r>
      <w:r w:rsidR="00AC1477">
        <w:rPr>
          <w:bCs/>
          <w:lang w:val="en"/>
        </w:rPr>
        <w:t xml:space="preserve">) and </w:t>
      </w:r>
      <w:r w:rsidR="00AC1477" w:rsidRPr="00461EBB">
        <w:rPr>
          <w:bCs/>
          <w:lang w:val="en"/>
        </w:rPr>
        <w:t>IGF1</w:t>
      </w:r>
      <w:r w:rsidR="00AC1477">
        <w:rPr>
          <w:bCs/>
          <w:lang w:val="en"/>
        </w:rPr>
        <w:t xml:space="preserve"> (</w:t>
      </w:r>
      <w:r w:rsidR="00AC1477" w:rsidRPr="00AC1477">
        <w:rPr>
          <w:bCs/>
          <w:lang w:val="en"/>
        </w:rPr>
        <w:t>Insulin Like Growth Factor 1</w:t>
      </w:r>
      <w:r w:rsidR="00AC1477">
        <w:rPr>
          <w:bCs/>
          <w:lang w:val="en"/>
        </w:rPr>
        <w:t>). We identified 15 candidate genes associated with nervous system development</w:t>
      </w:r>
      <w:ins w:id="360" w:author="Kevin McGraw" w:date="2025-03-16T10:11:00Z" w16du:dateUtc="2025-03-16T14:11:00Z">
        <w:r w:rsidR="00D807FD">
          <w:rPr>
            <w:bCs/>
            <w:lang w:val="en"/>
          </w:rPr>
          <w:t xml:space="preserve"> that differed between urban and rural pyrrhuloxia?</w:t>
        </w:r>
      </w:ins>
      <w:r w:rsidR="00AC1477">
        <w:rPr>
          <w:bCs/>
          <w:lang w:val="en"/>
        </w:rPr>
        <w:t>.</w:t>
      </w:r>
    </w:p>
    <w:p w14:paraId="1F9F9C66" w14:textId="53E91BBF" w:rsidR="002A7442" w:rsidRDefault="00453D09" w:rsidP="00981918">
      <w:pPr>
        <w:spacing w:line="480" w:lineRule="auto"/>
        <w:ind w:firstLine="720"/>
        <w:rPr>
          <w:bCs/>
          <w:lang w:val="en"/>
        </w:rPr>
      </w:pPr>
      <w:r>
        <w:rPr>
          <w:bCs/>
          <w:lang w:val="en"/>
        </w:rPr>
        <w:t>Across GO categories identified as associated with urbanization</w:t>
      </w:r>
      <w:r w:rsidR="00EA1738">
        <w:rPr>
          <w:bCs/>
          <w:lang w:val="en"/>
        </w:rPr>
        <w:t>, more genes associated with GO terms related to blood physiology</w:t>
      </w:r>
      <w:r w:rsidR="00981918">
        <w:rPr>
          <w:bCs/>
          <w:lang w:val="en"/>
        </w:rPr>
        <w:t xml:space="preserve"> and muscle development </w:t>
      </w:r>
      <w:r w:rsidR="00EA1738">
        <w:rPr>
          <w:bCs/>
          <w:lang w:val="en"/>
        </w:rPr>
        <w:t xml:space="preserve">showed a signal of selection </w:t>
      </w:r>
      <w:r w:rsidR="00EA1738">
        <w:rPr>
          <w:bCs/>
          <w:lang w:val="en"/>
        </w:rPr>
        <w:lastRenderedPageBreak/>
        <w:t xml:space="preserve">in northern cardinals compared to pyrrhuloxia </w:t>
      </w:r>
      <w:r>
        <w:rPr>
          <w:bCs/>
          <w:lang w:val="en"/>
        </w:rPr>
        <w:t>(</w:t>
      </w:r>
      <w:r w:rsidR="000023FB">
        <w:rPr>
          <w:bCs/>
          <w:lang w:val="en"/>
        </w:rPr>
        <w:t>Figure S2</w:t>
      </w:r>
      <w:r>
        <w:rPr>
          <w:bCs/>
          <w:lang w:val="en"/>
        </w:rPr>
        <w:t>).</w:t>
      </w:r>
      <w:r w:rsidR="00EA1738">
        <w:rPr>
          <w:bCs/>
          <w:lang w:val="en"/>
        </w:rPr>
        <w:t xml:space="preserve"> </w:t>
      </w:r>
      <w:r w:rsidR="00981918">
        <w:rPr>
          <w:bCs/>
          <w:lang w:val="en"/>
        </w:rPr>
        <w:t xml:space="preserve">Additionally, northern cardinals showed more representation of genes associated with negative regulation of response to external stimulus (GO:0032102). </w:t>
      </w:r>
      <w:r w:rsidR="00EA1738">
        <w:rPr>
          <w:bCs/>
          <w:lang w:val="en"/>
        </w:rPr>
        <w:t xml:space="preserve">Pyrrhuloxia showed </w:t>
      </w:r>
      <w:commentRangeStart w:id="361"/>
      <w:r w:rsidR="00EA1738">
        <w:rPr>
          <w:bCs/>
          <w:lang w:val="en"/>
        </w:rPr>
        <w:t xml:space="preserve">greater representations of genes </w:t>
      </w:r>
      <w:commentRangeEnd w:id="361"/>
      <w:r w:rsidR="00D807FD">
        <w:rPr>
          <w:rStyle w:val="CommentReference"/>
          <w:rFonts w:ascii="Calibri" w:eastAsia="Calibri" w:hAnsi="Calibri" w:cs="Calibri"/>
        </w:rPr>
        <w:commentReference w:id="361"/>
      </w:r>
      <w:r w:rsidR="00EA1738">
        <w:rPr>
          <w:bCs/>
          <w:lang w:val="en"/>
        </w:rPr>
        <w:t xml:space="preserve">in </w:t>
      </w:r>
      <w:r w:rsidR="00981918">
        <w:rPr>
          <w:bCs/>
          <w:lang w:val="en"/>
        </w:rPr>
        <w:t xml:space="preserve">various disjunct categories, including insulin-like growth factor receptor signaling pathway (GO:0048009), tissue regeneration (GO:0042246), and regulation of phosphatase activity (GO:004666). </w:t>
      </w:r>
    </w:p>
    <w:p w14:paraId="6D26758B" w14:textId="77777777" w:rsidR="00981918" w:rsidRPr="00981918" w:rsidRDefault="00981918" w:rsidP="00981918">
      <w:pPr>
        <w:spacing w:line="480" w:lineRule="auto"/>
        <w:ind w:firstLine="720"/>
        <w:rPr>
          <w:bCs/>
          <w:lang w:val="en"/>
        </w:rPr>
      </w:pPr>
    </w:p>
    <w:p w14:paraId="74992CEA" w14:textId="26B8998E" w:rsidR="00750FCE" w:rsidRPr="00D807FD" w:rsidRDefault="00750FCE" w:rsidP="00FE72A9">
      <w:pPr>
        <w:spacing w:line="480" w:lineRule="auto"/>
        <w:rPr>
          <w:i/>
          <w:iCs/>
          <w:lang w:val="en"/>
          <w:rPrChange w:id="362" w:author="Kevin McGraw" w:date="2025-03-16T10:12:00Z" w16du:dateUtc="2025-03-16T14:12:00Z">
            <w:rPr>
              <w:lang w:val="en"/>
            </w:rPr>
          </w:rPrChange>
        </w:rPr>
      </w:pPr>
      <w:r w:rsidRPr="00D807FD">
        <w:rPr>
          <w:bCs/>
          <w:i/>
          <w:iCs/>
          <w:lang w:val="en"/>
          <w:rPrChange w:id="363" w:author="Kevin McGraw" w:date="2025-03-16T10:12:00Z" w16du:dateUtc="2025-03-16T14:12:00Z">
            <w:rPr>
              <w:bCs/>
              <w:u w:val="single"/>
              <w:lang w:val="en"/>
            </w:rPr>
          </w:rPrChange>
        </w:rPr>
        <w:t xml:space="preserve">Parallel </w:t>
      </w:r>
      <w:ins w:id="364" w:author="Kevin McGraw" w:date="2025-03-16T10:12:00Z" w16du:dateUtc="2025-03-16T14:12:00Z">
        <w:r w:rsidR="00D807FD">
          <w:rPr>
            <w:bCs/>
            <w:i/>
            <w:iCs/>
            <w:lang w:val="en"/>
          </w:rPr>
          <w:t>e</w:t>
        </w:r>
      </w:ins>
      <w:del w:id="365" w:author="Kevin McGraw" w:date="2025-03-16T10:12:00Z" w16du:dateUtc="2025-03-16T14:12:00Z">
        <w:r w:rsidRPr="00D807FD" w:rsidDel="00D807FD">
          <w:rPr>
            <w:bCs/>
            <w:i/>
            <w:iCs/>
            <w:lang w:val="en"/>
            <w:rPrChange w:id="366" w:author="Kevin McGraw" w:date="2025-03-16T10:12:00Z" w16du:dateUtc="2025-03-16T14:12:00Z">
              <w:rPr>
                <w:bCs/>
                <w:u w:val="single"/>
                <w:lang w:val="en"/>
              </w:rPr>
            </w:rPrChange>
          </w:rPr>
          <w:delText>E</w:delText>
        </w:r>
      </w:del>
      <w:r w:rsidRPr="00D807FD">
        <w:rPr>
          <w:bCs/>
          <w:i/>
          <w:iCs/>
          <w:lang w:val="en"/>
          <w:rPrChange w:id="367" w:author="Kevin McGraw" w:date="2025-03-16T10:12:00Z" w16du:dateUtc="2025-03-16T14:12:00Z">
            <w:rPr>
              <w:bCs/>
              <w:u w:val="single"/>
              <w:lang w:val="en"/>
            </w:rPr>
          </w:rPrChange>
        </w:rPr>
        <w:t>volution</w:t>
      </w:r>
      <w:r w:rsidRPr="00D807FD">
        <w:rPr>
          <w:bCs/>
          <w:i/>
          <w:iCs/>
          <w:noProof/>
          <w:lang w:val="en"/>
          <w:rPrChange w:id="368" w:author="Kevin McGraw" w:date="2025-03-16T10:12:00Z" w16du:dateUtc="2025-03-16T14:12:00Z">
            <w:rPr>
              <w:bCs/>
              <w:noProof/>
              <w:lang w:val="en"/>
            </w:rPr>
          </w:rPrChange>
        </w:rPr>
        <w:t xml:space="preserve"> </w:t>
      </w:r>
    </w:p>
    <w:p w14:paraId="185E98B5" w14:textId="2C40DA65" w:rsidR="008D5DDE" w:rsidRDefault="008D5DDE">
      <w:pPr>
        <w:spacing w:line="480" w:lineRule="auto"/>
        <w:rPr>
          <w:bCs/>
          <w:lang w:val="en"/>
        </w:rPr>
        <w:pPrChange w:id="369" w:author="Kevin McGraw" w:date="2025-03-16T10:12:00Z" w16du:dateUtc="2025-03-16T14:12:00Z">
          <w:pPr>
            <w:spacing w:line="480" w:lineRule="auto"/>
            <w:ind w:firstLine="720"/>
          </w:pPr>
        </w:pPrChange>
      </w:pPr>
      <w:r>
        <w:rPr>
          <w:bCs/>
          <w:lang w:val="en"/>
        </w:rPr>
        <w:t xml:space="preserve">Pairwise comparisons of </w:t>
      </w:r>
      <w:del w:id="370" w:author="Sabrina McNew" w:date="2025-03-11T10:47:00Z" w16du:dateUtc="2025-03-11T17:47:00Z">
        <w:r w:rsidDel="00175883">
          <w:rPr>
            <w:bCs/>
            <w:lang w:val="en"/>
          </w:rPr>
          <w:delText xml:space="preserve">species </w:delText>
        </w:r>
      </w:del>
      <w:ins w:id="371" w:author="Sabrina McNew" w:date="2025-03-11T10:47:00Z" w16du:dateUtc="2025-03-11T17:47:00Z">
        <w:del w:id="372" w:author="Kevin McGraw" w:date="2025-03-16T10:13:00Z" w16du:dateUtc="2025-03-16T14:13:00Z">
          <w:r w:rsidR="00175883" w:rsidDel="001A197C">
            <w:rPr>
              <w:bCs/>
              <w:lang w:val="en"/>
            </w:rPr>
            <w:delText xml:space="preserve">the </w:delText>
          </w:r>
        </w:del>
      </w:ins>
      <w:ins w:id="373" w:author="Kevin McGraw" w:date="2025-03-16T10:13:00Z" w16du:dateUtc="2025-03-16T14:13:00Z">
        <w:r w:rsidR="001A197C">
          <w:rPr>
            <w:bCs/>
            <w:lang w:val="en"/>
          </w:rPr>
          <w:t xml:space="preserve">sequence data? from the two </w:t>
        </w:r>
      </w:ins>
      <w:ins w:id="374" w:author="Sabrina McNew" w:date="2025-03-11T10:47:00Z" w16du:dateUtc="2025-03-11T17:47:00Z">
        <w:r w:rsidR="00175883">
          <w:rPr>
            <w:bCs/>
            <w:lang w:val="en"/>
          </w:rPr>
          <w:t>cardinal species</w:t>
        </w:r>
        <w:del w:id="375" w:author="Kevin McGraw" w:date="2025-03-16T10:13:00Z" w16du:dateUtc="2025-03-16T14:13:00Z">
          <w:r w:rsidR="00175883" w:rsidDel="001A197C">
            <w:rPr>
              <w:bCs/>
              <w:lang w:val="en"/>
            </w:rPr>
            <w:delText xml:space="preserve"> sequenced in this study to</w:delText>
          </w:r>
        </w:del>
      </w:ins>
      <w:ins w:id="376" w:author="Kevin McGraw" w:date="2025-03-16T10:13:00Z" w16du:dateUtc="2025-03-16T14:13:00Z">
        <w:r w:rsidR="001A197C">
          <w:rPr>
            <w:bCs/>
            <w:lang w:val="en"/>
          </w:rPr>
          <w:t xml:space="preserve"> with </w:t>
        </w:r>
      </w:ins>
      <w:ins w:id="377" w:author="Sabrina McNew" w:date="2025-03-11T10:47:00Z" w16du:dateUtc="2025-03-11T17:47:00Z">
        <w:del w:id="378" w:author="Kevin McGraw" w:date="2025-03-16T10:13:00Z" w16du:dateUtc="2025-03-16T14:13:00Z">
          <w:r w:rsidR="00175883" w:rsidDel="001A197C">
            <w:rPr>
              <w:bCs/>
              <w:lang w:val="en"/>
            </w:rPr>
            <w:delText xml:space="preserve"> </w:delText>
          </w:r>
        </w:del>
        <w:r w:rsidR="00175883">
          <w:rPr>
            <w:bCs/>
            <w:lang w:val="en"/>
          </w:rPr>
          <w:t xml:space="preserve">published </w:t>
        </w:r>
      </w:ins>
      <w:ins w:id="379" w:author="Kevin McGraw" w:date="2025-03-16T10:13:00Z" w16du:dateUtc="2025-03-16T14:13:00Z">
        <w:r w:rsidR="001A197C">
          <w:rPr>
            <w:bCs/>
            <w:lang w:val="en"/>
          </w:rPr>
          <w:t xml:space="preserve">genomic? </w:t>
        </w:r>
      </w:ins>
      <w:ins w:id="380" w:author="Sabrina McNew" w:date="2025-03-11T10:47:00Z" w16du:dateUtc="2025-03-11T17:47:00Z">
        <w:r w:rsidR="00175883">
          <w:rPr>
            <w:bCs/>
            <w:lang w:val="en"/>
          </w:rPr>
          <w:t xml:space="preserve">data from burrowing owls and great tits </w:t>
        </w:r>
      </w:ins>
      <w:r>
        <w:rPr>
          <w:bCs/>
          <w:lang w:val="en"/>
        </w:rPr>
        <w:t xml:space="preserve">found significant evidence of overlapping genes in five of the six </w:t>
      </w:r>
      <w:ins w:id="381" w:author="Kevin McGraw" w:date="2025-03-16T10:13:00Z" w16du:dateUtc="2025-03-16T14:13:00Z">
        <w:r w:rsidR="00DC0488">
          <w:rPr>
            <w:bCs/>
            <w:lang w:val="en"/>
          </w:rPr>
          <w:t>spe</w:t>
        </w:r>
      </w:ins>
      <w:ins w:id="382" w:author="Kevin McGraw" w:date="2025-03-16T10:14:00Z" w16du:dateUtc="2025-03-16T14:14:00Z">
        <w:r w:rsidR="00DC0488">
          <w:rPr>
            <w:bCs/>
            <w:lang w:val="en"/>
          </w:rPr>
          <w:t>cies pairings</w:t>
        </w:r>
      </w:ins>
      <w:del w:id="383" w:author="Kevin McGraw" w:date="2025-03-16T10:14:00Z" w16du:dateUtc="2025-03-16T14:14:00Z">
        <w:r w:rsidDel="00DC0488">
          <w:rPr>
            <w:bCs/>
            <w:lang w:val="en"/>
          </w:rPr>
          <w:delText>pairs</w:delText>
        </w:r>
      </w:del>
      <w:r>
        <w:rPr>
          <w:bCs/>
          <w:lang w:val="en"/>
        </w:rPr>
        <w:t xml:space="preserve"> (northern cardinals </w:t>
      </w:r>
      <w:ins w:id="384" w:author="Kevin McGraw" w:date="2025-03-16T10:14:00Z" w16du:dateUtc="2025-03-16T14:14:00Z">
        <w:r w:rsidR="00DC0488">
          <w:rPr>
            <w:bCs/>
            <w:lang w:val="en"/>
          </w:rPr>
          <w:t>with</w:t>
        </w:r>
      </w:ins>
      <w:del w:id="385" w:author="Kevin McGraw" w:date="2025-03-16T10:14:00Z" w16du:dateUtc="2025-03-16T14:14:00Z">
        <w:r w:rsidDel="00DC0488">
          <w:rPr>
            <w:bCs/>
            <w:lang w:val="en"/>
          </w:rPr>
          <w:delText>and</w:delText>
        </w:r>
      </w:del>
      <w:r>
        <w:rPr>
          <w:bCs/>
          <w:lang w:val="en"/>
        </w:rPr>
        <w:t xml:space="preserve"> pyrrhuloxia </w:t>
      </w:r>
      <w:r w:rsidR="00D941CC">
        <w:rPr>
          <w:bCs/>
          <w:lang w:val="en"/>
        </w:rPr>
        <w:t>q</w:t>
      </w:r>
      <w:r w:rsidR="000023FB">
        <w:rPr>
          <w:bCs/>
          <w:lang w:val="en"/>
        </w:rPr>
        <w:t xml:space="preserve"> </w:t>
      </w:r>
      <w:r>
        <w:rPr>
          <w:bCs/>
          <w:lang w:val="en"/>
        </w:rPr>
        <w:t>=</w:t>
      </w:r>
      <w:r w:rsidR="000023FB">
        <w:rPr>
          <w:bCs/>
          <w:lang w:val="en"/>
        </w:rPr>
        <w:t xml:space="preserve"> </w:t>
      </w:r>
      <w:r w:rsidRPr="00AF493F">
        <w:rPr>
          <w:bCs/>
          <w:lang w:val="en"/>
        </w:rPr>
        <w:t>1.3</w:t>
      </w:r>
      <w:r>
        <w:rPr>
          <w:bCs/>
          <w:lang w:val="en"/>
        </w:rPr>
        <w:t>2x10</w:t>
      </w:r>
      <w:r w:rsidRPr="00AF493F">
        <w:rPr>
          <w:bCs/>
          <w:vertAlign w:val="superscript"/>
          <w:lang w:val="en"/>
        </w:rPr>
        <w:t>-15</w:t>
      </w:r>
      <w:r>
        <w:rPr>
          <w:bCs/>
          <w:lang w:val="en"/>
        </w:rPr>
        <w:t xml:space="preserve">, northern cardinals and burrowing owls </w:t>
      </w:r>
      <w:r w:rsidR="000023FB">
        <w:rPr>
          <w:bCs/>
          <w:lang w:val="en"/>
        </w:rPr>
        <w:t xml:space="preserve">q </w:t>
      </w:r>
      <w:r>
        <w:rPr>
          <w:bCs/>
          <w:lang w:val="en"/>
        </w:rPr>
        <w:t xml:space="preserve">= </w:t>
      </w:r>
      <w:r w:rsidRPr="00AF493F">
        <w:rPr>
          <w:bCs/>
          <w:lang w:val="en"/>
        </w:rPr>
        <w:t>2.81</w:t>
      </w:r>
      <w:r>
        <w:rPr>
          <w:bCs/>
          <w:lang w:val="en"/>
        </w:rPr>
        <w:t>x10</w:t>
      </w:r>
      <w:r w:rsidRPr="008D5DDE">
        <w:rPr>
          <w:bCs/>
          <w:vertAlign w:val="superscript"/>
          <w:lang w:val="en"/>
        </w:rPr>
        <w:t>-05</w:t>
      </w:r>
      <w:r>
        <w:rPr>
          <w:bCs/>
          <w:lang w:val="en"/>
        </w:rPr>
        <w:t xml:space="preserve">, northern cardinals and great tits </w:t>
      </w:r>
      <w:r w:rsidR="00D941CC">
        <w:rPr>
          <w:bCs/>
          <w:lang w:val="en"/>
        </w:rPr>
        <w:t>q</w:t>
      </w:r>
      <w:r w:rsidR="000023FB">
        <w:rPr>
          <w:bCs/>
          <w:lang w:val="en"/>
        </w:rPr>
        <w:t xml:space="preserve"> </w:t>
      </w:r>
      <w:r>
        <w:rPr>
          <w:bCs/>
          <w:lang w:val="en"/>
        </w:rPr>
        <w:t>=</w:t>
      </w:r>
      <w:r w:rsidR="000023FB">
        <w:rPr>
          <w:bCs/>
          <w:lang w:val="en"/>
        </w:rPr>
        <w:t xml:space="preserve"> </w:t>
      </w:r>
      <w:r>
        <w:rPr>
          <w:bCs/>
          <w:lang w:val="en"/>
        </w:rPr>
        <w:t>0.0</w:t>
      </w:r>
      <w:r w:rsidRPr="00AF493F">
        <w:rPr>
          <w:bCs/>
          <w:lang w:val="en"/>
        </w:rPr>
        <w:t>1</w:t>
      </w:r>
      <w:r>
        <w:rPr>
          <w:bCs/>
          <w:lang w:val="en"/>
        </w:rPr>
        <w:t xml:space="preserve">2, pyrrhuloxia and burrowing owls </w:t>
      </w:r>
      <w:r w:rsidR="00D941CC">
        <w:rPr>
          <w:bCs/>
          <w:lang w:val="en"/>
        </w:rPr>
        <w:t>q</w:t>
      </w:r>
      <w:r w:rsidR="000023FB">
        <w:rPr>
          <w:bCs/>
          <w:lang w:val="en"/>
        </w:rPr>
        <w:t xml:space="preserve"> </w:t>
      </w:r>
      <w:r>
        <w:rPr>
          <w:bCs/>
          <w:lang w:val="en"/>
        </w:rPr>
        <w:t>=</w:t>
      </w:r>
      <w:r w:rsidR="000023FB">
        <w:rPr>
          <w:bCs/>
          <w:lang w:val="en"/>
        </w:rPr>
        <w:t xml:space="preserve"> </w:t>
      </w:r>
      <w:r>
        <w:rPr>
          <w:bCs/>
          <w:lang w:val="en"/>
        </w:rPr>
        <w:t xml:space="preserve">0.008, burrowing owls and great tits </w:t>
      </w:r>
      <w:r w:rsidR="000023FB">
        <w:rPr>
          <w:bCs/>
          <w:lang w:val="en"/>
        </w:rPr>
        <w:t xml:space="preserve">q </w:t>
      </w:r>
      <w:r>
        <w:rPr>
          <w:bCs/>
          <w:lang w:val="en"/>
        </w:rPr>
        <w:t>=</w:t>
      </w:r>
      <w:r w:rsidR="000023FB">
        <w:rPr>
          <w:bCs/>
          <w:lang w:val="en"/>
        </w:rPr>
        <w:t xml:space="preserve"> </w:t>
      </w:r>
      <w:r>
        <w:rPr>
          <w:bCs/>
          <w:lang w:val="en"/>
        </w:rPr>
        <w:t>0.0</w:t>
      </w:r>
      <w:r w:rsidRPr="00AF493F">
        <w:rPr>
          <w:bCs/>
          <w:lang w:val="en"/>
        </w:rPr>
        <w:t>1</w:t>
      </w:r>
      <w:r>
        <w:rPr>
          <w:bCs/>
          <w:lang w:val="en"/>
        </w:rPr>
        <w:t>2; FDR corrected Fisher’s exact test)</w:t>
      </w:r>
      <w:r w:rsidR="00AD2AFB">
        <w:rPr>
          <w:bCs/>
          <w:lang w:val="en"/>
        </w:rPr>
        <w:t>, with only pyrrhuloxia and great tits not demonstrating significant overlap (q</w:t>
      </w:r>
      <w:r w:rsidR="000023FB">
        <w:rPr>
          <w:bCs/>
          <w:lang w:val="en"/>
        </w:rPr>
        <w:t xml:space="preserve"> </w:t>
      </w:r>
      <w:r w:rsidR="00AD2AFB">
        <w:rPr>
          <w:bCs/>
          <w:lang w:val="en"/>
        </w:rPr>
        <w:t>=</w:t>
      </w:r>
      <w:r w:rsidR="000023FB">
        <w:rPr>
          <w:bCs/>
          <w:lang w:val="en"/>
        </w:rPr>
        <w:t xml:space="preserve"> </w:t>
      </w:r>
      <w:r w:rsidR="00AD2AFB">
        <w:rPr>
          <w:bCs/>
          <w:lang w:val="en"/>
        </w:rPr>
        <w:t>0.</w:t>
      </w:r>
      <w:r w:rsidR="00AD2AFB" w:rsidRPr="00AF493F">
        <w:rPr>
          <w:bCs/>
          <w:lang w:val="en"/>
        </w:rPr>
        <w:t>601</w:t>
      </w:r>
      <w:r w:rsidR="00AD2AFB">
        <w:rPr>
          <w:bCs/>
          <w:lang w:val="en"/>
        </w:rPr>
        <w:t>).</w:t>
      </w:r>
    </w:p>
    <w:p w14:paraId="335D0857" w14:textId="2376FD7A" w:rsidR="00750FCE" w:rsidRDefault="008D5DDE" w:rsidP="00FE72A9">
      <w:pPr>
        <w:spacing w:line="480" w:lineRule="auto"/>
        <w:ind w:firstLine="720"/>
        <w:rPr>
          <w:bCs/>
          <w:lang w:val="en"/>
        </w:rPr>
      </w:pPr>
      <w:r>
        <w:rPr>
          <w:bCs/>
          <w:lang w:val="en"/>
        </w:rPr>
        <w:t xml:space="preserve">Between </w:t>
      </w:r>
      <w:ins w:id="386" w:author="Kevin McGraw" w:date="2025-03-16T10:15:00Z" w16du:dateUtc="2025-03-16T14:15:00Z">
        <w:r w:rsidR="00833748">
          <w:rPr>
            <w:bCs/>
            <w:lang w:val="en"/>
          </w:rPr>
          <w:t>northern cardinal and pyrrhuloxia</w:t>
        </w:r>
      </w:ins>
      <w:del w:id="387" w:author="Kevin McGraw" w:date="2025-03-16T10:15:00Z" w16du:dateUtc="2025-03-16T14:15:00Z">
        <w:r w:rsidDel="00833748">
          <w:rPr>
            <w:bCs/>
            <w:lang w:val="en"/>
          </w:rPr>
          <w:delText>cardinal species</w:delText>
        </w:r>
      </w:del>
      <w:r>
        <w:rPr>
          <w:bCs/>
          <w:lang w:val="en"/>
        </w:rPr>
        <w:t xml:space="preserve">, </w:t>
      </w:r>
      <w:r w:rsidR="00750FCE">
        <w:rPr>
          <w:bCs/>
          <w:lang w:val="en"/>
        </w:rPr>
        <w:t xml:space="preserve">132 genes were identified by at least one analysis in both species but no GO terms were overrepresented in the list of overlapping genes. The three genes identified by both programs in both species are </w:t>
      </w:r>
      <w:r w:rsidR="00750FCE" w:rsidRPr="003B5579">
        <w:rPr>
          <w:bCs/>
          <w:lang w:val="en"/>
        </w:rPr>
        <w:t>CDKAL1</w:t>
      </w:r>
      <w:r w:rsidR="00750FCE">
        <w:rPr>
          <w:bCs/>
          <w:lang w:val="en"/>
        </w:rPr>
        <w:t xml:space="preserve"> (</w:t>
      </w:r>
      <w:r w:rsidR="00750FCE" w:rsidRPr="003B5579">
        <w:rPr>
          <w:bCs/>
          <w:lang w:val="en"/>
        </w:rPr>
        <w:t>CDK5 Regulatory Subunit Associated Protein 1 Like 1)</w:t>
      </w:r>
      <w:r w:rsidR="00750FCE">
        <w:rPr>
          <w:bCs/>
          <w:lang w:val="en"/>
        </w:rPr>
        <w:t xml:space="preserve">, </w:t>
      </w:r>
      <w:r w:rsidR="00750FCE" w:rsidRPr="003B5579">
        <w:rPr>
          <w:bCs/>
          <w:lang w:val="en"/>
        </w:rPr>
        <w:t>COL15A1</w:t>
      </w:r>
      <w:r w:rsidR="00750FCE">
        <w:rPr>
          <w:bCs/>
          <w:lang w:val="en"/>
        </w:rPr>
        <w:t xml:space="preserve"> </w:t>
      </w:r>
      <w:r w:rsidR="00750FCE" w:rsidRPr="003B5579">
        <w:rPr>
          <w:bCs/>
          <w:lang w:val="en"/>
        </w:rPr>
        <w:t>(Collagen Type XV Alpha 1 Chain)</w:t>
      </w:r>
      <w:r w:rsidR="00750FCE">
        <w:rPr>
          <w:bCs/>
          <w:lang w:val="en"/>
        </w:rPr>
        <w:t xml:space="preserve">, and </w:t>
      </w:r>
      <w:r w:rsidR="00750FCE" w:rsidRPr="003B5579">
        <w:rPr>
          <w:bCs/>
          <w:lang w:val="en"/>
        </w:rPr>
        <w:t>TGFBR</w:t>
      </w:r>
      <w:r w:rsidR="00750FCE">
        <w:rPr>
          <w:bCs/>
          <w:lang w:val="en"/>
        </w:rPr>
        <w:t xml:space="preserve">1 </w:t>
      </w:r>
      <w:r w:rsidR="00750FCE" w:rsidRPr="003B5579">
        <w:rPr>
          <w:bCs/>
          <w:lang w:val="en"/>
        </w:rPr>
        <w:t>(Transforming Growth Factor Beta Receptor 1)</w:t>
      </w:r>
      <w:r w:rsidR="00DC4E17">
        <w:rPr>
          <w:bCs/>
          <w:lang w:val="en"/>
        </w:rPr>
        <w:t xml:space="preserve">, which are all present within the same 3.4 </w:t>
      </w:r>
      <w:r w:rsidR="00AD2AFB">
        <w:rPr>
          <w:bCs/>
          <w:lang w:val="en"/>
        </w:rPr>
        <w:t xml:space="preserve">Mb </w:t>
      </w:r>
      <w:r w:rsidR="00DC4E17">
        <w:rPr>
          <w:bCs/>
          <w:lang w:val="en"/>
        </w:rPr>
        <w:t>block of chromosome 2</w:t>
      </w:r>
      <w:r w:rsidR="00226C0D">
        <w:rPr>
          <w:bCs/>
          <w:lang w:val="en"/>
        </w:rPr>
        <w:t xml:space="preserve"> and which shows distinct evidence of a selective sweep in urban pyrrhuloxia</w:t>
      </w:r>
      <w:r w:rsidR="00DC4E17">
        <w:rPr>
          <w:bCs/>
          <w:lang w:val="en"/>
        </w:rPr>
        <w:t xml:space="preserve"> (Figure </w:t>
      </w:r>
      <w:r w:rsidR="000023FB">
        <w:rPr>
          <w:bCs/>
          <w:lang w:val="en"/>
        </w:rPr>
        <w:t>4</w:t>
      </w:r>
      <w:r w:rsidR="00816E29">
        <w:rPr>
          <w:bCs/>
          <w:lang w:val="en"/>
        </w:rPr>
        <w:t>, Figure S3</w:t>
      </w:r>
      <w:r w:rsidR="00AD2AFB">
        <w:rPr>
          <w:bCs/>
          <w:lang w:val="en"/>
        </w:rPr>
        <w:t>)</w:t>
      </w:r>
      <w:r w:rsidR="00750FCE">
        <w:rPr>
          <w:bCs/>
          <w:lang w:val="en"/>
        </w:rPr>
        <w:t>.</w:t>
      </w:r>
    </w:p>
    <w:p w14:paraId="6936097D" w14:textId="44F16383" w:rsidR="008D5DDE" w:rsidRDefault="008D5DDE" w:rsidP="00FE72A9">
      <w:pPr>
        <w:spacing w:line="480" w:lineRule="auto"/>
        <w:ind w:firstLine="720"/>
        <w:rPr>
          <w:bCs/>
          <w:lang w:val="en"/>
        </w:rPr>
      </w:pPr>
      <w:r>
        <w:rPr>
          <w:bCs/>
          <w:lang w:val="en"/>
        </w:rPr>
        <w:t>No genes were identified as</w:t>
      </w:r>
      <w:del w:id="388" w:author="Kevin McGraw" w:date="2025-03-16T10:16:00Z" w16du:dateUtc="2025-03-16T14:16:00Z">
        <w:r w:rsidDel="00833748">
          <w:rPr>
            <w:bCs/>
            <w:lang w:val="en"/>
          </w:rPr>
          <w:delText xml:space="preserve"> a</w:delText>
        </w:r>
      </w:del>
      <w:r>
        <w:rPr>
          <w:bCs/>
          <w:lang w:val="en"/>
        </w:rPr>
        <w:t xml:space="preserve"> candidate</w:t>
      </w:r>
      <w:ins w:id="389" w:author="Kevin McGraw" w:date="2025-03-16T10:16:00Z" w16du:dateUtc="2025-03-16T14:16:00Z">
        <w:r w:rsidR="00833748">
          <w:rPr>
            <w:bCs/>
            <w:lang w:val="en"/>
          </w:rPr>
          <w:t>s</w:t>
        </w:r>
      </w:ins>
      <w:r>
        <w:rPr>
          <w:bCs/>
          <w:lang w:val="en"/>
        </w:rPr>
        <w:t xml:space="preserve"> </w:t>
      </w:r>
      <w:del w:id="390" w:author="Kevin McGraw" w:date="2025-03-16T10:16:00Z" w16du:dateUtc="2025-03-16T14:16:00Z">
        <w:r w:rsidDel="00833748">
          <w:rPr>
            <w:bCs/>
            <w:lang w:val="en"/>
          </w:rPr>
          <w:delText xml:space="preserve">gene </w:delText>
        </w:r>
      </w:del>
      <w:r>
        <w:rPr>
          <w:bCs/>
          <w:lang w:val="en"/>
        </w:rPr>
        <w:t>associated with urbanization in all four species, but one was identified in three of the four species (</w:t>
      </w:r>
      <w:r w:rsidRPr="008D5DDE">
        <w:rPr>
          <w:bCs/>
          <w:lang w:val="en"/>
        </w:rPr>
        <w:t>NRXN3</w:t>
      </w:r>
      <w:r>
        <w:rPr>
          <w:bCs/>
          <w:lang w:val="en"/>
        </w:rPr>
        <w:t>; found in northern cardinals, burrowing owls, and great tits</w:t>
      </w:r>
      <w:r w:rsidR="0073423B">
        <w:rPr>
          <w:bCs/>
          <w:lang w:val="en"/>
        </w:rPr>
        <w:t>; Figure 5</w:t>
      </w:r>
      <w:r>
        <w:rPr>
          <w:bCs/>
          <w:lang w:val="en"/>
        </w:rPr>
        <w:t xml:space="preserve">). </w:t>
      </w:r>
      <w:ins w:id="391" w:author="Kevin McGraw" w:date="2025-03-16T10:16:00Z" w16du:dateUtc="2025-03-16T14:16:00Z">
        <w:r w:rsidR="00833748">
          <w:rPr>
            <w:bCs/>
            <w:lang w:val="en"/>
          </w:rPr>
          <w:t>Forty fi</w:t>
        </w:r>
      </w:ins>
      <w:ins w:id="392" w:author="Kevin McGraw" w:date="2025-03-16T10:17:00Z" w16du:dateUtc="2025-03-16T14:17:00Z">
        <w:r w:rsidR="00833748">
          <w:rPr>
            <w:bCs/>
            <w:lang w:val="en"/>
          </w:rPr>
          <w:t>ve</w:t>
        </w:r>
      </w:ins>
      <w:del w:id="393" w:author="Kevin McGraw" w:date="2025-03-16T10:16:00Z" w16du:dateUtc="2025-03-16T14:16:00Z">
        <w:r w:rsidDel="00833748">
          <w:rPr>
            <w:bCs/>
            <w:lang w:val="en"/>
          </w:rPr>
          <w:delText>45</w:delText>
        </w:r>
      </w:del>
      <w:r>
        <w:rPr>
          <w:bCs/>
          <w:lang w:val="en"/>
        </w:rPr>
        <w:t xml:space="preserve"> genes were identified in </w:t>
      </w:r>
      <w:r w:rsidR="004B71C6">
        <w:rPr>
          <w:bCs/>
          <w:lang w:val="en"/>
        </w:rPr>
        <w:t xml:space="preserve">one of the two </w:t>
      </w:r>
      <w:r w:rsidR="004B71C6">
        <w:rPr>
          <w:bCs/>
          <w:lang w:val="en"/>
        </w:rPr>
        <w:lastRenderedPageBreak/>
        <w:t>cardinal species and in one additional non-cardinal taxa.</w:t>
      </w:r>
      <w:r w:rsidR="00791708">
        <w:rPr>
          <w:bCs/>
          <w:lang w:val="en"/>
        </w:rPr>
        <w:t xml:space="preserve"> In this list of 45 genes, GO terms associated with muscle development (e.g. </w:t>
      </w:r>
      <w:r w:rsidR="00791708" w:rsidRPr="00791708">
        <w:rPr>
          <w:bCs/>
          <w:lang w:val="en"/>
        </w:rPr>
        <w:t>GO:0090257</w:t>
      </w:r>
      <w:r w:rsidR="00791708">
        <w:rPr>
          <w:bCs/>
          <w:lang w:val="en"/>
        </w:rPr>
        <w:t xml:space="preserve"> </w:t>
      </w:r>
      <w:r w:rsidR="00791708" w:rsidRPr="00791708">
        <w:rPr>
          <w:bCs/>
          <w:lang w:val="en"/>
        </w:rPr>
        <w:t xml:space="preserve">regulation of muscle system process </w:t>
      </w:r>
      <w:r w:rsidR="00791708" w:rsidRPr="00791708">
        <w:rPr>
          <w:bCs/>
          <w:i/>
          <w:iCs/>
          <w:lang w:val="en"/>
        </w:rPr>
        <w:t>q</w:t>
      </w:r>
      <w:r w:rsidR="00791708">
        <w:rPr>
          <w:bCs/>
          <w:lang w:val="en"/>
        </w:rPr>
        <w:t xml:space="preserve"> = </w:t>
      </w:r>
      <w:r w:rsidR="00791708" w:rsidRPr="00791708">
        <w:rPr>
          <w:bCs/>
          <w:lang w:val="en"/>
        </w:rPr>
        <w:t>0.041</w:t>
      </w:r>
      <w:r w:rsidR="00791708">
        <w:rPr>
          <w:bCs/>
          <w:lang w:val="en"/>
        </w:rPr>
        <w:t xml:space="preserve">) and neuronal processes (e.g. </w:t>
      </w:r>
      <w:r w:rsidR="00791708" w:rsidRPr="00791708">
        <w:rPr>
          <w:bCs/>
          <w:lang w:val="en"/>
        </w:rPr>
        <w:t>GO:0007399</w:t>
      </w:r>
      <w:r w:rsidR="00791708">
        <w:rPr>
          <w:bCs/>
          <w:lang w:val="en"/>
        </w:rPr>
        <w:t xml:space="preserve"> </w:t>
      </w:r>
      <w:r w:rsidR="00791708" w:rsidRPr="00791708">
        <w:rPr>
          <w:bCs/>
          <w:lang w:val="en"/>
        </w:rPr>
        <w:t>nervous system development</w:t>
      </w:r>
      <w:r w:rsidR="00791708">
        <w:rPr>
          <w:bCs/>
          <w:lang w:val="en"/>
        </w:rPr>
        <w:t xml:space="preserve">, </w:t>
      </w:r>
      <w:r w:rsidR="00791708">
        <w:rPr>
          <w:bCs/>
          <w:i/>
          <w:iCs/>
          <w:lang w:val="en"/>
        </w:rPr>
        <w:t xml:space="preserve">q </w:t>
      </w:r>
      <w:r w:rsidR="00791708">
        <w:rPr>
          <w:bCs/>
          <w:lang w:val="en"/>
        </w:rPr>
        <w:t xml:space="preserve">&lt; </w:t>
      </w:r>
      <w:r w:rsidR="00791708" w:rsidRPr="00791708">
        <w:rPr>
          <w:bCs/>
          <w:lang w:val="en"/>
        </w:rPr>
        <w:t>0.00</w:t>
      </w:r>
      <w:r w:rsidR="00791708">
        <w:rPr>
          <w:bCs/>
          <w:lang w:val="en"/>
        </w:rPr>
        <w:t>1) were overrepresented.</w:t>
      </w:r>
    </w:p>
    <w:bookmarkEnd w:id="314"/>
    <w:p w14:paraId="671E1E79" w14:textId="5384213E" w:rsidR="00750FCE" w:rsidRDefault="00750FCE" w:rsidP="00FE72A9">
      <w:pPr>
        <w:spacing w:line="480" w:lineRule="auto"/>
        <w:rPr>
          <w:bCs/>
          <w:lang w:val="en"/>
        </w:rPr>
      </w:pPr>
    </w:p>
    <w:p w14:paraId="49DB79AA" w14:textId="7B313A23" w:rsidR="0085178F" w:rsidRPr="00833748" w:rsidRDefault="0085178F" w:rsidP="00FE72A9">
      <w:pPr>
        <w:spacing w:line="480" w:lineRule="auto"/>
        <w:rPr>
          <w:b/>
          <w:bCs/>
          <w:lang w:val="en"/>
          <w:rPrChange w:id="394" w:author="Kevin McGraw" w:date="2025-03-16T10:17:00Z" w16du:dateUtc="2025-03-16T14:17:00Z">
            <w:rPr>
              <w:b/>
              <w:bCs/>
              <w:u w:val="single"/>
              <w:lang w:val="en"/>
            </w:rPr>
          </w:rPrChange>
        </w:rPr>
      </w:pPr>
      <w:del w:id="395" w:author="Kevin McGraw" w:date="2025-03-16T10:17:00Z" w16du:dateUtc="2025-03-16T14:17:00Z">
        <w:r w:rsidRPr="00833748" w:rsidDel="00833748">
          <w:rPr>
            <w:b/>
            <w:bCs/>
            <w:lang w:val="en"/>
            <w:rPrChange w:id="396" w:author="Kevin McGraw" w:date="2025-03-16T10:17:00Z" w16du:dateUtc="2025-03-16T14:17:00Z">
              <w:rPr>
                <w:b/>
                <w:bCs/>
                <w:u w:val="single"/>
                <w:lang w:val="en"/>
              </w:rPr>
            </w:rPrChange>
          </w:rPr>
          <w:delText>Discussion</w:delText>
        </w:r>
      </w:del>
      <w:ins w:id="397" w:author="Kevin McGraw" w:date="2025-03-16T10:17:00Z" w16du:dateUtc="2025-03-16T14:17:00Z">
        <w:r w:rsidR="00833748" w:rsidRPr="00833748">
          <w:rPr>
            <w:b/>
            <w:bCs/>
            <w:lang w:val="en"/>
            <w:rPrChange w:id="398" w:author="Kevin McGraw" w:date="2025-03-16T10:17:00Z" w16du:dateUtc="2025-03-16T14:17:00Z">
              <w:rPr>
                <w:b/>
                <w:bCs/>
                <w:u w:val="single"/>
                <w:lang w:val="en"/>
              </w:rPr>
            </w:rPrChange>
          </w:rPr>
          <w:t>DISCUSSION</w:t>
        </w:r>
      </w:ins>
    </w:p>
    <w:p w14:paraId="16AFBD83" w14:textId="08E59327" w:rsidR="00A50D58" w:rsidRDefault="00A50D58" w:rsidP="00FE72A9">
      <w:pPr>
        <w:spacing w:line="480" w:lineRule="auto"/>
        <w:rPr>
          <w:bCs/>
          <w:lang w:val="en"/>
        </w:rPr>
      </w:pPr>
      <w:del w:id="399" w:author="Kevin McGraw" w:date="2025-03-16T10:17:00Z" w16du:dateUtc="2025-03-16T14:17:00Z">
        <w:r w:rsidDel="00833748">
          <w:rPr>
            <w:bCs/>
            <w:lang w:val="en"/>
          </w:rPr>
          <w:tab/>
        </w:r>
      </w:del>
      <w:r>
        <w:rPr>
          <w:bCs/>
          <w:lang w:val="en"/>
        </w:rPr>
        <w:t>We demonstrate a polygenic response to urbanization by two cardinal species</w:t>
      </w:r>
      <w:ins w:id="400" w:author="Kevin McGraw" w:date="2025-03-16T10:18:00Z" w16du:dateUtc="2025-03-16T14:18:00Z">
        <w:r w:rsidR="00FD4C47">
          <w:rPr>
            <w:bCs/>
            <w:lang w:val="en"/>
          </w:rPr>
          <w:t>,</w:t>
        </w:r>
      </w:ins>
      <w:r>
        <w:rPr>
          <w:bCs/>
          <w:lang w:val="en"/>
        </w:rPr>
        <w:t xml:space="preserve"> with important </w:t>
      </w:r>
      <w:ins w:id="401" w:author="Kevin McGraw" w:date="2025-03-16T10:18:00Z" w16du:dateUtc="2025-03-16T14:18:00Z">
        <w:r w:rsidR="00FD4C47">
          <w:rPr>
            <w:bCs/>
            <w:lang w:val="en"/>
          </w:rPr>
          <w:t xml:space="preserve">genomic? </w:t>
        </w:r>
      </w:ins>
      <w:r>
        <w:rPr>
          <w:bCs/>
          <w:lang w:val="en"/>
        </w:rPr>
        <w:t xml:space="preserve">differences that may underlie </w:t>
      </w:r>
      <w:del w:id="402" w:author="Kevin McGraw" w:date="2025-03-16T10:18:00Z" w16du:dateUtc="2025-03-16T14:18:00Z">
        <w:r w:rsidDel="00FD4C47">
          <w:rPr>
            <w:bCs/>
            <w:lang w:val="en"/>
          </w:rPr>
          <w:delText xml:space="preserve">the </w:delText>
        </w:r>
      </w:del>
      <w:r>
        <w:rPr>
          <w:bCs/>
          <w:lang w:val="en"/>
        </w:rPr>
        <w:t>increase</w:t>
      </w:r>
      <w:ins w:id="403" w:author="Kevin McGraw" w:date="2025-03-16T10:18:00Z" w16du:dateUtc="2025-03-16T14:18:00Z">
        <w:r w:rsidR="00FD4C47">
          <w:rPr>
            <w:bCs/>
            <w:lang w:val="en"/>
          </w:rPr>
          <w:t>d</w:t>
        </w:r>
      </w:ins>
      <w:r>
        <w:rPr>
          <w:bCs/>
          <w:lang w:val="en"/>
        </w:rPr>
        <w:t xml:space="preserve"> </w:t>
      </w:r>
      <w:del w:id="404" w:author="Kevin McGraw" w:date="2025-03-16T10:18:00Z" w16du:dateUtc="2025-03-16T14:18:00Z">
        <w:r w:rsidDel="00FD4C47">
          <w:rPr>
            <w:bCs/>
            <w:lang w:val="en"/>
          </w:rPr>
          <w:delText xml:space="preserve">in </w:delText>
        </w:r>
      </w:del>
      <w:r>
        <w:rPr>
          <w:bCs/>
          <w:lang w:val="en"/>
        </w:rPr>
        <w:t xml:space="preserve">urban occupation by northern cardinals compared to pyrrhuloxia. </w:t>
      </w:r>
      <w:r w:rsidR="009B6475">
        <w:rPr>
          <w:bCs/>
          <w:lang w:val="en"/>
        </w:rPr>
        <w:t xml:space="preserve">The urban environment appears to have selected for changes </w:t>
      </w:r>
      <w:del w:id="405" w:author="Kevin McGraw" w:date="2025-03-16T10:18:00Z" w16du:dateUtc="2025-03-16T14:18:00Z">
        <w:r w:rsidR="009B6475" w:rsidDel="00FD4C47">
          <w:rPr>
            <w:bCs/>
            <w:lang w:val="en"/>
          </w:rPr>
          <w:delText>to the</w:delText>
        </w:r>
      </w:del>
      <w:ins w:id="406" w:author="Kevin McGraw" w:date="2025-03-16T10:18:00Z" w16du:dateUtc="2025-03-16T14:18:00Z">
        <w:r w:rsidR="00FD4C47">
          <w:rPr>
            <w:bCs/>
            <w:lang w:val="en"/>
          </w:rPr>
          <w:t>in</w:t>
        </w:r>
      </w:ins>
      <w:r w:rsidR="009B6475">
        <w:rPr>
          <w:bCs/>
          <w:lang w:val="en"/>
        </w:rPr>
        <w:t xml:space="preserve"> blood physiology, muscle development, and neural development of both species. </w:t>
      </w:r>
      <w:commentRangeStart w:id="407"/>
      <w:r w:rsidR="009B6475">
        <w:rPr>
          <w:bCs/>
          <w:lang w:val="en"/>
        </w:rPr>
        <w:t xml:space="preserve">Pyrrhuloxia displayed less evidence of a selective response to </w:t>
      </w:r>
      <w:commentRangeStart w:id="408"/>
      <w:r w:rsidR="009B6475">
        <w:rPr>
          <w:bCs/>
          <w:lang w:val="en"/>
        </w:rPr>
        <w:t>urbanization</w:t>
      </w:r>
      <w:commentRangeEnd w:id="408"/>
      <w:r w:rsidR="00FD4C47">
        <w:rPr>
          <w:rStyle w:val="CommentReference"/>
          <w:rFonts w:ascii="Calibri" w:eastAsia="Calibri" w:hAnsi="Calibri" w:cs="Calibri"/>
        </w:rPr>
        <w:commentReference w:id="408"/>
      </w:r>
      <w:ins w:id="409" w:author="Sabrina McNew" w:date="2025-03-11T11:03:00Z" w16du:dateUtc="2025-03-11T18:03:00Z">
        <w:r w:rsidR="00450B80">
          <w:rPr>
            <w:bCs/>
            <w:lang w:val="en"/>
          </w:rPr>
          <w:t xml:space="preserve">. Compared to northern cardinals, pyrrhuloxia had fewer SNPs that were significantly differentiated. </w:t>
        </w:r>
      </w:ins>
      <w:ins w:id="410" w:author="Sabrina McNew" w:date="2025-03-11T11:06:00Z" w16du:dateUtc="2025-03-11T18:06:00Z">
        <w:r w:rsidR="00450B80">
          <w:rPr>
            <w:bCs/>
            <w:lang w:val="en"/>
          </w:rPr>
          <w:t>Ge</w:t>
        </w:r>
      </w:ins>
      <w:ins w:id="411" w:author="Sabrina McNew" w:date="2025-03-11T11:03:00Z" w16du:dateUtc="2025-03-11T18:03:00Z">
        <w:r w:rsidR="00450B80">
          <w:rPr>
            <w:bCs/>
            <w:lang w:val="en"/>
          </w:rPr>
          <w:t xml:space="preserve">ne ontology analyses </w:t>
        </w:r>
      </w:ins>
      <w:ins w:id="412" w:author="Sabrina McNew" w:date="2025-03-11T11:04:00Z" w16du:dateUtc="2025-03-11T18:04:00Z">
        <w:r w:rsidR="00450B80">
          <w:rPr>
            <w:bCs/>
            <w:lang w:val="en"/>
          </w:rPr>
          <w:t xml:space="preserve">of candidate genes identified by our two methods of population differentiation each </w:t>
        </w:r>
      </w:ins>
      <w:ins w:id="413" w:author="Sabrina McNew" w:date="2025-03-11T11:06:00Z" w16du:dateUtc="2025-03-11T18:06:00Z">
        <w:r w:rsidR="00450B80">
          <w:rPr>
            <w:bCs/>
            <w:lang w:val="en"/>
          </w:rPr>
          <w:t>found functional categories associated with urbanization. However,</w:t>
        </w:r>
      </w:ins>
      <w:del w:id="414" w:author="Sabrina McNew" w:date="2025-03-11T11:03:00Z" w16du:dateUtc="2025-03-11T18:03:00Z">
        <w:r w:rsidR="009B6475" w:rsidDel="00450B80">
          <w:rPr>
            <w:bCs/>
            <w:lang w:val="en"/>
          </w:rPr>
          <w:delText>,</w:delText>
        </w:r>
      </w:del>
      <w:del w:id="415" w:author="Sabrina McNew" w:date="2025-03-11T11:07:00Z" w16du:dateUtc="2025-03-11T18:07:00Z">
        <w:r w:rsidR="009B6475" w:rsidDel="00450B80">
          <w:rPr>
            <w:bCs/>
            <w:lang w:val="en"/>
          </w:rPr>
          <w:delText xml:space="preserve"> with</w:delText>
        </w:r>
      </w:del>
      <w:r w:rsidR="009B6475">
        <w:rPr>
          <w:bCs/>
          <w:lang w:val="en"/>
        </w:rPr>
        <w:t xml:space="preserve"> no significant GO</w:t>
      </w:r>
      <w:ins w:id="416" w:author="Kevin McGraw" w:date="2025-03-16T10:22:00Z" w16du:dateUtc="2025-03-16T14:22:00Z">
        <w:r w:rsidR="00D90FD8">
          <w:rPr>
            <w:bCs/>
            <w:lang w:val="en"/>
          </w:rPr>
          <w:t xml:space="preserve"> </w:t>
        </w:r>
      </w:ins>
      <w:del w:id="417" w:author="Kevin McGraw" w:date="2025-03-16T10:22:00Z" w16du:dateUtc="2025-03-16T14:22:00Z">
        <w:r w:rsidR="009B6475" w:rsidDel="00D90FD8">
          <w:rPr>
            <w:bCs/>
            <w:lang w:val="en"/>
          </w:rPr>
          <w:delText>-</w:delText>
        </w:r>
      </w:del>
      <w:r w:rsidR="009B6475">
        <w:rPr>
          <w:bCs/>
          <w:lang w:val="en"/>
        </w:rPr>
        <w:t xml:space="preserve">terms </w:t>
      </w:r>
      <w:del w:id="418" w:author="Sabrina McNew" w:date="2025-03-11T11:07:00Z" w16du:dateUtc="2025-03-11T18:07:00Z">
        <w:r w:rsidR="009B6475" w:rsidDel="00450B80">
          <w:rPr>
            <w:bCs/>
            <w:lang w:val="en"/>
          </w:rPr>
          <w:delText xml:space="preserve">emerging </w:delText>
        </w:r>
      </w:del>
      <w:ins w:id="419" w:author="Sabrina McNew" w:date="2025-03-11T11:07:00Z" w16du:dateUtc="2025-03-11T18:07:00Z">
        <w:r w:rsidR="00450B80">
          <w:rPr>
            <w:bCs/>
            <w:lang w:val="en"/>
          </w:rPr>
          <w:t xml:space="preserve">emerged </w:t>
        </w:r>
      </w:ins>
      <w:r w:rsidR="009B6475">
        <w:rPr>
          <w:bCs/>
          <w:lang w:val="en"/>
        </w:rPr>
        <w:t>from analyses of the combined list of genes identified across both F</w:t>
      </w:r>
      <w:r w:rsidR="009B6475" w:rsidRPr="009B6475">
        <w:rPr>
          <w:bCs/>
          <w:vertAlign w:val="superscript"/>
          <w:lang w:val="en"/>
        </w:rPr>
        <w:t>ST</w:t>
      </w:r>
      <w:r w:rsidR="009B6475">
        <w:rPr>
          <w:bCs/>
          <w:lang w:val="en"/>
        </w:rPr>
        <w:t xml:space="preserve"> and RAiSD</w:t>
      </w:r>
      <w:commentRangeEnd w:id="407"/>
      <w:r w:rsidR="00450B80">
        <w:rPr>
          <w:rStyle w:val="CommentReference"/>
          <w:rFonts w:ascii="Calibri" w:eastAsia="Calibri" w:hAnsi="Calibri" w:cs="Calibri"/>
        </w:rPr>
        <w:commentReference w:id="407"/>
      </w:r>
      <w:ins w:id="420" w:author="Sabrina McNew" w:date="2025-03-11T11:07:00Z" w16du:dateUtc="2025-03-11T18:07:00Z">
        <w:r w:rsidR="00450B80">
          <w:rPr>
            <w:bCs/>
            <w:lang w:val="en"/>
          </w:rPr>
          <w:t>, suggesting that the effects of urbanization on p</w:t>
        </w:r>
      </w:ins>
      <w:ins w:id="421" w:author="Sabrina McNew" w:date="2025-03-11T11:08:00Z" w16du:dateUtc="2025-03-11T18:08:00Z">
        <w:r w:rsidR="00450B80">
          <w:rPr>
            <w:bCs/>
            <w:lang w:val="en"/>
          </w:rPr>
          <w:t>yrr</w:t>
        </w:r>
      </w:ins>
      <w:ins w:id="422" w:author="Sabrina McNew" w:date="2025-03-11T11:07:00Z" w16du:dateUtc="2025-03-11T18:07:00Z">
        <w:r w:rsidR="00450B80">
          <w:rPr>
            <w:bCs/>
            <w:lang w:val="en"/>
          </w:rPr>
          <w:t xml:space="preserve">huloxia </w:t>
        </w:r>
      </w:ins>
      <w:ins w:id="423" w:author="Sabrina McNew" w:date="2025-03-11T11:08:00Z" w16du:dateUtc="2025-03-11T18:08:00Z">
        <w:r w:rsidR="00450B80">
          <w:rPr>
            <w:bCs/>
            <w:lang w:val="en"/>
          </w:rPr>
          <w:t xml:space="preserve">are more </w:t>
        </w:r>
        <w:commentRangeStart w:id="424"/>
        <w:r w:rsidR="00450B80">
          <w:rPr>
            <w:bCs/>
            <w:lang w:val="en"/>
          </w:rPr>
          <w:t>diffuse</w:t>
        </w:r>
        <w:commentRangeEnd w:id="424"/>
        <w:r w:rsidR="00450B80">
          <w:rPr>
            <w:rStyle w:val="CommentReference"/>
            <w:rFonts w:ascii="Calibri" w:eastAsia="Calibri" w:hAnsi="Calibri" w:cs="Calibri"/>
          </w:rPr>
          <w:commentReference w:id="424"/>
        </w:r>
      </w:ins>
      <w:r w:rsidR="009B6475">
        <w:rPr>
          <w:bCs/>
          <w:lang w:val="en"/>
        </w:rPr>
        <w:t xml:space="preserve">. </w:t>
      </w:r>
      <w:commentRangeStart w:id="425"/>
      <w:r w:rsidR="009B6475">
        <w:rPr>
          <w:bCs/>
          <w:lang w:val="en"/>
        </w:rPr>
        <w:t xml:space="preserve">Northern cardinals are larger than pyrrhuloxia and therefore may have had a more favorable pre-existing muscular physiology that has allowed them to better adapt to the urban environment. </w:t>
      </w:r>
      <w:commentRangeEnd w:id="425"/>
      <w:r w:rsidR="00F77E99">
        <w:rPr>
          <w:rStyle w:val="CommentReference"/>
          <w:rFonts w:ascii="Calibri" w:eastAsia="Calibri" w:hAnsi="Calibri" w:cs="Calibri"/>
        </w:rPr>
        <w:commentReference w:id="425"/>
      </w:r>
      <w:r w:rsidR="009B6475">
        <w:rPr>
          <w:bCs/>
          <w:lang w:val="en"/>
        </w:rPr>
        <w:t xml:space="preserve">The behavioral and </w:t>
      </w:r>
      <w:del w:id="426" w:author="Sabrina McNew" w:date="2025-03-11T11:08:00Z" w16du:dateUtc="2025-03-11T18:08:00Z">
        <w:r w:rsidR="009B6475" w:rsidDel="00450B80">
          <w:rPr>
            <w:bCs/>
            <w:lang w:val="en"/>
          </w:rPr>
          <w:delText xml:space="preserve">hematological </w:delText>
        </w:r>
      </w:del>
      <w:ins w:id="427" w:author="Sabrina McNew" w:date="2025-03-11T11:08:00Z" w16du:dateUtc="2025-03-11T18:08:00Z">
        <w:r w:rsidR="00450B80">
          <w:rPr>
            <w:bCs/>
            <w:lang w:val="en"/>
          </w:rPr>
          <w:t xml:space="preserve">physiological </w:t>
        </w:r>
      </w:ins>
      <w:r w:rsidR="009B6475">
        <w:rPr>
          <w:bCs/>
          <w:lang w:val="en"/>
        </w:rPr>
        <w:t xml:space="preserve">differences between these species are understudied but our results suggest that </w:t>
      </w:r>
      <w:ins w:id="428" w:author="Kevin McGraw" w:date="2025-03-16T10:39:00Z" w16du:dateUtc="2025-03-16T14:39:00Z">
        <w:r w:rsidR="0053545E">
          <w:rPr>
            <w:bCs/>
            <w:lang w:val="en"/>
          </w:rPr>
          <w:t xml:space="preserve">such </w:t>
        </w:r>
      </w:ins>
      <w:r w:rsidR="009B6475">
        <w:rPr>
          <w:bCs/>
          <w:lang w:val="en"/>
        </w:rPr>
        <w:t>traits</w:t>
      </w:r>
      <w:del w:id="429" w:author="Kevin McGraw" w:date="2025-03-16T10:39:00Z" w16du:dateUtc="2025-03-16T14:39:00Z">
        <w:r w:rsidR="009B6475" w:rsidDel="0053545E">
          <w:rPr>
            <w:bCs/>
            <w:lang w:val="en"/>
          </w:rPr>
          <w:delText xml:space="preserve"> in these</w:delText>
        </w:r>
      </w:del>
      <w:r w:rsidR="009B6475">
        <w:rPr>
          <w:bCs/>
          <w:lang w:val="en"/>
        </w:rPr>
        <w:t xml:space="preserve"> </w:t>
      </w:r>
      <w:del w:id="430" w:author="Kevin McGraw" w:date="2025-03-16T10:39:00Z" w16du:dateUtc="2025-03-16T14:39:00Z">
        <w:r w:rsidR="009B6475" w:rsidDel="0053545E">
          <w:rPr>
            <w:bCs/>
            <w:lang w:val="en"/>
          </w:rPr>
          <w:delText xml:space="preserve">realms </w:delText>
        </w:r>
      </w:del>
      <w:r w:rsidR="009B6475">
        <w:rPr>
          <w:bCs/>
          <w:lang w:val="en"/>
        </w:rPr>
        <w:t xml:space="preserve">may predict a species’ ability to persist in developed areas, particularly in </w:t>
      </w:r>
      <w:del w:id="431" w:author="Kevin McGraw" w:date="2025-03-16T10:40:00Z" w16du:dateUtc="2025-03-16T14:40:00Z">
        <w:r w:rsidR="009B6475" w:rsidDel="0053545E">
          <w:rPr>
            <w:bCs/>
            <w:lang w:val="en"/>
          </w:rPr>
          <w:delText>ecologies similar to</w:delText>
        </w:r>
      </w:del>
      <w:ins w:id="432" w:author="Kevin McGraw" w:date="2025-03-16T10:40:00Z" w16du:dateUtc="2025-03-16T14:40:00Z">
        <w:r w:rsidR="0053545E">
          <w:rPr>
            <w:bCs/>
            <w:lang w:val="en"/>
          </w:rPr>
          <w:t>environments like</w:t>
        </w:r>
      </w:ins>
      <w:r w:rsidR="009B6475">
        <w:rPr>
          <w:bCs/>
          <w:lang w:val="en"/>
        </w:rPr>
        <w:t xml:space="preserve"> the Sonoran Desert.</w:t>
      </w:r>
    </w:p>
    <w:p w14:paraId="0DFFABF2" w14:textId="137411B2" w:rsidR="002D25B2" w:rsidRDefault="009B6475" w:rsidP="00FE72A9">
      <w:pPr>
        <w:spacing w:line="480" w:lineRule="auto"/>
        <w:ind w:firstLine="720"/>
        <w:rPr>
          <w:bCs/>
          <w:lang w:val="en"/>
        </w:rPr>
      </w:pPr>
      <w:r>
        <w:rPr>
          <w:bCs/>
          <w:lang w:val="en"/>
        </w:rPr>
        <w:t xml:space="preserve">GO terms </w:t>
      </w:r>
      <w:del w:id="433" w:author="Sabrina McNew" w:date="2025-03-11T11:10:00Z" w16du:dateUtc="2025-03-11T18:10:00Z">
        <w:r w:rsidDel="004F5FBA">
          <w:rPr>
            <w:bCs/>
            <w:lang w:val="en"/>
          </w:rPr>
          <w:delText xml:space="preserve">illustrate </w:delText>
        </w:r>
      </w:del>
      <w:ins w:id="434" w:author="Sabrina McNew" w:date="2025-03-11T11:10:00Z" w16du:dateUtc="2025-03-11T18:10:00Z">
        <w:r w:rsidR="004F5FBA">
          <w:rPr>
            <w:bCs/>
            <w:lang w:val="en"/>
          </w:rPr>
          <w:t xml:space="preserve">identify </w:t>
        </w:r>
      </w:ins>
      <w:r w:rsidR="00963D70">
        <w:rPr>
          <w:bCs/>
          <w:lang w:val="en"/>
        </w:rPr>
        <w:t xml:space="preserve">potential </w:t>
      </w:r>
      <w:del w:id="435" w:author="Sabrina McNew" w:date="2025-03-11T11:10:00Z" w16du:dateUtc="2025-03-11T18:10:00Z">
        <w:r w:rsidR="00963D70" w:rsidDel="004F5FBA">
          <w:rPr>
            <w:bCs/>
            <w:lang w:val="en"/>
          </w:rPr>
          <w:delText>functions that selection acted upon</w:delText>
        </w:r>
        <w:r w:rsidDel="004F5FBA">
          <w:rPr>
            <w:bCs/>
            <w:lang w:val="en"/>
          </w:rPr>
          <w:delText xml:space="preserve"> for</w:delText>
        </w:r>
        <w:r w:rsidR="00963D70" w:rsidDel="004F5FBA">
          <w:rPr>
            <w:bCs/>
            <w:lang w:val="en"/>
          </w:rPr>
          <w:delText xml:space="preserve"> our candidate genes</w:delText>
        </w:r>
      </w:del>
      <w:ins w:id="436" w:author="Sabrina McNew" w:date="2025-03-11T11:10:00Z" w16du:dateUtc="2025-03-11T18:10:00Z">
        <w:r w:rsidR="004F5FBA">
          <w:rPr>
            <w:bCs/>
            <w:lang w:val="en"/>
          </w:rPr>
          <w:t>functions relating to urb</w:t>
        </w:r>
      </w:ins>
      <w:ins w:id="437" w:author="Sabrina McNew" w:date="2025-03-11T11:11:00Z" w16du:dateUtc="2025-03-11T18:11:00Z">
        <w:r w:rsidR="004F5FBA">
          <w:rPr>
            <w:bCs/>
            <w:lang w:val="en"/>
          </w:rPr>
          <w:t>an</w:t>
        </w:r>
      </w:ins>
      <w:ins w:id="438" w:author="Kevin McGraw" w:date="2025-03-16T10:40:00Z" w16du:dateUtc="2025-03-16T14:40:00Z">
        <w:r w:rsidR="00DD4DB4">
          <w:rPr>
            <w:bCs/>
            <w:lang w:val="en"/>
          </w:rPr>
          <w:t>-</w:t>
        </w:r>
      </w:ins>
      <w:ins w:id="439" w:author="Sabrina McNew" w:date="2025-03-11T11:11:00Z" w16du:dateUtc="2025-03-11T18:11:00Z">
        <w:del w:id="440" w:author="Kevin McGraw" w:date="2025-03-16T10:40:00Z" w16du:dateUtc="2025-03-16T14:40:00Z">
          <w:r w:rsidR="004F5FBA" w:rsidDel="00DD4DB4">
            <w:rPr>
              <w:bCs/>
              <w:lang w:val="en"/>
            </w:rPr>
            <w:delText xml:space="preserve"> </w:delText>
          </w:r>
        </w:del>
        <w:r w:rsidR="004F5FBA">
          <w:rPr>
            <w:bCs/>
            <w:lang w:val="en"/>
          </w:rPr>
          <w:t>adaptat</w:t>
        </w:r>
      </w:ins>
      <w:ins w:id="441" w:author="Kevin McGraw" w:date="2025-03-16T10:40:00Z" w16du:dateUtc="2025-03-16T14:40:00Z">
        <w:r w:rsidR="00DD4DB4">
          <w:rPr>
            <w:bCs/>
            <w:lang w:val="en"/>
          </w:rPr>
          <w:t>ed genes?</w:t>
        </w:r>
      </w:ins>
      <w:ins w:id="442" w:author="Sabrina McNew" w:date="2025-03-11T11:11:00Z" w16du:dateUtc="2025-03-11T18:11:00Z">
        <w:del w:id="443" w:author="Kevin McGraw" w:date="2025-03-16T10:40:00Z" w16du:dateUtc="2025-03-16T14:40:00Z">
          <w:r w:rsidR="004F5FBA" w:rsidDel="00DD4DB4">
            <w:rPr>
              <w:bCs/>
              <w:lang w:val="en"/>
            </w:rPr>
            <w:delText>ion</w:delText>
          </w:r>
        </w:del>
        <w:r w:rsidR="004F5FBA">
          <w:rPr>
            <w:bCs/>
            <w:lang w:val="en"/>
          </w:rPr>
          <w:t xml:space="preserve"> that could be the target of future investigation. </w:t>
        </w:r>
      </w:ins>
      <w:del w:id="444" w:author="Sabrina McNew" w:date="2025-03-11T11:11:00Z" w16du:dateUtc="2025-03-11T18:11:00Z">
        <w:r w:rsidR="00963D70" w:rsidDel="004F5FBA">
          <w:rPr>
            <w:bCs/>
            <w:lang w:val="en"/>
          </w:rPr>
          <w:delText xml:space="preserve">, but these are not </w:delText>
        </w:r>
      </w:del>
      <w:del w:id="445" w:author="Sabrina McNew" w:date="2025-03-11T11:10:00Z" w16du:dateUtc="2025-03-11T18:10:00Z">
        <w:r w:rsidR="00963D70" w:rsidDel="00450B80">
          <w:rPr>
            <w:bCs/>
            <w:lang w:val="en"/>
          </w:rPr>
          <w:delText xml:space="preserve">always </w:delText>
        </w:r>
      </w:del>
      <w:del w:id="446" w:author="Sabrina McNew" w:date="2025-03-11T11:11:00Z" w16du:dateUtc="2025-03-11T18:11:00Z">
        <w:r w:rsidR="00963D70" w:rsidDel="004F5FBA">
          <w:rPr>
            <w:bCs/>
            <w:lang w:val="en"/>
          </w:rPr>
          <w:delText xml:space="preserve">definitive. </w:delText>
        </w:r>
      </w:del>
      <w:del w:id="447" w:author="Sabrina McNew" w:date="2025-03-11T11:51:00Z" w16du:dateUtc="2025-03-11T18:51:00Z">
        <w:r w:rsidR="00963D70" w:rsidDel="00095868">
          <w:rPr>
            <w:bCs/>
            <w:lang w:val="en"/>
          </w:rPr>
          <w:delText>For example, t</w:delText>
        </w:r>
        <w:r w:rsidR="00A50D58" w:rsidDel="00095868">
          <w:rPr>
            <w:bCs/>
            <w:lang w:val="en"/>
          </w:rPr>
          <w:delText>he t</w:delText>
        </w:r>
      </w:del>
      <w:ins w:id="448" w:author="Sabrina McNew" w:date="2025-03-11T11:51:00Z" w16du:dateUtc="2025-03-11T18:51:00Z">
        <w:r w:rsidR="00095868">
          <w:rPr>
            <w:bCs/>
            <w:lang w:val="en"/>
          </w:rPr>
          <w:t>T</w:t>
        </w:r>
      </w:ins>
      <w:r w:rsidR="00A50D58">
        <w:rPr>
          <w:bCs/>
          <w:lang w:val="en"/>
        </w:rPr>
        <w:t>wo</w:t>
      </w:r>
      <w:r w:rsidR="002D25B2">
        <w:rPr>
          <w:bCs/>
          <w:lang w:val="en"/>
        </w:rPr>
        <w:t xml:space="preserve"> genes</w:t>
      </w:r>
      <w:del w:id="449" w:author="Sabrina McNew" w:date="2025-03-11T11:55:00Z" w16du:dateUtc="2025-03-11T18:55:00Z">
        <w:r w:rsidR="002D25B2" w:rsidDel="00095868">
          <w:rPr>
            <w:bCs/>
            <w:lang w:val="en"/>
          </w:rPr>
          <w:delText xml:space="preserve"> </w:delText>
        </w:r>
      </w:del>
      <w:del w:id="450" w:author="Sabrina McNew" w:date="2025-03-11T11:52:00Z" w16du:dateUtc="2025-03-11T18:52:00Z">
        <w:r w:rsidR="00A50D58" w:rsidDel="00095868">
          <w:rPr>
            <w:bCs/>
            <w:lang w:val="en"/>
          </w:rPr>
          <w:delText xml:space="preserve">that </w:delText>
        </w:r>
        <w:r w:rsidR="002D25B2" w:rsidDel="00095868">
          <w:rPr>
            <w:bCs/>
            <w:lang w:val="en"/>
          </w:rPr>
          <w:delText>drove the signal associated with</w:delText>
        </w:r>
      </w:del>
      <w:ins w:id="451" w:author="Sabrina McNew" w:date="2025-03-11T11:56:00Z" w16du:dateUtc="2025-03-11T18:56:00Z">
        <w:r w:rsidR="00095868">
          <w:rPr>
            <w:bCs/>
            <w:lang w:val="en"/>
          </w:rPr>
          <w:t xml:space="preserve"> involved in significant</w:t>
        </w:r>
      </w:ins>
      <w:ins w:id="452" w:author="Sabrina McNew" w:date="2025-03-11T11:55:00Z" w16du:dateUtc="2025-03-11T18:55:00Z">
        <w:r w:rsidR="00095868">
          <w:rPr>
            <w:bCs/>
            <w:lang w:val="en"/>
          </w:rPr>
          <w:t xml:space="preserve"> GO categories related to</w:t>
        </w:r>
      </w:ins>
      <w:r w:rsidR="002D25B2">
        <w:rPr>
          <w:bCs/>
          <w:lang w:val="en"/>
        </w:rPr>
        <w:t xml:space="preserve"> blood </w:t>
      </w:r>
      <w:r w:rsidR="002D25B2">
        <w:rPr>
          <w:bCs/>
          <w:lang w:val="en"/>
        </w:rPr>
        <w:lastRenderedPageBreak/>
        <w:t>physiology</w:t>
      </w:r>
      <w:r w:rsidR="00A50D58">
        <w:rPr>
          <w:bCs/>
          <w:lang w:val="en"/>
        </w:rPr>
        <w:t xml:space="preserve"> in northern cardinals</w:t>
      </w:r>
      <w:r w:rsidR="002D25B2">
        <w:rPr>
          <w:bCs/>
          <w:lang w:val="en"/>
        </w:rPr>
        <w:t>, FGA (fibrinogen alpha chain) and FGB (fibrinogen beta chain)</w:t>
      </w:r>
      <w:ins w:id="453" w:author="Kevin McGraw" w:date="2025-03-16T10:41:00Z" w16du:dateUtc="2025-03-16T14:41:00Z">
        <w:r w:rsidR="00DD4DB4">
          <w:rPr>
            <w:bCs/>
            <w:lang w:val="en"/>
          </w:rPr>
          <w:t>,</w:t>
        </w:r>
      </w:ins>
      <w:r w:rsidR="00A50D58">
        <w:rPr>
          <w:bCs/>
          <w:lang w:val="en"/>
        </w:rPr>
        <w:t xml:space="preserve"> </w:t>
      </w:r>
      <w:del w:id="454" w:author="Sabrina McNew" w:date="2025-03-11T11:52:00Z" w16du:dateUtc="2025-03-11T18:52:00Z">
        <w:r w:rsidR="00A50D58" w:rsidDel="00095868">
          <w:rPr>
            <w:bCs/>
            <w:lang w:val="en"/>
          </w:rPr>
          <w:delText xml:space="preserve">influence </w:delText>
        </w:r>
      </w:del>
      <w:ins w:id="455" w:author="Sabrina McNew" w:date="2025-03-11T11:52:00Z" w16du:dateUtc="2025-03-11T18:52:00Z">
        <w:r w:rsidR="00095868">
          <w:rPr>
            <w:bCs/>
            <w:lang w:val="en"/>
          </w:rPr>
          <w:t xml:space="preserve">have roles in </w:t>
        </w:r>
      </w:ins>
      <w:r w:rsidR="00963D70">
        <w:rPr>
          <w:bCs/>
          <w:lang w:val="en"/>
        </w:rPr>
        <w:t xml:space="preserve">both </w:t>
      </w:r>
      <w:r w:rsidR="002D25B2">
        <w:rPr>
          <w:bCs/>
          <w:lang w:val="en"/>
        </w:rPr>
        <w:t>clotting</w:t>
      </w:r>
      <w:r w:rsidR="00A50D58">
        <w:rPr>
          <w:bCs/>
          <w:lang w:val="en"/>
        </w:rPr>
        <w:t xml:space="preserve"> and </w:t>
      </w:r>
      <w:r w:rsidR="002D25B2">
        <w:rPr>
          <w:bCs/>
          <w:lang w:val="en"/>
        </w:rPr>
        <w:t>immune</w:t>
      </w:r>
      <w:ins w:id="456" w:author="Kevin McGraw" w:date="2025-03-16T10:41:00Z" w16du:dateUtc="2025-03-16T14:41:00Z">
        <w:r w:rsidR="00DD4DB4">
          <w:rPr>
            <w:bCs/>
            <w:lang w:val="en"/>
          </w:rPr>
          <w:t>-</w:t>
        </w:r>
      </w:ins>
      <w:del w:id="457" w:author="Kevin McGraw" w:date="2025-03-16T10:41:00Z" w16du:dateUtc="2025-03-16T14:41:00Z">
        <w:r w:rsidR="002D25B2" w:rsidDel="00DD4DB4">
          <w:rPr>
            <w:bCs/>
            <w:lang w:val="en"/>
          </w:rPr>
          <w:delText xml:space="preserve"> </w:delText>
        </w:r>
      </w:del>
      <w:r w:rsidR="002D25B2">
        <w:rPr>
          <w:bCs/>
          <w:lang w:val="en"/>
        </w:rPr>
        <w:t xml:space="preserve">system responses. </w:t>
      </w:r>
      <w:moveToRangeStart w:id="458" w:author="Sabrina McNew" w:date="2025-03-11T11:58:00Z" w:name="move192586705"/>
      <w:moveTo w:id="459" w:author="Sabrina McNew" w:date="2025-03-11T11:58:00Z" w16du:dateUtc="2025-03-11T18:58:00Z">
        <w:r w:rsidR="00095868">
          <w:rPr>
            <w:bCs/>
            <w:lang w:val="en"/>
          </w:rPr>
          <w:t>Clotting may be essential for adaptation to an urban environment, where species may interact with or even consume novel sharp objects including plastics</w:t>
        </w:r>
      </w:moveTo>
      <w:ins w:id="460" w:author="Kevin McGraw" w:date="2025-03-16T10:42:00Z" w16du:dateUtc="2025-03-16T14:42:00Z">
        <w:r w:rsidR="00507115">
          <w:rPr>
            <w:bCs/>
            <w:lang w:val="en"/>
          </w:rPr>
          <w:t xml:space="preserve"> and metals</w:t>
        </w:r>
      </w:ins>
      <w:moveTo w:id="461" w:author="Sabrina McNew" w:date="2025-03-11T11:58:00Z" w16du:dateUtc="2025-03-11T18:58:00Z">
        <w:r w:rsidR="00095868">
          <w:rPr>
            <w:bCs/>
            <w:lang w:val="en"/>
          </w:rPr>
          <w:t>, may be more at risk of harm from an introduced predator like a house cat (</w:t>
        </w:r>
        <w:r w:rsidR="00095868">
          <w:rPr>
            <w:bCs/>
            <w:i/>
            <w:iCs/>
            <w:lang w:val="en"/>
          </w:rPr>
          <w:t>Felis catus</w:t>
        </w:r>
        <w:r w:rsidR="00095868" w:rsidRPr="00963D70">
          <w:rPr>
            <w:bCs/>
            <w:lang w:val="en"/>
          </w:rPr>
          <w:t>)</w:t>
        </w:r>
        <w:r w:rsidR="00095868">
          <w:rPr>
            <w:bCs/>
            <w:lang w:val="en"/>
          </w:rPr>
          <w:t xml:space="preserve">, or may experience intraspecific conflicts at higher rates or with greater intensity over more concentrated </w:t>
        </w:r>
        <w:commentRangeStart w:id="462"/>
        <w:r w:rsidR="00095868">
          <w:rPr>
            <w:bCs/>
            <w:lang w:val="en"/>
          </w:rPr>
          <w:t>resources</w:t>
        </w:r>
        <w:commentRangeEnd w:id="462"/>
        <w:r w:rsidR="00095868">
          <w:rPr>
            <w:rStyle w:val="CommentReference"/>
            <w:rFonts w:ascii="Calibri" w:eastAsia="Calibri" w:hAnsi="Calibri" w:cs="Calibri"/>
          </w:rPr>
          <w:commentReference w:id="462"/>
        </w:r>
        <w:r w:rsidR="00095868">
          <w:rPr>
            <w:bCs/>
            <w:lang w:val="en"/>
          </w:rPr>
          <w:t xml:space="preserve">. </w:t>
        </w:r>
        <w:commentRangeStart w:id="463"/>
        <w:r w:rsidR="00095868">
          <w:rPr>
            <w:bCs/>
            <w:lang w:val="en"/>
          </w:rPr>
          <w:t xml:space="preserve">The signals of selection on genes involved in tissue regeneration in </w:t>
        </w:r>
      </w:moveTo>
      <w:ins w:id="464" w:author="Kevin McGraw" w:date="2025-03-16T10:43:00Z" w16du:dateUtc="2025-03-16T14:43:00Z">
        <w:r w:rsidR="00DF692F">
          <w:rPr>
            <w:bCs/>
            <w:lang w:val="en"/>
          </w:rPr>
          <w:t>p</w:t>
        </w:r>
      </w:ins>
      <w:moveTo w:id="465" w:author="Sabrina McNew" w:date="2025-03-11T11:58:00Z" w16du:dateUtc="2025-03-11T18:58:00Z">
        <w:del w:id="466" w:author="Kevin McGraw" w:date="2025-03-16T10:43:00Z" w16du:dateUtc="2025-03-16T14:43:00Z">
          <w:r w:rsidR="00095868" w:rsidDel="00DF692F">
            <w:rPr>
              <w:bCs/>
              <w:lang w:val="en"/>
            </w:rPr>
            <w:delText>P</w:delText>
          </w:r>
        </w:del>
        <w:r w:rsidR="00095868">
          <w:rPr>
            <w:bCs/>
            <w:lang w:val="en"/>
          </w:rPr>
          <w:t xml:space="preserve">yrrhuloxia </w:t>
        </w:r>
      </w:moveTo>
      <w:ins w:id="467" w:author="Kevin McGraw" w:date="2025-03-16T10:43:00Z" w16du:dateUtc="2025-03-16T14:43:00Z">
        <w:r w:rsidR="00DF692F">
          <w:rPr>
            <w:bCs/>
            <w:lang w:val="en"/>
          </w:rPr>
          <w:t xml:space="preserve">also </w:t>
        </w:r>
      </w:ins>
      <w:moveTo w:id="468" w:author="Sabrina McNew" w:date="2025-03-11T11:58:00Z" w16du:dateUtc="2025-03-11T18:58:00Z">
        <w:r w:rsidR="00095868">
          <w:rPr>
            <w:bCs/>
            <w:lang w:val="en"/>
          </w:rPr>
          <w:t>support this interpretation</w:t>
        </w:r>
        <w:commentRangeEnd w:id="463"/>
        <w:r w:rsidR="00095868">
          <w:rPr>
            <w:rStyle w:val="CommentReference"/>
            <w:rFonts w:ascii="Calibri" w:eastAsia="Calibri" w:hAnsi="Calibri" w:cs="Calibri"/>
          </w:rPr>
          <w:commentReference w:id="463"/>
        </w:r>
        <w:r w:rsidR="00095868">
          <w:rPr>
            <w:bCs/>
            <w:lang w:val="en"/>
          </w:rPr>
          <w:t xml:space="preserve">. </w:t>
        </w:r>
      </w:moveTo>
      <w:moveToRangeEnd w:id="458"/>
      <w:ins w:id="469" w:author="Sabrina McNew" w:date="2025-03-11T11:58:00Z" w16du:dateUtc="2025-03-11T18:58:00Z">
        <w:r w:rsidR="00095868">
          <w:rPr>
            <w:bCs/>
            <w:lang w:val="en"/>
          </w:rPr>
          <w:t xml:space="preserve">However, selection on these genes could alternatively reflect altered pressure on immune function in urban landscapes. </w:t>
        </w:r>
      </w:ins>
      <w:r w:rsidR="002D25B2">
        <w:rPr>
          <w:bCs/>
          <w:lang w:val="en"/>
        </w:rPr>
        <w:t xml:space="preserve">FGA is associated with immunosuppressive activities and has been shown to be </w:t>
      </w:r>
      <w:commentRangeStart w:id="470"/>
      <w:r w:rsidR="002D25B2">
        <w:rPr>
          <w:bCs/>
          <w:lang w:val="en"/>
        </w:rPr>
        <w:t xml:space="preserve">downregulated </w:t>
      </w:r>
      <w:commentRangeEnd w:id="470"/>
      <w:r w:rsidR="00657383">
        <w:rPr>
          <w:rStyle w:val="CommentReference"/>
          <w:rFonts w:ascii="Calibri" w:eastAsia="Calibri" w:hAnsi="Calibri" w:cs="Calibri"/>
        </w:rPr>
        <w:commentReference w:id="470"/>
      </w:r>
      <w:r w:rsidR="002D25B2">
        <w:rPr>
          <w:bCs/>
          <w:lang w:val="en"/>
        </w:rPr>
        <w:t>in chickens resistant to Marek’s disease virus</w:t>
      </w:r>
      <w:r w:rsidR="001A72F4">
        <w:rPr>
          <w:bCs/>
          <w:lang w:val="en"/>
        </w:rPr>
        <w:t xml:space="preserve"> </w:t>
      </w:r>
      <w:r w:rsidR="001A72F4">
        <w:rPr>
          <w:bCs/>
          <w:lang w:val="en"/>
        </w:rPr>
        <w:fldChar w:fldCharType="begin"/>
      </w:r>
      <w:r w:rsidR="001A72F4">
        <w:rPr>
          <w:bCs/>
          <w:lang w:val="en"/>
        </w:rPr>
        <w:instrText xml:space="preserve"> ADDIN ZOTERO_ITEM CSL_CITATION {"citationID":"F213YXbB","properties":{"formattedCitation":"(Dong et al., 2017)","plainCitation":"(Dong et al., 2017)","noteIndex":0},"citationItems":[{"id":997,"uris":["http://zotero.org/users/15902993/items/K92WJH4T"],"itemData":{"id":997,"type":"article-journal","abstract":"Marek’s disease (MD), caused by Marek’s disease virus (MDV), remains an economically significant threat to the poultry industry worldwide. Genetic resistance to MD is a promising alternative strategy to augment current control measures (vaccination and management). However, only a few functional genes reportedly conferring MD resistance have been identified. Here, we performed a comparative transcriptomics analysis of two highly inbred yet genetically divergent lines of chickens (line 63 and 72) that are resistant and susceptible to MD, respectively, in response to a very virulent plus strain of MDV (vv+MDV) challenge at cytolytic phase. A total of 203 DEGs in response to MDV challenge were identified in the two lines. Of these, 96 DEGs were in common for both lines, in addition to 36 and 71 DEGs that were specific for line 63 and 72, respectively. Functional enrichment analysis results showed the DEGs were significantly enriched in GO terms and pathways associated with immune response. Especially, the four DEGs, FGA, ALB, FN1, and F13A1 that reportedly facilitate virus invasion or immunosuppression, were found to be significantly up-regulated in the susceptible line 72 but down-regulated in the resistant line 63 birds. These results provide new resources for future studies to further elucidate the genetic mechanism conferring MD resistance.","container-title":"PLOS ONE","DOI":"10.1371/journal.pone.0178923","ISSN":"1932-6203","issue":"6","journalAbbreviation":"PLOS ONE","language":"en","note":"publisher: Public Library of Science","page":"e0178923","source":"PLoS Journals","title":"Comparative transcriptomics of genetically divergent lines of chickens in response to Marek’s disease virus challenge at cytolytic phase","volume":"12","author":[{"family":"Dong","given":"Kunzhe"},{"family":"Chang","given":"Shuang"},{"family":"Xie","given":"Qingmei"},{"family":"Black-Pyrkosz","given":"Alexis"},{"family":"Zhang","given":"Huanmin"}],"issued":{"date-parts":[["2017",6,7]]}}}],"schema":"https://github.com/citation-style-language/schema/raw/master/csl-citation.json"} </w:instrText>
      </w:r>
      <w:r w:rsidR="001A72F4">
        <w:rPr>
          <w:bCs/>
          <w:lang w:val="en"/>
        </w:rPr>
        <w:fldChar w:fldCharType="separate"/>
      </w:r>
      <w:r w:rsidR="001A72F4">
        <w:rPr>
          <w:bCs/>
          <w:noProof/>
          <w:lang w:val="en"/>
        </w:rPr>
        <w:t>(Dong et al., 2017)</w:t>
      </w:r>
      <w:r w:rsidR="001A72F4">
        <w:rPr>
          <w:bCs/>
          <w:lang w:val="en"/>
        </w:rPr>
        <w:fldChar w:fldCharType="end"/>
      </w:r>
      <w:r w:rsidR="002D25B2">
        <w:rPr>
          <w:bCs/>
          <w:lang w:val="en"/>
        </w:rPr>
        <w:t>, and both</w:t>
      </w:r>
      <w:ins w:id="471" w:author="Kevin McGraw" w:date="2025-03-16T10:44:00Z" w16du:dateUtc="2025-03-16T14:44:00Z">
        <w:r w:rsidR="00DF692F">
          <w:rPr>
            <w:bCs/>
            <w:lang w:val="en"/>
          </w:rPr>
          <w:t xml:space="preserve"> FGA and FGB?</w:t>
        </w:r>
      </w:ins>
      <w:r w:rsidR="002D25B2">
        <w:rPr>
          <w:bCs/>
          <w:lang w:val="en"/>
        </w:rPr>
        <w:t xml:space="preserve"> are shown to be downregulated in response to</w:t>
      </w:r>
      <w:r w:rsidR="002D25B2" w:rsidRPr="008B5654">
        <w:t xml:space="preserve"> </w:t>
      </w:r>
      <w:r w:rsidR="002D25B2" w:rsidRPr="008B5654">
        <w:rPr>
          <w:bCs/>
          <w:i/>
          <w:iCs/>
          <w:lang w:val="en"/>
        </w:rPr>
        <w:t>Riemerella anatipestifer</w:t>
      </w:r>
      <w:r w:rsidR="002D25B2">
        <w:rPr>
          <w:bCs/>
          <w:lang w:val="en"/>
        </w:rPr>
        <w:t xml:space="preserve"> infection in ducks</w:t>
      </w:r>
      <w:r w:rsidR="001A72F4">
        <w:rPr>
          <w:bCs/>
          <w:lang w:val="en"/>
        </w:rPr>
        <w:t xml:space="preserve"> </w:t>
      </w:r>
      <w:r w:rsidR="001A72F4">
        <w:rPr>
          <w:bCs/>
          <w:lang w:val="en"/>
        </w:rPr>
        <w:fldChar w:fldCharType="begin"/>
      </w:r>
      <w:r w:rsidR="001A72F4">
        <w:rPr>
          <w:bCs/>
          <w:lang w:val="en"/>
        </w:rPr>
        <w:instrText xml:space="preserve"> ADDIN ZOTERO_ITEM CSL_CITATION {"citationID":"7qLc4cFX","properties":{"formattedCitation":"(Zhou et al., 2013)","plainCitation":"(Zhou et al., 2013)","noteIndex":0},"citationItems":[{"id":550,"uris":["http://zotero.org/users/15902993/items/XCAVSYD4"],"itemData":{"id":550,"type":"article-journal","abstract":"Riemerella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instrText>
      </w:r>
      <w:r w:rsidR="001A72F4">
        <w:rPr>
          <w:bCs/>
          <w:lang w:val="en"/>
        </w:rPr>
        <w:fldChar w:fldCharType="separate"/>
      </w:r>
      <w:r w:rsidR="001A72F4">
        <w:rPr>
          <w:bCs/>
          <w:noProof/>
          <w:lang w:val="en"/>
        </w:rPr>
        <w:t>(Zhou et al., 2013)</w:t>
      </w:r>
      <w:r w:rsidR="001A72F4">
        <w:rPr>
          <w:bCs/>
          <w:lang w:val="en"/>
        </w:rPr>
        <w:fldChar w:fldCharType="end"/>
      </w:r>
      <w:r w:rsidR="002D25B2">
        <w:rPr>
          <w:bCs/>
          <w:lang w:val="en"/>
        </w:rPr>
        <w:t>.</w:t>
      </w:r>
      <w:r>
        <w:rPr>
          <w:bCs/>
          <w:lang w:val="en"/>
        </w:rPr>
        <w:t xml:space="preserve"> </w:t>
      </w:r>
      <w:ins w:id="472" w:author="Sabrina McNew" w:date="2025-03-11T11:57:00Z" w16du:dateUtc="2025-03-11T18:57:00Z">
        <w:del w:id="473" w:author="Kevin McGraw" w:date="2025-03-16T10:46:00Z" w16du:dateUtc="2025-03-16T14:46:00Z">
          <w:r w:rsidR="00095868" w:rsidDel="005927B7">
            <w:rPr>
              <w:bCs/>
              <w:lang w:val="en"/>
            </w:rPr>
            <w:delText xml:space="preserve">It is possible that urbanization is associated with greater risk of disease transmission (cite something). </w:delText>
          </w:r>
        </w:del>
      </w:ins>
      <w:ins w:id="474" w:author="Kevin McGraw" w:date="2025-03-16T10:44:00Z" w16du:dateUtc="2025-03-16T14:44:00Z">
        <w:r w:rsidR="005927B7">
          <w:rPr>
            <w:bCs/>
            <w:lang w:val="en"/>
          </w:rPr>
          <w:t xml:space="preserve">Because </w:t>
        </w:r>
      </w:ins>
      <w:moveToRangeStart w:id="475" w:author="Sabrina McNew" w:date="2025-03-11T11:56:00Z" w:name="move192586631"/>
      <w:moveTo w:id="476" w:author="Sabrina McNew" w:date="2025-03-11T11:56:00Z" w16du:dateUtc="2025-03-11T18:56:00Z">
        <w:del w:id="477" w:author="Sabrina McNew" w:date="2025-03-11T11:57:00Z" w16du:dateUtc="2025-03-11T18:57:00Z">
          <w:r w:rsidR="00095868" w:rsidDel="00095868">
            <w:rPr>
              <w:bCs/>
              <w:lang w:val="en"/>
            </w:rPr>
            <w:delText>Alternatively, a</w:delText>
          </w:r>
        </w:del>
      </w:moveTo>
      <w:ins w:id="478" w:author="Kevin McGraw" w:date="2025-03-16T10:44:00Z" w16du:dateUtc="2025-03-16T14:44:00Z">
        <w:r w:rsidR="005927B7">
          <w:rPr>
            <w:bCs/>
            <w:lang w:val="en"/>
          </w:rPr>
          <w:t>i</w:t>
        </w:r>
      </w:ins>
      <w:ins w:id="479" w:author="Sabrina McNew" w:date="2025-03-11T11:57:00Z" w16du:dateUtc="2025-03-11T18:57:00Z">
        <w:del w:id="480" w:author="Kevin McGraw" w:date="2025-03-16T10:44:00Z" w16du:dateUtc="2025-03-16T14:44:00Z">
          <w:r w:rsidR="00095868" w:rsidDel="005927B7">
            <w:rPr>
              <w:bCs/>
              <w:lang w:val="en"/>
            </w:rPr>
            <w:delText>I</w:delText>
          </w:r>
        </w:del>
        <w:r w:rsidR="00095868">
          <w:rPr>
            <w:bCs/>
            <w:lang w:val="en"/>
          </w:rPr>
          <w:t>nfectious disease</w:t>
        </w:r>
      </w:ins>
      <w:ins w:id="481" w:author="Kevin McGraw" w:date="2025-03-16T10:45:00Z" w16du:dateUtc="2025-03-16T14:45:00Z">
        <w:r w:rsidR="005927B7">
          <w:rPr>
            <w:bCs/>
            <w:lang w:val="en"/>
          </w:rPr>
          <w:t xml:space="preserve"> risk and transmission can be greater in urban areas (e.g. via </w:t>
        </w:r>
      </w:ins>
      <w:ins w:id="482" w:author="Sabrina McNew" w:date="2025-03-11T11:57:00Z" w16du:dateUtc="2025-03-11T18:57:00Z">
        <w:del w:id="483" w:author="Kevin McGraw" w:date="2025-03-16T10:45:00Z" w16du:dateUtc="2025-03-16T14:45:00Z">
          <w:r w:rsidR="00095868" w:rsidDel="005927B7">
            <w:rPr>
              <w:bCs/>
              <w:lang w:val="en"/>
            </w:rPr>
            <w:delText>s</w:delText>
          </w:r>
        </w:del>
      </w:ins>
      <w:moveTo w:id="484" w:author="Sabrina McNew" w:date="2025-03-11T11:56:00Z" w16du:dateUtc="2025-03-11T18:56:00Z">
        <w:del w:id="485" w:author="Kevin McGraw" w:date="2025-03-16T10:45:00Z" w16du:dateUtc="2025-03-16T14:45:00Z">
          <w:r w:rsidR="00095868" w:rsidDel="005927B7">
            <w:rPr>
              <w:bCs/>
              <w:lang w:val="en"/>
            </w:rPr>
            <w:delText xml:space="preserve">vian diseases can spread more rapidly through </w:delText>
          </w:r>
        </w:del>
        <w:r w:rsidR="00095868">
          <w:rPr>
            <w:bCs/>
            <w:lang w:val="en"/>
          </w:rPr>
          <w:t>bird feeders</w:t>
        </w:r>
      </w:moveTo>
      <w:ins w:id="486" w:author="Kevin McGraw" w:date="2025-03-16T10:45:00Z" w16du:dateUtc="2025-03-16T14:45:00Z">
        <w:r w:rsidR="005927B7">
          <w:rPr>
            <w:bCs/>
            <w:lang w:val="en"/>
          </w:rPr>
          <w:t>,</w:t>
        </w:r>
      </w:ins>
      <w:moveTo w:id="487" w:author="Sabrina McNew" w:date="2025-03-11T11:56:00Z" w16du:dateUtc="2025-03-11T18:56:00Z">
        <w:del w:id="488" w:author="Kevin McGraw" w:date="2025-03-16T10:45:00Z" w16du:dateUtc="2025-03-16T14:45:00Z">
          <w:r w:rsidR="00095868" w:rsidDel="005927B7">
            <w:rPr>
              <w:bCs/>
              <w:lang w:val="en"/>
            </w:rPr>
            <w:delText xml:space="preserve"> or</w:delText>
          </w:r>
        </w:del>
        <w:r w:rsidR="00095868">
          <w:rPr>
            <w:bCs/>
            <w:lang w:val="en"/>
          </w:rPr>
          <w:t xml:space="preserve"> interactions with poultry</w:t>
        </w:r>
      </w:moveTo>
      <w:ins w:id="489" w:author="Kevin McGraw" w:date="2025-03-16T10:46:00Z" w16du:dateUtc="2025-03-16T14:46:00Z">
        <w:r w:rsidR="005927B7">
          <w:rPr>
            <w:bCs/>
            <w:lang w:val="en"/>
          </w:rPr>
          <w:t xml:space="preserve"> or</w:t>
        </w:r>
      </w:ins>
      <w:moveTo w:id="490" w:author="Sabrina McNew" w:date="2025-03-11T11:56:00Z" w16du:dateUtc="2025-03-11T18:56:00Z">
        <w:del w:id="491" w:author="Kevin McGraw" w:date="2025-03-16T10:46:00Z" w16du:dateUtc="2025-03-16T14:46:00Z">
          <w:r w:rsidR="00095868" w:rsidDel="005927B7">
            <w:rPr>
              <w:bCs/>
              <w:lang w:val="en"/>
            </w:rPr>
            <w:delText xml:space="preserve"> and</w:delText>
          </w:r>
        </w:del>
        <w:r w:rsidR="00095868">
          <w:rPr>
            <w:bCs/>
            <w:lang w:val="en"/>
          </w:rPr>
          <w:t xml:space="preserve"> released avian pets</w:t>
        </w:r>
      </w:moveTo>
      <w:ins w:id="492" w:author="Kevin McGraw" w:date="2025-03-16T10:46:00Z" w16du:dateUtc="2025-03-16T14:46:00Z">
        <w:r w:rsidR="005927B7">
          <w:rPr>
            <w:bCs/>
            <w:lang w:val="en"/>
          </w:rPr>
          <w:t>; CITE)</w:t>
        </w:r>
      </w:ins>
      <w:moveTo w:id="493" w:author="Sabrina McNew" w:date="2025-03-11T11:56:00Z" w16du:dateUtc="2025-03-11T18:56:00Z">
        <w:r w:rsidR="00095868">
          <w:rPr>
            <w:bCs/>
            <w:lang w:val="en"/>
          </w:rPr>
          <w:t>,</w:t>
        </w:r>
        <w:del w:id="494" w:author="Kevin McGraw" w:date="2025-03-16T10:46:00Z" w16du:dateUtc="2025-03-16T14:46:00Z">
          <w:r w:rsidR="00095868" w:rsidDel="005927B7">
            <w:rPr>
              <w:bCs/>
              <w:lang w:val="en"/>
            </w:rPr>
            <w:delText xml:space="preserve"> and</w:delText>
          </w:r>
        </w:del>
        <w:r w:rsidR="00095868">
          <w:rPr>
            <w:bCs/>
            <w:lang w:val="en"/>
          </w:rPr>
          <w:t xml:space="preserve"> selection may instead act on these </w:t>
        </w:r>
      </w:moveTo>
      <w:ins w:id="495" w:author="Kevin McGraw" w:date="2025-03-16T10:46:00Z" w16du:dateUtc="2025-03-16T14:46:00Z">
        <w:r w:rsidR="005927B7">
          <w:rPr>
            <w:bCs/>
            <w:lang w:val="en"/>
          </w:rPr>
          <w:t xml:space="preserve">fibrinogen </w:t>
        </w:r>
      </w:ins>
      <w:moveTo w:id="496" w:author="Sabrina McNew" w:date="2025-03-11T11:56:00Z" w16du:dateUtc="2025-03-11T18:56:00Z">
        <w:r w:rsidR="00095868">
          <w:rPr>
            <w:bCs/>
            <w:lang w:val="en"/>
          </w:rPr>
          <w:t xml:space="preserve">genes due to their immune </w:t>
        </w:r>
        <w:commentRangeStart w:id="497"/>
        <w:r w:rsidR="00095868">
          <w:rPr>
            <w:bCs/>
            <w:lang w:val="en"/>
          </w:rPr>
          <w:t>functions</w:t>
        </w:r>
      </w:moveTo>
      <w:commentRangeEnd w:id="497"/>
      <w:r w:rsidR="00657383">
        <w:rPr>
          <w:rStyle w:val="CommentReference"/>
          <w:rFonts w:ascii="Calibri" w:eastAsia="Calibri" w:hAnsi="Calibri" w:cs="Calibri"/>
        </w:rPr>
        <w:commentReference w:id="497"/>
      </w:r>
      <w:moveTo w:id="498" w:author="Sabrina McNew" w:date="2025-03-11T11:56:00Z" w16du:dateUtc="2025-03-11T18:56:00Z">
        <w:r w:rsidR="00095868">
          <w:rPr>
            <w:bCs/>
            <w:lang w:val="en"/>
          </w:rPr>
          <w:t>.</w:t>
        </w:r>
        <w:del w:id="499" w:author="Sabrina McNew" w:date="2025-03-11T12:00:00Z" w16du:dateUtc="2025-03-11T19:00:00Z">
          <w:r w:rsidR="00095868" w:rsidDel="00657383">
            <w:rPr>
              <w:bCs/>
              <w:lang w:val="en"/>
            </w:rPr>
            <w:delText xml:space="preserve"> </w:delText>
          </w:r>
        </w:del>
      </w:moveTo>
      <w:moveToRangeEnd w:id="475"/>
      <w:ins w:id="500" w:author="Sabrina McNew" w:date="2025-03-11T11:59:00Z" w16du:dateUtc="2025-03-11T18:59:00Z">
        <w:r w:rsidR="00657383">
          <w:rPr>
            <w:bCs/>
            <w:lang w:val="en"/>
          </w:rPr>
          <w:t xml:space="preserve"> </w:t>
        </w:r>
      </w:ins>
      <w:moveFromRangeStart w:id="501" w:author="Sabrina McNew" w:date="2025-03-11T11:58:00Z" w:name="move192586705"/>
      <w:moveFrom w:id="502" w:author="Sabrina McNew" w:date="2025-03-11T11:58:00Z" w16du:dateUtc="2025-03-11T18:58:00Z">
        <w:r w:rsidR="00963D70" w:rsidDel="00095868">
          <w:rPr>
            <w:bCs/>
            <w:lang w:val="en"/>
          </w:rPr>
          <w:t>Clotting may be essential for adaptation to an urban environment, where species may interact with or even consume novel sharp objects including plastics, may be more at risk of harm from an introduced predator like a house cat (</w:t>
        </w:r>
        <w:r w:rsidR="00963D70" w:rsidDel="00095868">
          <w:rPr>
            <w:bCs/>
            <w:i/>
            <w:iCs/>
            <w:lang w:val="en"/>
          </w:rPr>
          <w:t>Felis catus</w:t>
        </w:r>
        <w:r w:rsidR="00963D70" w:rsidRPr="00963D70" w:rsidDel="00095868">
          <w:rPr>
            <w:bCs/>
            <w:lang w:val="en"/>
          </w:rPr>
          <w:t>)</w:t>
        </w:r>
        <w:r w:rsidR="00963D70" w:rsidDel="00095868">
          <w:rPr>
            <w:bCs/>
            <w:lang w:val="en"/>
          </w:rPr>
          <w:t xml:space="preserve">, or may experience intraspecific conflicts at higher rates or with greater intensity over more concentrated </w:t>
        </w:r>
        <w:commentRangeStart w:id="503"/>
        <w:r w:rsidR="00963D70" w:rsidDel="00095868">
          <w:rPr>
            <w:bCs/>
            <w:lang w:val="en"/>
          </w:rPr>
          <w:t>resources</w:t>
        </w:r>
        <w:commentRangeEnd w:id="503"/>
        <w:r w:rsidR="004F5FBA" w:rsidDel="00095868">
          <w:rPr>
            <w:rStyle w:val="CommentReference"/>
            <w:rFonts w:ascii="Calibri" w:eastAsia="Calibri" w:hAnsi="Calibri" w:cs="Calibri"/>
          </w:rPr>
          <w:commentReference w:id="503"/>
        </w:r>
        <w:r w:rsidR="00963D70" w:rsidDel="00095868">
          <w:rPr>
            <w:bCs/>
            <w:lang w:val="en"/>
          </w:rPr>
          <w:t xml:space="preserve">. </w:t>
        </w:r>
        <w:commentRangeStart w:id="504"/>
        <w:r w:rsidR="00A87208" w:rsidDel="00095868">
          <w:rPr>
            <w:bCs/>
            <w:lang w:val="en"/>
          </w:rPr>
          <w:t>The signals of selection on genes involved in tissue regeneration in Pyrrhuloxia support this interpretation</w:t>
        </w:r>
        <w:commentRangeEnd w:id="504"/>
        <w:r w:rsidR="00450B80" w:rsidDel="00095868">
          <w:rPr>
            <w:rStyle w:val="CommentReference"/>
            <w:rFonts w:ascii="Calibri" w:eastAsia="Calibri" w:hAnsi="Calibri" w:cs="Calibri"/>
          </w:rPr>
          <w:commentReference w:id="504"/>
        </w:r>
        <w:r w:rsidR="00A87208" w:rsidDel="00095868">
          <w:rPr>
            <w:bCs/>
            <w:lang w:val="en"/>
          </w:rPr>
          <w:t xml:space="preserve">. </w:t>
        </w:r>
      </w:moveFrom>
      <w:moveFromRangeEnd w:id="501"/>
      <w:del w:id="505" w:author="Sabrina McNew" w:date="2025-03-11T11:12:00Z" w16du:dateUtc="2025-03-11T18:12:00Z">
        <w:r w:rsidR="00963D70" w:rsidDel="004F5FBA">
          <w:rPr>
            <w:bCs/>
            <w:lang w:val="en"/>
          </w:rPr>
          <w:delText xml:space="preserve">Additionally, changes to blood physiology may improve the species’ responses to extended periods of dehydration. </w:delText>
        </w:r>
      </w:del>
      <w:r w:rsidR="00E9295A">
        <w:rPr>
          <w:bCs/>
          <w:lang w:val="en"/>
        </w:rPr>
        <w:t xml:space="preserve">Two </w:t>
      </w:r>
      <w:del w:id="506" w:author="Sabrina McNew" w:date="2025-03-11T11:12:00Z" w16du:dateUtc="2025-03-11T18:12:00Z">
        <w:r w:rsidR="00E9295A" w:rsidDel="004F5FBA">
          <w:rPr>
            <w:bCs/>
            <w:lang w:val="en"/>
          </w:rPr>
          <w:delText xml:space="preserve">additionally </w:delText>
        </w:r>
      </w:del>
      <w:ins w:id="507" w:author="Sabrina McNew" w:date="2025-03-11T11:12:00Z" w16du:dateUtc="2025-03-11T18:12:00Z">
        <w:r w:rsidR="004F5FBA">
          <w:rPr>
            <w:bCs/>
            <w:lang w:val="en"/>
          </w:rPr>
          <w:t xml:space="preserve">other </w:t>
        </w:r>
      </w:ins>
      <w:commentRangeStart w:id="508"/>
      <w:r w:rsidR="00E9295A">
        <w:rPr>
          <w:bCs/>
          <w:lang w:val="en"/>
        </w:rPr>
        <w:t xml:space="preserve">identified GO terms </w:t>
      </w:r>
      <w:commentRangeEnd w:id="508"/>
      <w:r w:rsidR="00657383">
        <w:rPr>
          <w:rStyle w:val="CommentReference"/>
          <w:rFonts w:ascii="Calibri" w:eastAsia="Calibri" w:hAnsi="Calibri" w:cs="Calibri"/>
        </w:rPr>
        <w:commentReference w:id="508"/>
      </w:r>
      <w:del w:id="509" w:author="Sabrina McNew" w:date="2025-03-11T11:12:00Z" w16du:dateUtc="2025-03-11T18:12:00Z">
        <w:r w:rsidR="00E9295A" w:rsidDel="004F5FBA">
          <w:rPr>
            <w:bCs/>
            <w:lang w:val="en"/>
          </w:rPr>
          <w:delText>support this interpretation</w:delText>
        </w:r>
      </w:del>
      <w:ins w:id="510" w:author="Sabrina McNew" w:date="2025-03-11T11:12:00Z" w16du:dateUtc="2025-03-11T18:12:00Z">
        <w:r w:rsidR="004F5FBA">
          <w:rPr>
            <w:bCs/>
            <w:lang w:val="en"/>
          </w:rPr>
          <w:t>suggest responses to urbanization related to drought tolerance</w:t>
        </w:r>
      </w:ins>
      <w:r w:rsidR="00E9295A">
        <w:rPr>
          <w:bCs/>
          <w:lang w:val="en"/>
        </w:rPr>
        <w:t xml:space="preserve">: organonitrogen compound metabolic process and </w:t>
      </w:r>
      <w:r w:rsidR="00E9295A" w:rsidRPr="00712099">
        <w:rPr>
          <w:bCs/>
          <w:lang w:val="en"/>
        </w:rPr>
        <w:t>regulation of body fluid level</w:t>
      </w:r>
      <w:r w:rsidR="00E9295A">
        <w:rPr>
          <w:bCs/>
          <w:lang w:val="en"/>
        </w:rPr>
        <w:t xml:space="preserve">s both suggest an adaptation to deal with low-water availability. </w:t>
      </w:r>
      <w:moveFromRangeStart w:id="511" w:author="Sabrina McNew" w:date="2025-03-11T11:56:00Z" w:name="move192586631"/>
      <w:commentRangeStart w:id="512"/>
      <w:moveFrom w:id="513" w:author="Sabrina McNew" w:date="2025-03-11T11:56:00Z" w16du:dateUtc="2025-03-11T18:56:00Z">
        <w:r w:rsidR="00963D70" w:rsidDel="004F5FBA">
          <w:rPr>
            <w:bCs/>
            <w:lang w:val="en"/>
          </w:rPr>
          <w:t>Alternatively, avian diseases can spread more rapidly through bird feeders or interactions with poultry and released avian pets</w:t>
        </w:r>
        <w:r w:rsidR="00E9295A" w:rsidDel="004F5FBA">
          <w:rPr>
            <w:bCs/>
            <w:lang w:val="en"/>
          </w:rPr>
          <w:t>, and selection may instead act on these genes due to their immune functions.</w:t>
        </w:r>
        <w:r w:rsidR="00A87208" w:rsidDel="004F5FBA">
          <w:rPr>
            <w:bCs/>
            <w:lang w:val="en"/>
          </w:rPr>
          <w:t xml:space="preserve"> </w:t>
        </w:r>
      </w:moveFrom>
      <w:moveFromRangeEnd w:id="511"/>
      <w:r w:rsidR="00A87208">
        <w:rPr>
          <w:bCs/>
          <w:lang w:val="en"/>
        </w:rPr>
        <w:t xml:space="preserve">These are not mutually exclusive interpretations, as the same genotype may improve clotting, fluid retention, and immune function. </w:t>
      </w:r>
      <w:commentRangeEnd w:id="512"/>
      <w:r w:rsidR="00657383">
        <w:rPr>
          <w:rStyle w:val="CommentReference"/>
          <w:rFonts w:ascii="Calibri" w:eastAsia="Calibri" w:hAnsi="Calibri" w:cs="Calibri"/>
        </w:rPr>
        <w:commentReference w:id="512"/>
      </w:r>
      <w:ins w:id="514" w:author="Sabrina McNew" w:date="2025-03-11T12:02:00Z" w16du:dateUtc="2025-03-11T19:02:00Z">
        <w:del w:id="515" w:author="Kevin McGraw" w:date="2025-03-16T10:47:00Z" w16du:dateUtc="2025-03-16T14:47:00Z">
          <w:r w:rsidR="00657383" w:rsidDel="005927B7">
            <w:rPr>
              <w:bCs/>
              <w:lang w:val="en"/>
            </w:rPr>
            <w:delText>Are</w:delText>
          </w:r>
        </w:del>
        <w:r w:rsidR="00657383">
          <w:rPr>
            <w:bCs/>
            <w:lang w:val="en"/>
          </w:rPr>
          <w:t xml:space="preserve"> </w:t>
        </w:r>
      </w:ins>
    </w:p>
    <w:p w14:paraId="5ACBA658" w14:textId="44734387" w:rsidR="00AC1477" w:rsidRDefault="00657383" w:rsidP="00FE72A9">
      <w:pPr>
        <w:spacing w:line="480" w:lineRule="auto"/>
        <w:ind w:firstLine="720"/>
        <w:rPr>
          <w:bCs/>
          <w:lang w:val="en"/>
        </w:rPr>
      </w:pPr>
      <w:ins w:id="516" w:author="Sabrina McNew" w:date="2025-03-11T12:04:00Z" w16du:dateUtc="2025-03-11T19:04:00Z">
        <w:r>
          <w:rPr>
            <w:bCs/>
            <w:lang w:val="en"/>
          </w:rPr>
          <w:t xml:space="preserve">Several </w:t>
        </w:r>
      </w:ins>
      <w:ins w:id="517" w:author="Sabrina McNew" w:date="2025-03-11T12:06:00Z" w16du:dateUtc="2025-03-11T19:06:00Z">
        <w:r>
          <w:rPr>
            <w:bCs/>
            <w:lang w:val="en"/>
          </w:rPr>
          <w:t xml:space="preserve">genomic </w:t>
        </w:r>
      </w:ins>
      <w:ins w:id="518" w:author="Sabrina McNew" w:date="2025-03-11T12:31:00Z" w16du:dateUtc="2025-03-11T19:31:00Z">
        <w:r w:rsidR="00A549AF">
          <w:rPr>
            <w:bCs/>
            <w:lang w:val="en"/>
          </w:rPr>
          <w:t>differences between urban and rural birds</w:t>
        </w:r>
      </w:ins>
      <w:ins w:id="519" w:author="Sabrina McNew" w:date="2025-03-11T12:07:00Z" w16du:dateUtc="2025-03-11T19:07:00Z">
        <w:r>
          <w:rPr>
            <w:bCs/>
            <w:lang w:val="en"/>
          </w:rPr>
          <w:t xml:space="preserve"> </w:t>
        </w:r>
      </w:ins>
      <w:ins w:id="520" w:author="Sabrina McNew" w:date="2025-03-11T12:30:00Z" w16du:dateUtc="2025-03-11T19:30:00Z">
        <w:r w:rsidR="00A549AF">
          <w:rPr>
            <w:bCs/>
            <w:lang w:val="en"/>
          </w:rPr>
          <w:t xml:space="preserve">were associated </w:t>
        </w:r>
      </w:ins>
      <w:ins w:id="521" w:author="Sabrina McNew" w:date="2025-03-11T12:31:00Z" w16du:dateUtc="2025-03-11T19:31:00Z">
        <w:r w:rsidR="00A549AF">
          <w:rPr>
            <w:bCs/>
            <w:lang w:val="en"/>
          </w:rPr>
          <w:t>with muscle function.</w:t>
        </w:r>
      </w:ins>
      <w:ins w:id="522" w:author="Sabrina McNew" w:date="2025-03-11T12:04:00Z" w16du:dateUtc="2025-03-11T19:04:00Z">
        <w:r>
          <w:rPr>
            <w:bCs/>
            <w:lang w:val="en"/>
          </w:rPr>
          <w:t xml:space="preserve"> </w:t>
        </w:r>
      </w:ins>
      <w:del w:id="523" w:author="Sabrina McNew" w:date="2025-03-11T12:31:00Z" w16du:dateUtc="2025-03-11T19:31:00Z">
        <w:r w:rsidR="00963D70" w:rsidDel="00A549AF">
          <w:rPr>
            <w:bCs/>
            <w:lang w:val="en"/>
          </w:rPr>
          <w:delText xml:space="preserve">However, the evidence for selection on muscle function in northern cardinals is more </w:delText>
        </w:r>
        <w:r w:rsidR="00FE72A9" w:rsidDel="00A549AF">
          <w:rPr>
            <w:bCs/>
            <w:lang w:val="en"/>
          </w:rPr>
          <w:delText>straightforward</w:delText>
        </w:r>
        <w:r w:rsidR="00963D70" w:rsidDel="00A549AF">
          <w:rPr>
            <w:bCs/>
            <w:lang w:val="en"/>
          </w:rPr>
          <w:delText xml:space="preserve">. </w:delText>
        </w:r>
      </w:del>
      <w:r w:rsidR="002D25B2">
        <w:rPr>
          <w:bCs/>
          <w:lang w:val="en"/>
        </w:rPr>
        <w:t xml:space="preserve">Four genes </w:t>
      </w:r>
      <w:r w:rsidR="00963D70">
        <w:rPr>
          <w:bCs/>
          <w:lang w:val="en"/>
        </w:rPr>
        <w:t xml:space="preserve">identified in </w:t>
      </w:r>
      <w:ins w:id="524" w:author="Kevin McGraw" w:date="2025-03-16T10:49:00Z" w16du:dateUtc="2025-03-16T14:49:00Z">
        <w:r w:rsidR="00737156">
          <w:rPr>
            <w:bCs/>
            <w:lang w:val="en"/>
          </w:rPr>
          <w:t xml:space="preserve">urban </w:t>
        </w:r>
      </w:ins>
      <w:r w:rsidR="00963D70">
        <w:rPr>
          <w:bCs/>
          <w:lang w:val="en"/>
        </w:rPr>
        <w:t xml:space="preserve">northern cardinals </w:t>
      </w:r>
      <w:r w:rsidR="002D25B2">
        <w:rPr>
          <w:bCs/>
          <w:lang w:val="en"/>
        </w:rPr>
        <w:t xml:space="preserve">were involved in muscle development. DMD (Dystrophin) and </w:t>
      </w:r>
      <w:r w:rsidR="002D25B2" w:rsidRPr="008B5654">
        <w:rPr>
          <w:bCs/>
          <w:lang w:val="en"/>
        </w:rPr>
        <w:t>SGCZ</w:t>
      </w:r>
      <w:r w:rsidR="002D25B2">
        <w:rPr>
          <w:bCs/>
          <w:lang w:val="en"/>
        </w:rPr>
        <w:t xml:space="preserve"> (</w:t>
      </w:r>
      <w:r w:rsidR="002D25B2" w:rsidRPr="008B5654">
        <w:rPr>
          <w:bCs/>
          <w:lang w:val="en"/>
        </w:rPr>
        <w:t>Sarcoglycan Zeta</w:t>
      </w:r>
      <w:r w:rsidR="002D25B2">
        <w:rPr>
          <w:bCs/>
          <w:lang w:val="en"/>
        </w:rPr>
        <w:t xml:space="preserve">) both produce parts of the </w:t>
      </w:r>
      <w:r w:rsidR="002D25B2" w:rsidRPr="008B5654">
        <w:rPr>
          <w:bCs/>
          <w:lang w:val="en"/>
        </w:rPr>
        <w:t>dystrophin-associated glycoprotein complex</w:t>
      </w:r>
      <w:r w:rsidR="002D25B2">
        <w:rPr>
          <w:bCs/>
          <w:lang w:val="en"/>
        </w:rPr>
        <w:t xml:space="preserve"> (DGC), which is a fundamental structural protein in skeletal and cardiac muscle cells and regulates insulin receptor activity in these cells</w:t>
      </w:r>
      <w:ins w:id="525" w:author="Kevin McGraw" w:date="2025-03-16T10:47:00Z" w16du:dateUtc="2025-03-16T14:47:00Z">
        <w:r w:rsidR="005927B7">
          <w:rPr>
            <w:bCs/>
            <w:lang w:val="en"/>
          </w:rPr>
          <w:t>,</w:t>
        </w:r>
      </w:ins>
      <w:r w:rsidR="002D25B2">
        <w:rPr>
          <w:bCs/>
          <w:lang w:val="en"/>
        </w:rPr>
        <w:t xml:space="preserve"> with major </w:t>
      </w:r>
      <w:r w:rsidR="002D25B2">
        <w:rPr>
          <w:bCs/>
          <w:lang w:val="en"/>
        </w:rPr>
        <w:lastRenderedPageBreak/>
        <w:t xml:space="preserve">effects on muscle development </w:t>
      </w:r>
      <w:r w:rsidR="001A72F4">
        <w:rPr>
          <w:bCs/>
          <w:lang w:val="en"/>
        </w:rPr>
        <w:fldChar w:fldCharType="begin"/>
      </w:r>
      <w:r w:rsidR="001A72F4">
        <w:rPr>
          <w:bCs/>
          <w:lang w:val="en"/>
        </w:rPr>
        <w:instrText xml:space="preserve"> ADDIN ZOTERO_ITEM CSL_CITATION {"citationID":"b3iKkjpG","properties":{"formattedCitation":"(Eid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1A72F4">
        <w:rPr>
          <w:bCs/>
          <w:lang w:val="en"/>
        </w:rPr>
        <w:fldChar w:fldCharType="separate"/>
      </w:r>
      <w:r w:rsidR="001A72F4">
        <w:rPr>
          <w:bCs/>
          <w:noProof/>
          <w:lang w:val="en"/>
        </w:rPr>
        <w:t>(Eid Mutlak et al., 2020)</w:t>
      </w:r>
      <w:r w:rsidR="001A72F4">
        <w:rPr>
          <w:bCs/>
          <w:lang w:val="en"/>
        </w:rPr>
        <w:fldChar w:fldCharType="end"/>
      </w:r>
      <w:r w:rsidR="002D25B2">
        <w:rPr>
          <w:bCs/>
          <w:lang w:val="en"/>
        </w:rPr>
        <w:t xml:space="preserve">. </w:t>
      </w:r>
      <w:r w:rsidR="002D25B2" w:rsidRPr="008B5654">
        <w:rPr>
          <w:bCs/>
          <w:lang w:val="en"/>
        </w:rPr>
        <w:t>MYF5</w:t>
      </w:r>
      <w:r w:rsidR="002D25B2">
        <w:rPr>
          <w:bCs/>
          <w:lang w:val="en"/>
        </w:rPr>
        <w:t xml:space="preserve"> and </w:t>
      </w:r>
      <w:r w:rsidR="002D25B2" w:rsidRPr="008B5654">
        <w:rPr>
          <w:bCs/>
          <w:lang w:val="en"/>
        </w:rPr>
        <w:t>MYF6</w:t>
      </w:r>
      <w:r w:rsidR="002D25B2">
        <w:rPr>
          <w:bCs/>
          <w:lang w:val="en"/>
        </w:rPr>
        <w:t xml:space="preserve"> (Myogenic Factor 5 and 6), essential factors in muscle tissue development, were also outlier genes.</w:t>
      </w:r>
      <w:ins w:id="526" w:author="Kevin McGraw" w:date="2025-03-16T10:48:00Z" w16du:dateUtc="2025-03-16T14:48:00Z">
        <w:r w:rsidR="005927B7">
          <w:rPr>
            <w:bCs/>
            <w:lang w:val="en"/>
          </w:rPr>
          <w:t xml:space="preserve"> </w:t>
        </w:r>
        <w:commentRangeStart w:id="527"/>
        <w:r w:rsidR="005927B7">
          <w:rPr>
            <w:bCs/>
            <w:lang w:val="en"/>
          </w:rPr>
          <w:t>We</w:t>
        </w:r>
      </w:ins>
      <w:commentRangeEnd w:id="527"/>
      <w:ins w:id="528" w:author="Kevin McGraw" w:date="2025-03-16T10:51:00Z" w16du:dateUtc="2025-03-16T14:51:00Z">
        <w:r w:rsidR="00737156">
          <w:rPr>
            <w:rStyle w:val="CommentReference"/>
            <w:rFonts w:ascii="Calibri" w:eastAsia="Calibri" w:hAnsi="Calibri" w:cs="Calibri"/>
          </w:rPr>
          <w:commentReference w:id="527"/>
        </w:r>
      </w:ins>
      <w:ins w:id="529" w:author="Kevin McGraw" w:date="2025-03-16T10:48:00Z" w16du:dateUtc="2025-03-16T14:48:00Z">
        <w:r w:rsidR="005927B7">
          <w:rPr>
            <w:bCs/>
            <w:lang w:val="en"/>
          </w:rPr>
          <w:t xml:space="preserve"> also identified 33 additional </w:t>
        </w:r>
      </w:ins>
      <w:del w:id="530" w:author="Kevin McGraw" w:date="2025-03-16T10:48:00Z" w16du:dateUtc="2025-03-16T14:48:00Z">
        <w:r w:rsidR="002D25B2" w:rsidDel="005927B7">
          <w:rPr>
            <w:bCs/>
            <w:lang w:val="en"/>
          </w:rPr>
          <w:delText xml:space="preserve"> 33 additional </w:delText>
        </w:r>
      </w:del>
      <w:r w:rsidR="002D25B2">
        <w:rPr>
          <w:bCs/>
          <w:lang w:val="en"/>
        </w:rPr>
        <w:t xml:space="preserve">genes </w:t>
      </w:r>
      <w:del w:id="531" w:author="Kevin McGraw" w:date="2025-03-16T10:49:00Z" w16du:dateUtc="2025-03-16T14:49:00Z">
        <w:r w:rsidR="002D25B2" w:rsidDel="005927B7">
          <w:rPr>
            <w:bCs/>
            <w:lang w:val="en"/>
          </w:rPr>
          <w:delText>were identified in various aspects of</w:delText>
        </w:r>
      </w:del>
      <w:ins w:id="532" w:author="Kevin McGraw" w:date="2025-03-16T10:49:00Z" w16du:dateUtc="2025-03-16T14:49:00Z">
        <w:r w:rsidR="005927B7">
          <w:rPr>
            <w:bCs/>
            <w:lang w:val="en"/>
          </w:rPr>
          <w:t>associated with</w:t>
        </w:r>
      </w:ins>
      <w:r w:rsidR="002D25B2">
        <w:rPr>
          <w:bCs/>
          <w:lang w:val="en"/>
        </w:rPr>
        <w:t xml:space="preserve"> tissue integrity</w:t>
      </w:r>
      <w:ins w:id="533" w:author="Kevin McGraw" w:date="2025-03-16T10:49:00Z" w16du:dateUtc="2025-03-16T14:49:00Z">
        <w:r w:rsidR="005927B7">
          <w:rPr>
            <w:bCs/>
            <w:lang w:val="en"/>
          </w:rPr>
          <w:t xml:space="preserve"> (e.g. </w:t>
        </w:r>
      </w:ins>
      <w:del w:id="534" w:author="Kevin McGraw" w:date="2025-03-16T10:49:00Z" w16du:dateUtc="2025-03-16T14:49:00Z">
        <w:r w:rsidR="002D25B2" w:rsidDel="005927B7">
          <w:rPr>
            <w:bCs/>
            <w:lang w:val="en"/>
          </w:rPr>
          <w:delText xml:space="preserve">: </w:delText>
        </w:r>
      </w:del>
      <w:r w:rsidR="002D25B2">
        <w:rPr>
          <w:bCs/>
          <w:lang w:val="en"/>
        </w:rPr>
        <w:t>cell-adhesion, junction, morphogenesis, and signaling</w:t>
      </w:r>
      <w:del w:id="535" w:author="Kevin McGraw" w:date="2025-03-16T10:49:00Z" w16du:dateUtc="2025-03-16T14:49:00Z">
        <w:r w:rsidR="002D25B2" w:rsidDel="005927B7">
          <w:rPr>
            <w:bCs/>
            <w:lang w:val="en"/>
          </w:rPr>
          <w:delText xml:space="preserve"> </w:delText>
        </w:r>
      </w:del>
      <w:ins w:id="536" w:author="Kevin McGraw" w:date="2025-03-16T10:49:00Z" w16du:dateUtc="2025-03-16T14:49:00Z">
        <w:r w:rsidR="005927B7">
          <w:rPr>
            <w:bCs/>
            <w:lang w:val="en"/>
          </w:rPr>
          <w:t xml:space="preserve">; </w:t>
        </w:r>
      </w:ins>
      <w:del w:id="537" w:author="Kevin McGraw" w:date="2025-03-16T10:49:00Z" w16du:dateUtc="2025-03-16T14:49:00Z">
        <w:r w:rsidR="002D25B2" w:rsidDel="005927B7">
          <w:rPr>
            <w:bCs/>
            <w:lang w:val="en"/>
          </w:rPr>
          <w:delText>(</w:delText>
        </w:r>
      </w:del>
      <w:r w:rsidR="002D25B2">
        <w:rPr>
          <w:bCs/>
          <w:lang w:val="en"/>
        </w:rPr>
        <w:t xml:space="preserve">Table </w:t>
      </w:r>
      <w:r w:rsidR="001A72F4">
        <w:rPr>
          <w:bCs/>
          <w:lang w:val="en"/>
        </w:rPr>
        <w:t>S</w:t>
      </w:r>
      <w:r w:rsidR="002D25B2">
        <w:rPr>
          <w:bCs/>
          <w:lang w:val="en"/>
        </w:rPr>
        <w:t>1).</w:t>
      </w:r>
      <w:r w:rsidR="00AC1477">
        <w:rPr>
          <w:bCs/>
          <w:lang w:val="en"/>
        </w:rPr>
        <w:t xml:space="preserve"> Pyrrhuloxia too showed some evidence of </w:t>
      </w:r>
      <w:ins w:id="538" w:author="Kevin McGraw" w:date="2025-03-16T10:49:00Z" w16du:dateUtc="2025-03-16T14:49:00Z">
        <w:r w:rsidR="00737156">
          <w:rPr>
            <w:bCs/>
            <w:lang w:val="en"/>
          </w:rPr>
          <w:t xml:space="preserve">urban </w:t>
        </w:r>
      </w:ins>
      <w:r w:rsidR="00AC1477">
        <w:rPr>
          <w:bCs/>
          <w:lang w:val="en"/>
        </w:rPr>
        <w:t>selection on muscle development, particularly with respect to the</w:t>
      </w:r>
      <w:r w:rsidR="002D25B2">
        <w:rPr>
          <w:bCs/>
          <w:lang w:val="en"/>
        </w:rPr>
        <w:t xml:space="preserve"> insulin-like growth factor (IGF) receptor signaling pathway. IGF</w:t>
      </w:r>
      <w:r w:rsidR="00AC1477">
        <w:rPr>
          <w:bCs/>
          <w:lang w:val="en"/>
        </w:rPr>
        <w:t xml:space="preserve"> receptors</w:t>
      </w:r>
      <w:r w:rsidR="002D25B2">
        <w:rPr>
          <w:bCs/>
          <w:lang w:val="en"/>
        </w:rPr>
        <w:t xml:space="preserve"> are associated with muscle development in response to acute exercise or in preparation for migration </w:t>
      </w:r>
      <w:r w:rsidR="001A72F4">
        <w:rPr>
          <w:bCs/>
          <w:lang w:val="en"/>
        </w:rPr>
        <w:fldChar w:fldCharType="begin"/>
      </w:r>
      <w:r w:rsidR="001A72F4">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sidR="001A72F4">
        <w:rPr>
          <w:bCs/>
          <w:lang w:val="en"/>
        </w:rPr>
        <w:fldChar w:fldCharType="separate"/>
      </w:r>
      <w:r w:rsidR="001A72F4">
        <w:rPr>
          <w:bCs/>
          <w:noProof/>
          <w:lang w:val="en"/>
        </w:rPr>
        <w:t>(Price et al., 2011)</w:t>
      </w:r>
      <w:r w:rsidR="001A72F4">
        <w:rPr>
          <w:bCs/>
          <w:lang w:val="en"/>
        </w:rPr>
        <w:fldChar w:fldCharType="end"/>
      </w:r>
      <w:r w:rsidR="002D25B2">
        <w:rPr>
          <w:bCs/>
          <w:lang w:val="en"/>
        </w:rPr>
        <w:t>, rapid nestling growth</w:t>
      </w:r>
      <w:r w:rsidR="001A72F4">
        <w:rPr>
          <w:bCs/>
          <w:lang w:val="en"/>
        </w:rPr>
        <w:t xml:space="preserve"> </w:t>
      </w:r>
      <w:r w:rsidR="001A72F4">
        <w:rPr>
          <w:bCs/>
          <w:lang w:val="en"/>
        </w:rPr>
        <w:fldChar w:fldCharType="begin"/>
      </w:r>
      <w:r w:rsidR="001A72F4">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sidR="001A72F4">
        <w:rPr>
          <w:bCs/>
          <w:lang w:val="en"/>
        </w:rPr>
        <w:fldChar w:fldCharType="separate"/>
      </w:r>
      <w:r w:rsidR="001A72F4">
        <w:rPr>
          <w:bCs/>
          <w:noProof/>
          <w:lang w:val="en"/>
        </w:rPr>
        <w:t>(Lodjak et al., 2017)</w:t>
      </w:r>
      <w:r w:rsidR="001A72F4">
        <w:rPr>
          <w:bCs/>
          <w:lang w:val="en"/>
        </w:rPr>
        <w:fldChar w:fldCharType="end"/>
      </w:r>
      <w:r w:rsidR="002D25B2">
        <w:rPr>
          <w:bCs/>
          <w:lang w:val="en"/>
        </w:rPr>
        <w:t xml:space="preserve">, more rapid moult </w:t>
      </w:r>
      <w:r w:rsidR="001A72F4">
        <w:rPr>
          <w:bCs/>
          <w:lang w:val="en"/>
        </w:rPr>
        <w:fldChar w:fldCharType="begin"/>
      </w:r>
      <w:r w:rsidR="001A72F4">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sidR="001A72F4">
        <w:rPr>
          <w:bCs/>
          <w:lang w:val="en"/>
        </w:rPr>
        <w:fldChar w:fldCharType="separate"/>
      </w:r>
      <w:r w:rsidR="001A72F4">
        <w:rPr>
          <w:bCs/>
          <w:noProof/>
          <w:lang w:val="en"/>
        </w:rPr>
        <w:t>(Lendvai et al., 2021)</w:t>
      </w:r>
      <w:r w:rsidR="001A72F4">
        <w:rPr>
          <w:bCs/>
          <w:lang w:val="en"/>
        </w:rPr>
        <w:fldChar w:fldCharType="end"/>
      </w:r>
      <w:r w:rsidR="002D25B2">
        <w:rPr>
          <w:bCs/>
          <w:lang w:val="en"/>
        </w:rPr>
        <w:t>, ovarian function</w:t>
      </w:r>
      <w:r w:rsidR="001A72F4">
        <w:rPr>
          <w:bCs/>
          <w:lang w:val="en"/>
        </w:rPr>
        <w:t xml:space="preserve"> </w:t>
      </w:r>
      <w:r w:rsidR="001A72F4">
        <w:rPr>
          <w:bCs/>
          <w:lang w:val="en"/>
        </w:rPr>
        <w:fldChar w:fldCharType="begin"/>
      </w:r>
      <w:r w:rsidR="001A72F4">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sidR="001A72F4">
        <w:rPr>
          <w:bCs/>
          <w:lang w:val="en"/>
        </w:rPr>
        <w:fldChar w:fldCharType="separate"/>
      </w:r>
      <w:r w:rsidR="001A72F4">
        <w:rPr>
          <w:bCs/>
          <w:noProof/>
          <w:lang w:val="en"/>
        </w:rPr>
        <w:t>(Onagbesan et al., 1999)</w:t>
      </w:r>
      <w:r w:rsidR="001A72F4">
        <w:rPr>
          <w:bCs/>
          <w:lang w:val="en"/>
        </w:rPr>
        <w:fldChar w:fldCharType="end"/>
      </w:r>
      <w:r w:rsidR="002D25B2">
        <w:rPr>
          <w:bCs/>
          <w:lang w:val="en"/>
        </w:rPr>
        <w:t>, and increased oxidative stress</w:t>
      </w:r>
      <w:r w:rsidR="001A72F4">
        <w:rPr>
          <w:bCs/>
          <w:lang w:val="en"/>
        </w:rPr>
        <w:t xml:space="preserve"> </w:t>
      </w:r>
      <w:r w:rsidR="001A72F4">
        <w:rPr>
          <w:bCs/>
          <w:lang w:val="en"/>
        </w:rPr>
        <w:fldChar w:fldCharType="begin"/>
      </w:r>
      <w:r w:rsidR="001A72F4">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sidR="001A72F4">
        <w:rPr>
          <w:bCs/>
          <w:lang w:val="en"/>
        </w:rPr>
        <w:fldChar w:fldCharType="separate"/>
      </w:r>
      <w:r w:rsidR="001A72F4">
        <w:rPr>
          <w:bCs/>
          <w:noProof/>
          <w:lang w:val="en"/>
        </w:rPr>
        <w:t>(Lendvai et al., 2024)</w:t>
      </w:r>
      <w:r w:rsidR="001A72F4">
        <w:rPr>
          <w:bCs/>
          <w:lang w:val="en"/>
        </w:rPr>
        <w:fldChar w:fldCharType="end"/>
      </w:r>
      <w:r w:rsidR="002D25B2">
        <w:rPr>
          <w:bCs/>
          <w:lang w:val="en"/>
        </w:rPr>
        <w:t>.</w:t>
      </w:r>
      <w:commentRangeStart w:id="539"/>
      <w:r w:rsidR="00AC1477">
        <w:rPr>
          <w:bCs/>
          <w:lang w:val="en"/>
        </w:rPr>
        <w:t xml:space="preserve"> </w:t>
      </w:r>
      <w:r w:rsidR="00A87208">
        <w:rPr>
          <w:bCs/>
          <w:lang w:val="en"/>
        </w:rPr>
        <w:t>IGF receptors also play a role in diabetes and this signal could emerge due to increased carbohydrates in the diets of urban birds</w:t>
      </w:r>
      <w:r w:rsidR="001A72F4">
        <w:rPr>
          <w:bCs/>
          <w:lang w:val="en"/>
        </w:rPr>
        <w:t xml:space="preserve"> </w:t>
      </w:r>
      <w:r w:rsidR="001A72F4">
        <w:rPr>
          <w:bCs/>
          <w:lang w:val="en"/>
        </w:rPr>
        <w:fldChar w:fldCharType="begin"/>
      </w:r>
      <w:r w:rsidR="00034B1D">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sidR="001A72F4">
        <w:rPr>
          <w:bCs/>
          <w:lang w:val="en"/>
        </w:rPr>
        <w:fldChar w:fldCharType="separate"/>
      </w:r>
      <w:r w:rsidR="00034B1D">
        <w:rPr>
          <w:bCs/>
          <w:noProof/>
          <w:lang w:val="en"/>
        </w:rPr>
        <w:t>(Fall &amp; Ingelsson, 2014)</w:t>
      </w:r>
      <w:r w:rsidR="001A72F4">
        <w:rPr>
          <w:bCs/>
          <w:lang w:val="en"/>
        </w:rPr>
        <w:fldChar w:fldCharType="end"/>
      </w:r>
      <w:r w:rsidR="00A87208">
        <w:rPr>
          <w:bCs/>
          <w:lang w:val="en"/>
        </w:rPr>
        <w:t>.</w:t>
      </w:r>
      <w:commentRangeEnd w:id="539"/>
      <w:r w:rsidR="00A549AF">
        <w:rPr>
          <w:rStyle w:val="CommentReference"/>
          <w:rFonts w:ascii="Calibri" w:eastAsia="Calibri" w:hAnsi="Calibri" w:cs="Calibri"/>
        </w:rPr>
        <w:commentReference w:id="539"/>
      </w:r>
    </w:p>
    <w:p w14:paraId="097A4C65" w14:textId="2783BA10" w:rsidR="00226C0D" w:rsidRDefault="002062CB" w:rsidP="00FE72A9">
      <w:pPr>
        <w:spacing w:line="480" w:lineRule="auto"/>
        <w:ind w:firstLine="720"/>
        <w:rPr>
          <w:bCs/>
          <w:lang w:val="en"/>
        </w:rPr>
      </w:pPr>
      <w:r>
        <w:rPr>
          <w:bCs/>
          <w:lang w:val="en"/>
        </w:rPr>
        <w:t>Three genes were identified by both RAiSD and F</w:t>
      </w:r>
      <w:r w:rsidRPr="002062CB">
        <w:rPr>
          <w:bCs/>
          <w:vertAlign w:val="superscript"/>
          <w:lang w:val="en"/>
        </w:rPr>
        <w:t>ST</w:t>
      </w:r>
      <w:r>
        <w:rPr>
          <w:bCs/>
          <w:lang w:val="en"/>
        </w:rPr>
        <w:t xml:space="preserve"> </w:t>
      </w:r>
      <w:ins w:id="540" w:author="Sabrina McNew" w:date="2025-03-11T12:32:00Z" w16du:dateUtc="2025-03-11T19:32:00Z">
        <w:r w:rsidR="00A549AF">
          <w:rPr>
            <w:bCs/>
            <w:lang w:val="en"/>
          </w:rPr>
          <w:t xml:space="preserve">as under selection in urban environments </w:t>
        </w:r>
      </w:ins>
      <w:r>
        <w:rPr>
          <w:bCs/>
          <w:lang w:val="en"/>
        </w:rPr>
        <w:t>in both northern cardinals an</w:t>
      </w:r>
      <w:r w:rsidR="00DC4E17">
        <w:rPr>
          <w:bCs/>
          <w:lang w:val="en"/>
        </w:rPr>
        <w:t>d</w:t>
      </w:r>
      <w:r>
        <w:rPr>
          <w:bCs/>
          <w:lang w:val="en"/>
        </w:rPr>
        <w:t xml:space="preserve"> pyrrhuloxia: CDKAL1, COL15A1, and TGFBR1. These three genes are associated with muscle development in different ways. </w:t>
      </w:r>
      <w:r w:rsidRPr="002062CB">
        <w:rPr>
          <w:bCs/>
          <w:lang w:val="en"/>
        </w:rPr>
        <w:t xml:space="preserve">CDKAL1 is associated with </w:t>
      </w:r>
      <w:ins w:id="541" w:author="Kevin McGraw" w:date="2025-03-16T10:54:00Z" w16du:dateUtc="2025-03-16T14:54:00Z">
        <w:r w:rsidR="00F348B3">
          <w:rPr>
            <w:bCs/>
            <w:lang w:val="en"/>
          </w:rPr>
          <w:t xml:space="preserve">human </w:t>
        </w:r>
      </w:ins>
      <w:r w:rsidRPr="002062CB">
        <w:rPr>
          <w:bCs/>
          <w:lang w:val="en"/>
        </w:rPr>
        <w:t>obesity in multiple studies</w:t>
      </w:r>
      <w:r w:rsidR="001A72F4">
        <w:rPr>
          <w:bCs/>
          <w:lang w:val="en"/>
        </w:rPr>
        <w:t xml:space="preserve"> </w:t>
      </w:r>
      <w:r w:rsidR="00034B1D">
        <w:rPr>
          <w:bCs/>
          <w:lang w:val="en"/>
        </w:rPr>
        <w:fldChar w:fldCharType="begin"/>
      </w:r>
      <w:r w:rsidR="00034B1D">
        <w:rPr>
          <w:bCs/>
          <w:lang w:val="en"/>
        </w:rPr>
        <w:instrText xml:space="preserve"> ADDIN ZOTERO_ITEM CSL_CITATION {"citationID":"BL5cCKgd","properties":{"formattedCitation":"(Fall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sidR="00034B1D">
        <w:rPr>
          <w:bCs/>
          <w:lang w:val="en"/>
        </w:rPr>
        <w:fldChar w:fldCharType="separate"/>
      </w:r>
      <w:r w:rsidR="00034B1D">
        <w:rPr>
          <w:bCs/>
          <w:noProof/>
          <w:lang w:val="en"/>
        </w:rPr>
        <w:t>(Fall &amp; Ingelsson, 2014)</w:t>
      </w:r>
      <w:r w:rsidR="00034B1D">
        <w:rPr>
          <w:bCs/>
          <w:lang w:val="en"/>
        </w:rPr>
        <w:fldChar w:fldCharType="end"/>
      </w:r>
      <w:r w:rsidR="00034B1D">
        <w:rPr>
          <w:bCs/>
          <w:lang w:val="en"/>
        </w:rPr>
        <w:t xml:space="preserve"> </w:t>
      </w:r>
      <w:r w:rsidRPr="002062CB">
        <w:rPr>
          <w:bCs/>
          <w:lang w:val="en"/>
        </w:rPr>
        <w:t>and type 2 diabetes</w:t>
      </w:r>
      <w:r w:rsidR="00034B1D">
        <w:rPr>
          <w:bCs/>
          <w:lang w:val="en"/>
        </w:rPr>
        <w:t xml:space="preserve"> </w:t>
      </w:r>
      <w:r w:rsidR="00034B1D">
        <w:rPr>
          <w:bCs/>
          <w:lang w:val="en"/>
        </w:rPr>
        <w:fldChar w:fldCharType="begin"/>
      </w:r>
      <w:r w:rsidR="00034B1D">
        <w:rPr>
          <w:bCs/>
          <w:lang w:val="en"/>
        </w:rPr>
        <w:instrText xml:space="preserve"> ADDIN ZOTERO_ITEM CSL_CITATION {"citationID":"4EwsHtAY","properties":{"formattedCitation":"(Ragvin et al., 2010)","plainCitation":"(Ragvin et al., 2010)","noteIndex":0},"citationItems":[{"id":546,"uris":["http://zotero.org/users/15902993/items/2VBBJ9X9"],"itemData":{"id":546,"type":"article-journal","abstract":"Genome-wide association studies identified noncoding SNPs associated with type 2 diabetes and obesity in linkage disequilibrium (LD) blocks encompassing HHEX-IDE and introns of CDKAL1 and FTO [Sladek R, et al. (2007) Nature 445:881–885; Steinthorsdottir V, et al. (2007) Nat. Genet 39:770–775; Frayling TM, et al. (2007) Science 316:889–894]. We show that these LD blocks contain highly conserved noncoding elements and overlap with the genomic regulatory blocks of the transcription factor genes HHEX, SOX4, and IRX3. We report that human highly conserved noncoding elements in LD with the risk SNPs drive expression in endoderm or pancreas in transgenic mice and zebrafish. Both HHEX and SOX4 have recently been implicated in pancreas development and the regulation of insulin secretion, but IRX3 had no prior association with pancreatic function or development. Knockdown of its orthologue in zebrafish, irx3a, increased the number of pancreatic ghrelin-producing epsilon cells and decreased the number of insulin-producing β-cells and glucagon-producing α-cells, thereby suggesting a direct link of pancreatic IRX3 function to both obesity and type 2 diabetes.","container-title":"Proceedings of the National Academy of Sciences","DOI":"10.1073/pnas.0911591107","issue":"2","note":"publisher: Proceedings of the National Academy of Sciences","page":"775-780","source":"pnas.org (Atypon)","title":"Long-range gene regulation links genomic type 2 diabetes and obesity risk regions to HHEX, SOX4, and IRX3","volume":"107","author":[{"family":"Ragvin","given":"Anja"},{"family":"Moro","given":"Enrico"},{"family":"Fredman","given":"David"},{"family":"Navratilova","given":"Pavla"},{"family":"Drivenes","given":"Øyvind"},{"family":"Engström","given":"Pär G."},{"family":"Alonso","given":"M. Eva"},{"family":"Mustienes","given":"Elisa de la Calle"},{"family":"Skarmeta","given":"José Luis Gómez"},{"family":"Tavares","given":"Maria J."},{"family":"Casares","given":"Fernando"},{"family":"Manzanares","given":"Miguel"},{"family":"Heyningen","given":"Veronica","non-dropping-particle":"van"},{"family":"Molven","given":"Anders"},{"family":"Njølstad","given":"Pål R."},{"family":"Argenton","given":"Francesco"},{"family":"Lenhard","given":"Boris"},{"family":"Becker","given":"Thomas S."}],"issued":{"date-parts":[["2010",1,12]]}}}],"schema":"https://github.com/citation-style-language/schema/raw/master/csl-citation.json"} </w:instrText>
      </w:r>
      <w:r w:rsidR="00034B1D">
        <w:rPr>
          <w:bCs/>
          <w:lang w:val="en"/>
        </w:rPr>
        <w:fldChar w:fldCharType="separate"/>
      </w:r>
      <w:r w:rsidR="00034B1D">
        <w:rPr>
          <w:bCs/>
          <w:noProof/>
          <w:lang w:val="en"/>
        </w:rPr>
        <w:t>(Ragvin et al., 2010)</w:t>
      </w:r>
      <w:r w:rsidR="00034B1D">
        <w:rPr>
          <w:bCs/>
          <w:lang w:val="en"/>
        </w:rPr>
        <w:fldChar w:fldCharType="end"/>
      </w:r>
      <w:r w:rsidRPr="002062CB">
        <w:rPr>
          <w:bCs/>
          <w:lang w:val="en"/>
        </w:rPr>
        <w:t xml:space="preserve"> </w:t>
      </w:r>
      <w:commentRangeStart w:id="542"/>
      <w:r w:rsidRPr="002062CB">
        <w:rPr>
          <w:bCs/>
          <w:lang w:val="en"/>
        </w:rPr>
        <w:t>and is overexpressed in skeletal muscle tissues in women with polycystic ovarian syndrome</w:t>
      </w:r>
      <w:r w:rsidR="00034B1D">
        <w:rPr>
          <w:bCs/>
          <w:lang w:val="en"/>
        </w:rPr>
        <w:t xml:space="preserve"> </w:t>
      </w:r>
      <w:r w:rsidR="00034B1D">
        <w:rPr>
          <w:bCs/>
          <w:lang w:val="en"/>
        </w:rPr>
        <w:fldChar w:fldCharType="begin"/>
      </w:r>
      <w:r w:rsidR="00034B1D">
        <w:rPr>
          <w:bCs/>
          <w:lang w:val="en"/>
        </w:rPr>
        <w:instrText xml:space="preserve"> ADDIN ZOTERO_ITEM CSL_CITATION {"citationID":"9ZCTQNza","properties":{"formattedCitation":"(Manti et al., 2020)","plainCitation":"(Manti et al., 2020)","noteIndex":0},"citationItems":[{"id":1004,"uris":["http://zotero.org/users/15902993/items/WXFJKI92"],"itemData":{"id":1004,"type":"article-journal","abstract":"&lt;p&gt;Polycystic ovary syndrome (PCOS) is an endocrine and metabolic disorder affecting up to 15% of women at reproductive age. The main features of PCOS are hyperandrogenism and irregular menstrual cycles together with metabolic dysfunctions including hyperinsulinemia and insulin resistance and a 4-fold increased risk of developing type 2 diabetes. Despite the high prevalence the pathophysiology of the syndrome is unclear. Insulin resistance in women with PCOS likely affect the skeletal muscle and recently it was demonstrated that changes in DNA methylation affects the gene expression in skeletal muscle that in part can explain their metabolic abnormalities. The objective of this work was to combine gene expression array data from different datasets to improve statistical power and thereby identify novel biomarkers that can be further explored. In this narrative review, we performed a meta-analysis of skeletal muscle arrays available from Gene Expression Omnibus and from publications. The eligibility criteria were published articles in English, and baseline (no treatment) skeletal muscle samples from women with PCOS and controls. The R package Metafor was used for integration of the datasets. One hundred and fourteen unique transcripts were differentially expressed in skeletal muscle from women with PCOS vs. controls (&lt;italic&gt;q&lt;/italic&gt; &amp;lt; 0.05), 87% of these transcripts have not been previously identified as altered in PCOS muscle. &lt;italic&gt;ING2, CDKAL1&lt;/italic&gt;, and &lt;italic&gt;AKTIP&lt;/italic&gt; had the largest differential increase in expression, and &lt;italic&gt;TSHZ2, FKBP2&lt;/italic&gt;, and &lt;italic&gt;OCEL1&lt;/italic&gt; had the largest decrease in expression. Two genes, &lt;italic&gt;IRX3&lt;/italic&gt; and &lt;italic&gt;CDKAL1&lt;/italic&gt; were consistently upregulated (&lt;italic&gt;q&lt;/italic&gt; &amp;lt; 0.05) in the individual analyses and meta-analysis. Based on the meta-analysis, we identified several dysregulated immunometabolic pathways as a part of the molecular mechanisms of insulin resistance in the skeletal muscle of women with PCOS. The transcriptomic data need to be verified by functional analyses as well as proteomics to advance our understanding of PCOS specific insulin resistance in skeletal muscle.&lt;/p&gt;","container-title":"Frontiers in Physiology","DOI":"10.3389/fphys.2020.573505","ISSN":"1664-042X","journalAbbreviation":"Front. Physiol.","language":"English","note":"publisher: Frontiers","source":"Frontiers","title":"Skeletal Muscle Immunometabolism in Women With Polycystic Ovary Syndrome: A Meta-Analysis","title-short":"Skeletal Muscle Immunometabolism in Women With Polycystic Ovary Syndrome","URL":"https://www.frontiersin.org/journals/physiology/articles/10.3389/fphys.2020.573505/full","volume":"11","author":[{"family":"Manti","given":"Maria"},{"family":"Stener-Victorin","given":"Elisabet"},{"family":"Benrick","given":"Anna"}],"accessed":{"date-parts":[["2025",3,7]]},"issued":{"date-parts":[["2020",10,22]]}}}],"schema":"https://github.com/citation-style-language/schema/raw/master/csl-citation.json"} </w:instrText>
      </w:r>
      <w:r w:rsidR="00034B1D">
        <w:rPr>
          <w:bCs/>
          <w:lang w:val="en"/>
        </w:rPr>
        <w:fldChar w:fldCharType="separate"/>
      </w:r>
      <w:r w:rsidR="00034B1D">
        <w:rPr>
          <w:bCs/>
          <w:noProof/>
          <w:lang w:val="en"/>
        </w:rPr>
        <w:t>(Manti et al., 2020)</w:t>
      </w:r>
      <w:r w:rsidR="00034B1D">
        <w:rPr>
          <w:bCs/>
          <w:lang w:val="en"/>
        </w:rPr>
        <w:fldChar w:fldCharType="end"/>
      </w:r>
      <w:r w:rsidRPr="002062CB">
        <w:rPr>
          <w:bCs/>
          <w:lang w:val="en"/>
        </w:rPr>
        <w:t xml:space="preserve">, </w:t>
      </w:r>
      <w:commentRangeEnd w:id="542"/>
      <w:r w:rsidR="00A549AF">
        <w:rPr>
          <w:rStyle w:val="CommentReference"/>
          <w:rFonts w:ascii="Calibri" w:eastAsia="Calibri" w:hAnsi="Calibri" w:cs="Calibri"/>
        </w:rPr>
        <w:commentReference w:id="542"/>
      </w:r>
      <w:r w:rsidRPr="002062CB">
        <w:rPr>
          <w:bCs/>
          <w:lang w:val="en"/>
        </w:rPr>
        <w:t>with variants leading to misfolded insulin</w:t>
      </w:r>
      <w:r w:rsidR="00034B1D">
        <w:rPr>
          <w:bCs/>
          <w:lang w:val="en"/>
        </w:rPr>
        <w:t xml:space="preserve"> </w:t>
      </w:r>
      <w:r w:rsidR="00034B1D">
        <w:rPr>
          <w:bCs/>
          <w:lang w:val="en"/>
        </w:rPr>
        <w:fldChar w:fldCharType="begin"/>
      </w:r>
      <w:r w:rsidR="00034B1D">
        <w:rPr>
          <w:bCs/>
          <w:lang w:val="en"/>
        </w:rPr>
        <w: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instrText>
      </w:r>
      <w:r w:rsidR="00034B1D">
        <w:rPr>
          <w:bCs/>
          <w:lang w:val="en"/>
        </w:rPr>
        <w:fldChar w:fldCharType="separate"/>
      </w:r>
      <w:r w:rsidR="00034B1D">
        <w:rPr>
          <w:bCs/>
          <w:noProof/>
          <w:lang w:val="en"/>
        </w:rPr>
        <w:t>(Ghosh et al., 2022)</w:t>
      </w:r>
      <w:r w:rsidR="00034B1D">
        <w:rPr>
          <w:bCs/>
          <w:lang w:val="en"/>
        </w:rPr>
        <w:fldChar w:fldCharType="end"/>
      </w:r>
      <w:r w:rsidRPr="002062CB">
        <w:rPr>
          <w:bCs/>
          <w:lang w:val="en"/>
        </w:rPr>
        <w:t>. COL15A1 is associated with chicken pectoral muscle disorders</w:t>
      </w:r>
      <w:r w:rsidR="00034B1D">
        <w:rPr>
          <w:bCs/>
          <w:lang w:val="en"/>
        </w:rPr>
        <w:t xml:space="preserve"> </w:t>
      </w:r>
      <w:r w:rsidR="00034B1D">
        <w:rPr>
          <w:bCs/>
          <w:lang w:val="en"/>
        </w:rPr>
        <w:fldChar w:fldCharType="begin"/>
      </w:r>
      <w:r w:rsidR="00034B1D">
        <w:rPr>
          <w:bCs/>
          <w:lang w:val="en"/>
        </w:rPr>
        <w: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instrText>
      </w:r>
      <w:r w:rsidR="00034B1D">
        <w:rPr>
          <w:bCs/>
          <w:lang w:val="en"/>
        </w:rPr>
        <w:fldChar w:fldCharType="separate"/>
      </w:r>
      <w:r w:rsidR="00034B1D">
        <w:rPr>
          <w:bCs/>
          <w:noProof/>
          <w:lang w:val="en"/>
        </w:rPr>
        <w:t>(Bordini et al., 2022)</w:t>
      </w:r>
      <w:r w:rsidR="00034B1D">
        <w:rPr>
          <w:bCs/>
          <w:lang w:val="en"/>
        </w:rPr>
        <w:fldChar w:fldCharType="end"/>
      </w:r>
      <w:r w:rsidRPr="002062CB">
        <w:rPr>
          <w:bCs/>
          <w:lang w:val="en"/>
        </w:rPr>
        <w:t>. TGFBR1 expression is associated with corticosterone exposure in tree swallows (</w:t>
      </w:r>
      <w:r w:rsidRPr="00A549AF">
        <w:rPr>
          <w:bCs/>
          <w:i/>
          <w:iCs/>
          <w:lang w:val="en"/>
          <w:rPrChange w:id="543" w:author="Sabrina McNew" w:date="2025-03-11T12:33:00Z" w16du:dateUtc="2025-03-11T19:33:00Z">
            <w:rPr>
              <w:bCs/>
              <w:lang w:val="en"/>
            </w:rPr>
          </w:rPrChange>
        </w:rPr>
        <w:t>Tachycineta bicolor</w:t>
      </w:r>
      <w:r w:rsidRPr="002062CB">
        <w:rPr>
          <w:bCs/>
          <w:lang w:val="en"/>
        </w:rPr>
        <w:t>) and</w:t>
      </w:r>
      <w:r w:rsidR="00FE72A9">
        <w:rPr>
          <w:bCs/>
          <w:lang w:val="en"/>
        </w:rPr>
        <w:t xml:space="preserve"> with </w:t>
      </w:r>
      <w:r w:rsidRPr="002062CB">
        <w:rPr>
          <w:bCs/>
          <w:lang w:val="en"/>
        </w:rPr>
        <w:t>cardovascular</w:t>
      </w:r>
      <w:r w:rsidR="00FE72A9">
        <w:rPr>
          <w:bCs/>
          <w:lang w:val="en"/>
        </w:rPr>
        <w:t xml:space="preserve"> disease</w:t>
      </w:r>
      <w:r w:rsidR="00034B1D">
        <w:rPr>
          <w:bCs/>
          <w:lang w:val="en"/>
        </w:rPr>
        <w:t xml:space="preserve"> </w:t>
      </w:r>
      <w:r w:rsidR="00034B1D">
        <w:rPr>
          <w:bCs/>
          <w:lang w:val="en"/>
        </w:rPr>
        <w:fldChar w:fldCharType="begin"/>
      </w:r>
      <w:r w:rsidR="00034B1D">
        <w:rPr>
          <w:bCs/>
          <w:lang w:val="en"/>
        </w:rPr>
        <w:instrText xml:space="preserve"> ADDIN ZOTERO_ITEM CSL_CITATION {"citationID":"MP184OMg","properties":{"formattedCitation":"(Yagyu et al., 2023)","plainCitation":"(Yagyu et al., 2023)","noteIndex":0},"citationItems":[{"id":532,"uris":["http://zotero.org/users/15902993/items/I3ZDG5KL"],"itemData":{"id":532,"type":"article-journal","abstract":"BackgroundDifferences in the clinical course of heritable thoracic aortic disease based on the disease‐causing gene have not been fully evaluated. To clarify the clinical relevance of causative genes in heritable thoracic aortic disease, we assessed the clinical course of patients categorized based on genetic diagnosis.Methods and ResultsWe investigated cardiovascular events and mortality in 518 genetically diagnosed patients in 4 groups: Group 1, FBN1 (n=344); Group 2, TGFBR1, TGFBR2, SMAD3, or TGFB2 (n=74); Group 3, COL3A1 (n=60); and Group 4, ACTA2 or MYH11 (n=40). The median age at the first cardiovascular event ranged from 30.0 to 35.5 years (P=0.36). Patients with gene variants related to transforming growth factor‐β signaling had a significantly higher rate of subsequent events than those with FBN1 variants (adjusted hazard ratio, 2.33 [95% CI, 1.60–3.38]; P&lt;0.001). Rega</w:instrText>
      </w:r>
      <w:r w:rsidR="00034B1D" w:rsidRPr="00A549AF">
        <w:rPr>
          <w:bCs/>
          <w:lang w:val="es-ES"/>
          <w:rPrChange w:id="544" w:author="Sabrina McNew" w:date="2025-03-11T12:30:00Z" w16du:dateUtc="2025-03-11T19:30:00Z">
            <w:rPr>
              <w:bCs/>
              <w:lang w:val="en"/>
            </w:rPr>
          </w:rPrChange>
        </w:rPr>
        <w:instrText>rding the incidence of aortic dissection, there were no significant differences among the 4 groups in male patients (36.3%, 34.3%, 21.4%, and 54.2%, respectively; P=0</w:instrText>
      </w:r>
      <w:r w:rsidR="00034B1D" w:rsidRPr="00671892">
        <w:rPr>
          <w:bCs/>
          <w:lang w:val="es-ES"/>
          <w:rPrChange w:id="545" w:author="Sabrina McNew" w:date="2025-03-11T09:48:00Z" w16du:dateUtc="2025-03-11T16:48:00Z">
            <w:rPr>
              <w:bCs/>
              <w:lang w:val="en"/>
            </w:rPr>
          </w:rPrChange>
        </w:rPr>
        <w:instrText>.06). Female patients with COL3A1 variants had a significantly lower incidence than female patients in the other 3 groups (34.2%, 59.0%, 3.1%, and 43.8%, respectively; P&lt;0.001).ConclusionsGene variants related to transforming growth factor‐</w:instrText>
      </w:r>
      <w:r w:rsidR="00034B1D">
        <w:rPr>
          <w:bCs/>
          <w:lang w:val="en"/>
        </w:rPr>
        <w:instrText>β</w:instrText>
      </w:r>
      <w:r w:rsidR="00034B1D" w:rsidRPr="00671892">
        <w:rPr>
          <w:bCs/>
          <w:lang w:val="es-ES"/>
          <w:rPrChange w:id="546" w:author="Sabrina McNew" w:date="2025-03-11T09:48:00Z" w16du:dateUtc="2025-03-11T16:48:00Z">
            <w:rPr>
              <w:bCs/>
              <w:lang w:val="en"/>
            </w:rPr>
          </w:rPrChange>
        </w:rPr>
        <w:instrText xml:space="preserve"> signaling are associated with a higher incidence of subsequent cardiovascular events than FBN1 variants. COL3A1 variants might be related to a lower incidence of aortic dissection than other gene variants in women only. Identifying the genetic background of patients with heritable thoracic aortic disease is important for determining appropriate treatment.","container-title":"Journal of the American Heart Association","DOI":"10.1161/JAHA.122.028625","issue":"8","note":"publisher: Wiley","page":"e028625","source":"ahajournals.org (Atypon)","title":"Association Between Genetic Diagnosis and Clinical Outcomes in Patients With Heritable Thoracic Aortic Disease","volume":"12","author":[{"family":"Yagyu","given":"Takeshi"},{"family":"Noguchi","given":"Teruo"},{"family":"Asano","given":"Yoshihiro"},{"family":"Ida","given":"Kazufumi"},{"family":"Ogata","given":"Soshiro"},{"family":"Nishimura","given":"Kunihiro"},{"family":"Matsuda","given":"Hitoshi"}],"issued":{"date-parts":[["2023",4,18]]}}}],"schema":"https://github.com/citation-style-language/schema/raw/master/csl-citation.json"} </w:instrText>
      </w:r>
      <w:r w:rsidR="00034B1D">
        <w:rPr>
          <w:bCs/>
          <w:lang w:val="en"/>
        </w:rPr>
        <w:fldChar w:fldCharType="separate"/>
      </w:r>
      <w:r w:rsidR="00034B1D" w:rsidRPr="00671892">
        <w:rPr>
          <w:bCs/>
          <w:noProof/>
          <w:lang w:val="es-ES"/>
          <w:rPrChange w:id="547" w:author="Sabrina McNew" w:date="2025-03-11T09:48:00Z" w16du:dateUtc="2025-03-11T16:48:00Z">
            <w:rPr>
              <w:bCs/>
              <w:noProof/>
              <w:lang w:val="en"/>
            </w:rPr>
          </w:rPrChange>
        </w:rPr>
        <w:t>(Yagyu et al., 2023)</w:t>
      </w:r>
      <w:r w:rsidR="00034B1D">
        <w:rPr>
          <w:bCs/>
          <w:lang w:val="en"/>
        </w:rPr>
        <w:fldChar w:fldCharType="end"/>
      </w:r>
      <w:r w:rsidRPr="00671892">
        <w:rPr>
          <w:bCs/>
          <w:lang w:val="es-ES"/>
          <w:rPrChange w:id="548" w:author="Sabrina McNew" w:date="2025-03-11T09:48:00Z" w16du:dateUtc="2025-03-11T16:48:00Z">
            <w:rPr>
              <w:bCs/>
              <w:lang w:val="en"/>
            </w:rPr>
          </w:rPrChange>
        </w:rPr>
        <w:t>, asthma</w:t>
      </w:r>
      <w:r w:rsidR="00034B1D" w:rsidRPr="00671892">
        <w:rPr>
          <w:bCs/>
          <w:lang w:val="es-ES"/>
          <w:rPrChange w:id="549" w:author="Sabrina McNew" w:date="2025-03-11T09:48:00Z" w16du:dateUtc="2025-03-11T16:48:00Z">
            <w:rPr>
              <w:bCs/>
              <w:lang w:val="en"/>
            </w:rPr>
          </w:rPrChange>
        </w:rPr>
        <w:t xml:space="preserve"> </w:t>
      </w:r>
      <w:r w:rsidR="00034B1D">
        <w:rPr>
          <w:bCs/>
          <w:lang w:val="en"/>
        </w:rPr>
        <w:fldChar w:fldCharType="begin"/>
      </w:r>
      <w:r w:rsidR="00034B1D" w:rsidRPr="00671892">
        <w:rPr>
          <w:bCs/>
          <w:lang w:val="es-ES"/>
          <w:rPrChange w:id="550" w:author="Sabrina McNew" w:date="2025-03-11T09:48:00Z" w16du:dateUtc="2025-03-11T16:48:00Z">
            <w:rPr>
              <w:bCs/>
              <w:lang w:val="en"/>
            </w:rPr>
          </w:rPrChange>
        </w:rPr>
        <w:instrText xml:space="preserve"> ADDIN ZOTERO_ITEM CSL_CITATION {"citationID":"nalKGYts","properties":{"formattedCitation":"(Stikker et al., 2023)","plainCitation":"(Stikker et al., 2023)","noteIndex":0},"citationItems":[{"id":1006,"uris":["http://zotero.org/users/15902993/items/7GNHY9C2"],"itemData":{"id":1006,"type":"article-journal","abstract":"Asthma is a complex and heterogeneous chronic inflammatory disease of the airways. Alongside environmental factors, asthma susceptibility is strongly influenced by genetics. Given its high prevalence and our incomplete understanding of the mechanisms underlying disease susceptibility, asthma is frequently studied in genome-wide association studies (GWAS), which have identified thousands of genetic variants associated with asthma development. Virtually all these genetic variants reside in non-coding genomic regions, which has obscured the functional impact of asthma-associated variants and their translation into disease-relevant mechanisms. Recent advances in genomics technology and epigenetics now offer methods to link genetic variants to gene regulatory elements embedded within non-coding regions, which have started to unravel the molecular mechanisms underlying the complex (epi)genetics of asthma. Here, we provide an integrated overview of (epi)genetic variants associated with asthma, focusing on efforts to link these disease associations to biological insight into asthma pathophysiology using state-of-the-art genomics methodology. Finally, we provide a perspective as to how decoding the genetic and epigenetic basis of asthma has the potential to transform clinical management of asthma and to predict the risk of asthma development.","container-title":"Allergy","DOI":"10.1111/all.15666","ISSN":"1398-9995","issue":"4","language":"en","license":"© 2023 The Authors. Allergy published by European Academy of Allergy and Clinical Immunology and John Wiley &amp; Sons Ltd.","note":"_eprint: https://onlinelibrary.wiley.com/doi/pdf/10.1111/all.15666","page":"940-956","source":"Wiley Online Library","title":"Decoding the genetic and epigenetic basis of asthma","volume":"78","author":[{"family":"Stikker","given":"Bernard S."},{"family":"Hendriks","given":"Rudi W."},{"family":"Stadhouders","given":"Ralph"}],"issued":{"date-parts":[["2023"]]}}}],"schema":"https://github.com/citation-style-language/schema/raw/master/csl-citation.json"} </w:instrText>
      </w:r>
      <w:r w:rsidR="00034B1D">
        <w:rPr>
          <w:bCs/>
          <w:lang w:val="en"/>
        </w:rPr>
        <w:fldChar w:fldCharType="separate"/>
      </w:r>
      <w:r w:rsidR="00034B1D" w:rsidRPr="00671892">
        <w:rPr>
          <w:bCs/>
          <w:noProof/>
          <w:lang w:val="es-ES"/>
          <w:rPrChange w:id="551" w:author="Sabrina McNew" w:date="2025-03-11T09:48:00Z" w16du:dateUtc="2025-03-11T16:48:00Z">
            <w:rPr>
              <w:bCs/>
              <w:noProof/>
              <w:lang w:val="en"/>
            </w:rPr>
          </w:rPrChange>
        </w:rPr>
        <w:t>(Stikker et al., 2023)</w:t>
      </w:r>
      <w:r w:rsidR="00034B1D">
        <w:rPr>
          <w:bCs/>
          <w:lang w:val="en"/>
        </w:rPr>
        <w:fldChar w:fldCharType="end"/>
      </w:r>
      <w:r w:rsidRPr="00671892">
        <w:rPr>
          <w:bCs/>
          <w:lang w:val="es-ES"/>
          <w:rPrChange w:id="552" w:author="Sabrina McNew" w:date="2025-03-11T09:48:00Z" w16du:dateUtc="2025-03-11T16:48:00Z">
            <w:rPr>
              <w:bCs/>
              <w:lang w:val="en"/>
            </w:rPr>
          </w:rPrChange>
        </w:rPr>
        <w:t>, and various cancers in humans</w:t>
      </w:r>
      <w:r w:rsidR="00034B1D" w:rsidRPr="00671892">
        <w:rPr>
          <w:bCs/>
          <w:lang w:val="es-ES"/>
          <w:rPrChange w:id="553" w:author="Sabrina McNew" w:date="2025-03-11T09:48:00Z" w16du:dateUtc="2025-03-11T16:48:00Z">
            <w:rPr>
              <w:bCs/>
              <w:lang w:val="en"/>
            </w:rPr>
          </w:rPrChange>
        </w:rPr>
        <w:t xml:space="preserve"> </w:t>
      </w:r>
      <w:r w:rsidR="00034B1D">
        <w:rPr>
          <w:bCs/>
          <w:lang w:val="en"/>
        </w:rPr>
        <w:fldChar w:fldCharType="begin"/>
      </w:r>
      <w:r w:rsidR="00034B1D" w:rsidRPr="00671892">
        <w:rPr>
          <w:bCs/>
          <w:lang w:val="es-ES"/>
          <w:rPrChange w:id="554" w:author="Sabrina McNew" w:date="2025-03-11T09:48:00Z" w16du:dateUtc="2025-03-11T16:48:00Z">
            <w:rPr>
              <w:bCs/>
              <w:lang w:val="en"/>
            </w:rPr>
          </w:rPrChange>
        </w:rPr>
        <w:instrText xml:space="preserve"> ADDIN ZOTERO_ITEM CSL_CITATION {"citationID":"hBbshdn1","properties":{"formattedCitation":"(Ramer et al., 2016)","plainCitation":"(Ramer et al., 2016)","noteIndex":0},"citationItems":[{"id":527,"uris":["http://zotero.org/users/15902993/items/BRQY4CP3"],"itemData":{"id":527,"type":"article-journal","abstract":"Background\nRecent studies suggest that rates of human papillomavirus related oropharyngeal cancer (HPVOPC) in the US are higher in Caucasians than minorities. We hypothesized that this disparity would be less marked in a racially and ethnically diverse population from New York City.\nMethods\nThis is a retrospective chart review of 210 patients with biopsied or surgically treated OPC at the Icahn School of Medicine at Mount Sinai (ISMMS) between 1999 and 2013. Polymerase chain reaction (PCR) was used to detect the presence of HPV-DNA in paraffin-embedded tumor blocks. Incidence of HPV-positive cancers was compared between Caucasians and minorities (defined as African Americans, Asians, and Hispanics) using Fisher’s exact test.\nResults\nWe found a higher incidence of HPV-positive OPC in Caucasians than racial minorities within the ISMMS population (p=0</w:instrText>
      </w:r>
      <w:r w:rsidR="00034B1D" w:rsidRPr="00A549AF">
        <w:rPr>
          <w:bCs/>
          <w:rPrChange w:id="555" w:author="Sabrina McNew" w:date="2025-03-11T12:30:00Z" w16du:dateUtc="2025-03-11T19:30:00Z">
            <w:rPr>
              <w:bCs/>
              <w:lang w:val="en"/>
            </w:rPr>
          </w:rPrChange>
        </w:rPr>
        <w:instrText>.002). HPV incidence detected by PCR was 139/165 [84.2%] for Caucasians and 28/45 [62.2%] for minorities. Specifically, there was a higher rate in Caucasians compared to African Americans (p=0.017), but no significant difference between Caucasians and Hispanics (p=0.</w:instrText>
      </w:r>
      <w:r w:rsidR="00034B1D">
        <w:rPr>
          <w:bCs/>
          <w:lang w:val="en"/>
        </w:rPr>
        <w:instrText xml:space="preserve">087).\nConclusion\nWe documented a disparity in incidence of HPVOPC amongst racial groups, consistent with previously reported trends from study populations in less urbanized areas. Thus we conclude that the factors underlying racial/ethnic disparities in HPVOPC incidence are likely to be similar across communities with different levels of urbanization and population diversity.","container-title":"Cancer Epidemiology","DOI":"10.1016/j.canep.2016.07.004","ISSN":"1877-7821","journalAbbreviation":"Cancer Epidemiology","page":"91-95","source":"ScienceDirect","title":"Racial disparities in incidence of human papillomavirus-associated oropharyngeal cancer in an urban population","volume":"44","author":[{"family":"Ramer","given":"Ilana"},{"family":"Varier","given":"Indu"},{"family":"Zhang","given":"David"},{"family":"Demicco","given":"Elizabeth G."},{"family":"Posner","given":"Marshall R."},{"family":"Misiukiewicz","given":"Krzysztof"},{"family":"Genden","given":"Eric M."},{"family":"Miles","given":"Brett A."},{"family":"Teng","given":"Marita S."},{"family":"Sikora","given":"Andrew G."}],"issued":{"date-parts":[["2016",10,1]]}}}],"schema":"https://github.com/citation-style-language/schema/raw/master/csl-citation.json"} </w:instrText>
      </w:r>
      <w:r w:rsidR="00034B1D">
        <w:rPr>
          <w:bCs/>
          <w:lang w:val="en"/>
        </w:rPr>
        <w:fldChar w:fldCharType="separate"/>
      </w:r>
      <w:r w:rsidR="00034B1D">
        <w:rPr>
          <w:bCs/>
          <w:noProof/>
          <w:lang w:val="en"/>
        </w:rPr>
        <w:t>(Ramer et al., 2016)</w:t>
      </w:r>
      <w:r w:rsidR="00034B1D">
        <w:rPr>
          <w:bCs/>
          <w:lang w:val="en"/>
        </w:rPr>
        <w:fldChar w:fldCharType="end"/>
      </w:r>
      <w:r w:rsidRPr="002062CB">
        <w:rPr>
          <w:bCs/>
          <w:lang w:val="en"/>
        </w:rPr>
        <w:t>. These diverse pathologies likely arise from TGFBR1 because it mediates inflammation and endothelial cell response to tissue injury</w:t>
      </w:r>
      <w:r w:rsidR="00034B1D">
        <w:rPr>
          <w:bCs/>
          <w:lang w:val="en"/>
        </w:rPr>
        <w:t xml:space="preserve"> </w:t>
      </w:r>
      <w:commentRangeStart w:id="556"/>
      <w:r w:rsidR="00034B1D">
        <w:rPr>
          <w:bCs/>
          <w:lang w:val="en"/>
        </w:rPr>
        <w:fldChar w:fldCharType="begin"/>
      </w:r>
      <w:r w:rsidR="00034B1D">
        <w:rPr>
          <w:bCs/>
          <w:lang w:val="en"/>
        </w:rPr>
        <w:instrText xml:space="preserve"> ADDIN ZOTERO_ITEM CSL_CITATION {"citationID":"EtNlELpd","properties":{"formattedCitation":"(He et al., 2022)","plainCitation":"(He et al., 2022)","noteIndex":0},"citationItems":[{"id":1009,"uris":["http://zotero.org/users/15902993/items/36JB8U9A"],"itemData":{"id":1009,"type":"article-journal","abstract":"At least 17 million people die from acute myocardial infarction (AMI) every year, ranking it first among causes of death of human beings, and its incidence is gradually increasing. Typical characteristics of AMI include acute onset and poor prognosis. At present, there is no satisfactory treatment, but development of coronary collateral circulation (CCC) can be key to improving prognosis. Recent research indicates that the levels of cytokines, including those related to promoting inflammatory responses and angiogenesis, increase after the onset of AMI. In the early phase of AMI, cytokines play a vital role in inducing development of collateral circulation. However, when myocardial infarction is decompensated, cytokine secretion increases greatly, which may induce a cytokine storm and worsen prognosis. Cytokines can regulate the activation of a variety of signal pathways and form a complex network, which may promote or inhibit the establishment of collateral circulation. We searched for published articles in PubMed and Google Scholar, employing the keyword “acute myocardial infarction”, “coronary collateral circulation” and “cytokine storm”, to clarify the relationship between AMI and a cytokine storm, and how a cytokine storm affects the growth of collateral circulation after AMI, so as to explore treatment methods based on cytokine agents or inhibitors used to improve prognosis of AMI.","container-title":"Inflammation Research","DOI":"10.1007/s00011-022-01611-0","ISSN":"1420-908X","issue":"10","journalAbbreviation":"Inflamm. Res.","language":"en","page":"1143-1158","source":"Springer Link","title":"Cytokine storm: behind the scenes of the collateral circulation after acute myocardial infarction","title-short":"Cytokine storm","volume":"71","author":[{"family":"He","given":"Weixin"},{"family":"Chen","given":"Peixian"},{"family":"Chen","given":"Qingquan"},{"family":"Cai","given":"Zongtong"},{"family":"Zhang","given":"Peidong"}],"issued":{"date-parts":[["2022",11,1]]}}}],"schema":"https://github.com/citation-style-language/schema/raw/master/csl-citation.json"} </w:instrText>
      </w:r>
      <w:r w:rsidR="00034B1D">
        <w:rPr>
          <w:bCs/>
          <w:lang w:val="en"/>
        </w:rPr>
        <w:fldChar w:fldCharType="separate"/>
      </w:r>
      <w:r w:rsidR="00034B1D">
        <w:rPr>
          <w:bCs/>
          <w:noProof/>
          <w:lang w:val="en"/>
        </w:rPr>
        <w:t>(He et al., 2022)</w:t>
      </w:r>
      <w:r w:rsidR="00034B1D">
        <w:rPr>
          <w:bCs/>
          <w:lang w:val="en"/>
        </w:rPr>
        <w:fldChar w:fldCharType="end"/>
      </w:r>
      <w:commentRangeEnd w:id="556"/>
      <w:r w:rsidR="00A44B95">
        <w:rPr>
          <w:rStyle w:val="CommentReference"/>
          <w:rFonts w:ascii="Calibri" w:eastAsia="Calibri" w:hAnsi="Calibri" w:cs="Calibri"/>
        </w:rPr>
        <w:commentReference w:id="556"/>
      </w:r>
      <w:r w:rsidR="00034B1D">
        <w:rPr>
          <w:bCs/>
          <w:lang w:val="en"/>
        </w:rPr>
        <w:t>.</w:t>
      </w:r>
    </w:p>
    <w:p w14:paraId="5E17EA39" w14:textId="15314790" w:rsidR="00981918" w:rsidRDefault="00981918" w:rsidP="00FE72A9">
      <w:pPr>
        <w:spacing w:line="480" w:lineRule="auto"/>
        <w:ind w:firstLine="720"/>
        <w:rPr>
          <w:bCs/>
          <w:lang w:val="en"/>
        </w:rPr>
      </w:pPr>
      <w:r>
        <w:rPr>
          <w:bCs/>
          <w:lang w:val="en"/>
        </w:rPr>
        <w:lastRenderedPageBreak/>
        <w:t>Across multiple</w:t>
      </w:r>
      <w:ins w:id="557" w:author="Kevin McGraw" w:date="2025-03-16T10:56:00Z" w16du:dateUtc="2025-03-16T14:56:00Z">
        <w:r w:rsidR="00A52943">
          <w:rPr>
            <w:bCs/>
            <w:lang w:val="en"/>
          </w:rPr>
          <w:t xml:space="preserve"> types</w:t>
        </w:r>
      </w:ins>
      <w:del w:id="558" w:author="Kevin McGraw" w:date="2025-03-16T10:56:00Z" w16du:dateUtc="2025-03-16T14:56:00Z">
        <w:r w:rsidDel="00A52943">
          <w:rPr>
            <w:bCs/>
            <w:lang w:val="en"/>
          </w:rPr>
          <w:delText xml:space="preserve"> forms</w:delText>
        </w:r>
      </w:del>
      <w:r>
        <w:rPr>
          <w:bCs/>
          <w:lang w:val="en"/>
        </w:rPr>
        <w:t xml:space="preserve"> of analysis, northern cardinals demonstrate stronger signals of selection associated with urbanization. No GO terms were significantly overrepresented in analyses of the </w:t>
      </w:r>
      <w:commentRangeStart w:id="559"/>
      <w:del w:id="560" w:author="Sabrina McNew" w:date="2025-03-11T12:34:00Z" w16du:dateUtc="2025-03-11T19:34:00Z">
        <w:r w:rsidDel="00A549AF">
          <w:rPr>
            <w:bCs/>
            <w:lang w:val="en"/>
          </w:rPr>
          <w:delText>full gene list</w:delText>
        </w:r>
      </w:del>
      <w:ins w:id="561" w:author="Sabrina McNew" w:date="2025-03-11T12:34:00Z" w16du:dateUtc="2025-03-11T19:34:00Z">
        <w:r w:rsidR="00A549AF">
          <w:rPr>
            <w:bCs/>
            <w:lang w:val="en"/>
          </w:rPr>
          <w:t xml:space="preserve">combined </w:t>
        </w:r>
      </w:ins>
      <w:ins w:id="562" w:author="Sabrina McNew" w:date="2025-03-11T12:35:00Z" w16du:dateUtc="2025-03-11T19:35:00Z">
        <w:r w:rsidR="00A549AF">
          <w:rPr>
            <w:bCs/>
            <w:lang w:val="en"/>
          </w:rPr>
          <w:t>RAiSD and Fst list</w:t>
        </w:r>
      </w:ins>
      <w:r>
        <w:rPr>
          <w:bCs/>
          <w:lang w:val="en"/>
        </w:rPr>
        <w:t xml:space="preserve"> </w:t>
      </w:r>
      <w:commentRangeEnd w:id="559"/>
      <w:r w:rsidR="00037CE5">
        <w:rPr>
          <w:rStyle w:val="CommentReference"/>
          <w:rFonts w:ascii="Calibri" w:eastAsia="Calibri" w:hAnsi="Calibri" w:cs="Calibri"/>
        </w:rPr>
        <w:commentReference w:id="559"/>
      </w:r>
      <w:r>
        <w:rPr>
          <w:bCs/>
          <w:lang w:val="en"/>
        </w:rPr>
        <w:t xml:space="preserve">identified in pyrrhuloxia. </w:t>
      </w:r>
      <w:commentRangeStart w:id="563"/>
      <w:commentRangeStart w:id="564"/>
      <w:r>
        <w:rPr>
          <w:bCs/>
          <w:lang w:val="en"/>
        </w:rPr>
        <w:t xml:space="preserve">In comparisons of </w:t>
      </w:r>
      <w:r w:rsidR="002A6529">
        <w:rPr>
          <w:bCs/>
          <w:lang w:val="en"/>
        </w:rPr>
        <w:t>positively selected</w:t>
      </w:r>
      <w:r>
        <w:rPr>
          <w:bCs/>
          <w:lang w:val="en"/>
        </w:rPr>
        <w:t xml:space="preserve"> gene lists across all urban-associated GO terms, genes were overrepresented in northern cardinals compared to pyrrhuloxia a majority of the time, especially with respect to biological functions that could facilitate adaptation to urbanization (Figure S1).</w:t>
      </w:r>
      <w:r w:rsidR="00D73D7D">
        <w:rPr>
          <w:bCs/>
          <w:lang w:val="en"/>
        </w:rPr>
        <w:t xml:space="preserve"> </w:t>
      </w:r>
      <w:commentRangeEnd w:id="563"/>
      <w:r w:rsidR="00037CE5">
        <w:rPr>
          <w:rStyle w:val="CommentReference"/>
          <w:rFonts w:ascii="Calibri" w:eastAsia="Calibri" w:hAnsi="Calibri" w:cs="Calibri"/>
        </w:rPr>
        <w:commentReference w:id="563"/>
      </w:r>
      <w:commentRangeEnd w:id="564"/>
      <w:r w:rsidR="00744088">
        <w:rPr>
          <w:rStyle w:val="CommentReference"/>
          <w:rFonts w:ascii="Calibri" w:eastAsia="Calibri" w:hAnsi="Calibri" w:cs="Calibri"/>
        </w:rPr>
        <w:commentReference w:id="564"/>
      </w:r>
      <w:r w:rsidR="00D73D7D">
        <w:rPr>
          <w:bCs/>
          <w:lang w:val="en"/>
        </w:rPr>
        <w:t xml:space="preserve">Among other GO terms, northern cardinals demonstrated more genes than pyrrhuloxia related to negative regulation of </w:t>
      </w:r>
      <w:commentRangeStart w:id="565"/>
      <w:ins w:id="566" w:author="Kevin McGraw" w:date="2025-03-16T10:57:00Z" w16du:dateUtc="2025-03-16T14:57:00Z">
        <w:r w:rsidR="00A52943">
          <w:rPr>
            <w:bCs/>
            <w:lang w:val="en"/>
          </w:rPr>
          <w:t xml:space="preserve">behavioral </w:t>
        </w:r>
      </w:ins>
      <w:r w:rsidR="00D73D7D">
        <w:rPr>
          <w:bCs/>
          <w:lang w:val="en"/>
        </w:rPr>
        <w:t>response</w:t>
      </w:r>
      <w:ins w:id="567" w:author="Kevin McGraw" w:date="2025-03-16T10:57:00Z" w16du:dateUtc="2025-03-16T14:57:00Z">
        <w:r w:rsidR="00A52943">
          <w:rPr>
            <w:bCs/>
            <w:lang w:val="en"/>
          </w:rPr>
          <w:t>s?</w:t>
        </w:r>
      </w:ins>
      <w:r w:rsidR="00D73D7D">
        <w:rPr>
          <w:bCs/>
          <w:lang w:val="en"/>
        </w:rPr>
        <w:t xml:space="preserve"> to external stimul</w:t>
      </w:r>
      <w:ins w:id="568" w:author="Kevin McGraw" w:date="2025-03-16T10:57:00Z" w16du:dateUtc="2025-03-16T14:57:00Z">
        <w:r w:rsidR="00A52943">
          <w:rPr>
            <w:bCs/>
            <w:lang w:val="en"/>
          </w:rPr>
          <w:t>i</w:t>
        </w:r>
      </w:ins>
      <w:commentRangeEnd w:id="565"/>
      <w:ins w:id="569" w:author="Kevin McGraw" w:date="2025-03-16T10:58:00Z" w16du:dateUtc="2025-03-16T14:58:00Z">
        <w:r w:rsidR="00A52943">
          <w:rPr>
            <w:rStyle w:val="CommentReference"/>
            <w:rFonts w:ascii="Calibri" w:eastAsia="Calibri" w:hAnsi="Calibri" w:cs="Calibri"/>
          </w:rPr>
          <w:commentReference w:id="565"/>
        </w:r>
      </w:ins>
      <w:del w:id="570" w:author="Kevin McGraw" w:date="2025-03-16T10:57:00Z" w16du:dateUtc="2025-03-16T14:57:00Z">
        <w:r w:rsidR="00D73D7D" w:rsidDel="00A52943">
          <w:rPr>
            <w:bCs/>
            <w:lang w:val="en"/>
          </w:rPr>
          <w:delText>us</w:delText>
        </w:r>
      </w:del>
      <w:r w:rsidR="00D73D7D">
        <w:rPr>
          <w:bCs/>
          <w:lang w:val="en"/>
        </w:rPr>
        <w:t>. Of note among these genes, SUSD4 (Sushi domain-containing protein 4) can impact behavior, with SUSD4 knockout mice exhibiting anxiety behaviors</w:t>
      </w:r>
      <w:r w:rsidR="00034B1D">
        <w:rPr>
          <w:bCs/>
          <w:lang w:val="en"/>
        </w:rPr>
        <w:t xml:space="preserve"> </w:t>
      </w:r>
      <w:r w:rsidR="00034B1D">
        <w:rPr>
          <w:bCs/>
          <w:lang w:val="en"/>
        </w:rPr>
        <w:fldChar w:fldCharType="begin"/>
      </w:r>
      <w:r w:rsidR="00034B1D">
        <w:rPr>
          <w:bCs/>
          <w:lang w:val="en"/>
        </w:rPr>
        <w: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note":"publisher: Elsevier\nPMID: 32179479","source":"www.cell.com","title":"The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instrText>
      </w:r>
      <w:r w:rsidR="00034B1D">
        <w:rPr>
          <w:bCs/>
          <w:lang w:val="en"/>
        </w:rPr>
        <w:fldChar w:fldCharType="separate"/>
      </w:r>
      <w:r w:rsidR="00034B1D">
        <w:rPr>
          <w:bCs/>
          <w:noProof/>
          <w:lang w:val="en"/>
        </w:rPr>
        <w:t>(Zhu et al., 2020)</w:t>
      </w:r>
      <w:r w:rsidR="00034B1D">
        <w:rPr>
          <w:bCs/>
          <w:lang w:val="en"/>
        </w:rPr>
        <w:fldChar w:fldCharType="end"/>
      </w:r>
      <w:r w:rsidR="00034B1D">
        <w:rPr>
          <w:bCs/>
          <w:lang w:val="en"/>
        </w:rPr>
        <w:t>.</w:t>
      </w:r>
    </w:p>
    <w:p w14:paraId="508B6519" w14:textId="66987A86" w:rsidR="007265D3" w:rsidRDefault="007265D3" w:rsidP="007265D3">
      <w:pPr>
        <w:spacing w:line="480" w:lineRule="auto"/>
        <w:ind w:firstLine="720"/>
        <w:rPr>
          <w:ins w:id="571" w:author="Sabrina McNew" w:date="2025-03-11T12:55:00Z" w16du:dateUtc="2025-03-11T19:55:00Z"/>
          <w:bCs/>
          <w:lang w:val="en"/>
        </w:rPr>
      </w:pPr>
      <w:commentRangeStart w:id="572"/>
      <w:r>
        <w:rPr>
          <w:bCs/>
          <w:lang w:val="en"/>
        </w:rPr>
        <w:t xml:space="preserve">The nine genes that were associated with a significant GO term in both </w:t>
      </w:r>
      <w:del w:id="573" w:author="Sabrina McNew" w:date="2025-03-11T12:48:00Z" w16du:dateUtc="2025-03-11T19:48:00Z">
        <w:r w:rsidDel="00037CE5">
          <w:rPr>
            <w:bCs/>
            <w:lang w:val="en"/>
          </w:rPr>
          <w:delText xml:space="preserve">taxa </w:delText>
        </w:r>
      </w:del>
      <w:ins w:id="574" w:author="Sabrina McNew" w:date="2025-03-11T12:48:00Z" w16du:dateUtc="2025-03-11T19:48:00Z">
        <w:r w:rsidR="00037CE5">
          <w:rPr>
            <w:bCs/>
            <w:lang w:val="en"/>
          </w:rPr>
          <w:t xml:space="preserve">cardinal species </w:t>
        </w:r>
      </w:ins>
      <w:r>
        <w:rPr>
          <w:bCs/>
          <w:lang w:val="en"/>
        </w:rPr>
        <w:t>– DMD, CDKAL1, NLGN3, SLIT3, SDK1, EPHA10, CHEK1, STT3A, and CACTIN – ha</w:t>
      </w:r>
      <w:ins w:id="575" w:author="Kevin McGraw" w:date="2025-03-16T10:58:00Z" w16du:dateUtc="2025-03-16T14:58:00Z">
        <w:r w:rsidR="00A52943">
          <w:rPr>
            <w:bCs/>
            <w:lang w:val="en"/>
          </w:rPr>
          <w:t>ve</w:t>
        </w:r>
      </w:ins>
      <w:del w:id="576" w:author="Kevin McGraw" w:date="2025-03-16T10:58:00Z" w16du:dateUtc="2025-03-16T14:58:00Z">
        <w:r w:rsidDel="00A52943">
          <w:rPr>
            <w:bCs/>
            <w:lang w:val="en"/>
          </w:rPr>
          <w:delText>d</w:delText>
        </w:r>
      </w:del>
      <w:r>
        <w:rPr>
          <w:bCs/>
          <w:lang w:val="en"/>
        </w:rPr>
        <w:t xml:space="preserve"> a diverse array of functions (Figure 4, Table S1). </w:t>
      </w:r>
      <w:commentRangeEnd w:id="572"/>
      <w:r w:rsidR="00C326FE">
        <w:rPr>
          <w:rStyle w:val="CommentReference"/>
          <w:rFonts w:ascii="Calibri" w:eastAsia="Calibri" w:hAnsi="Calibri" w:cs="Calibri"/>
        </w:rPr>
        <w:commentReference w:id="572"/>
      </w:r>
      <w:r>
        <w:rPr>
          <w:bCs/>
          <w:lang w:val="en"/>
        </w:rPr>
        <w:t>Not only did we see independent evidence of selection, but our candidate genes also overlapped with findings from burrowing owls and great tits</w:t>
      </w:r>
      <w:ins w:id="577" w:author="Kevin McGraw" w:date="2025-03-16T10:58:00Z" w16du:dateUtc="2025-03-16T14:58:00Z">
        <w:r w:rsidR="00A52943">
          <w:rPr>
            <w:bCs/>
            <w:lang w:val="en"/>
          </w:rPr>
          <w:t>,</w:t>
        </w:r>
      </w:ins>
      <w:r>
        <w:rPr>
          <w:bCs/>
          <w:lang w:val="en"/>
        </w:rPr>
        <w:t xml:space="preserve"> with overrepresentation of both muscle</w:t>
      </w:r>
      <w:ins w:id="578" w:author="Kevin McGraw" w:date="2025-03-16T10:58:00Z" w16du:dateUtc="2025-03-16T14:58:00Z">
        <w:r w:rsidR="00A52943">
          <w:rPr>
            <w:bCs/>
            <w:lang w:val="en"/>
          </w:rPr>
          <w:t>-</w:t>
        </w:r>
      </w:ins>
      <w:del w:id="579" w:author="Kevin McGraw" w:date="2025-03-16T10:58:00Z" w16du:dateUtc="2025-03-16T14:58:00Z">
        <w:r w:rsidDel="00A52943">
          <w:rPr>
            <w:bCs/>
            <w:lang w:val="en"/>
          </w:rPr>
          <w:delText xml:space="preserve"> </w:delText>
        </w:r>
      </w:del>
      <w:r>
        <w:rPr>
          <w:bCs/>
          <w:lang w:val="en"/>
        </w:rPr>
        <w:t>development and neur</w:t>
      </w:r>
      <w:ins w:id="580" w:author="Kevin McGraw" w:date="2025-03-16T10:59:00Z" w16du:dateUtc="2025-03-16T14:59:00Z">
        <w:r w:rsidR="00944E26">
          <w:rPr>
            <w:bCs/>
            <w:lang w:val="en"/>
          </w:rPr>
          <w:t>odevelopment</w:t>
        </w:r>
      </w:ins>
      <w:del w:id="581" w:author="Kevin McGraw" w:date="2025-03-16T10:59:00Z" w16du:dateUtc="2025-03-16T14:59:00Z">
        <w:r w:rsidDel="00944E26">
          <w:rPr>
            <w:bCs/>
            <w:lang w:val="en"/>
          </w:rPr>
          <w:delText>al</w:delText>
        </w:r>
      </w:del>
      <w:r>
        <w:rPr>
          <w:bCs/>
          <w:lang w:val="en"/>
        </w:rPr>
        <w:t xml:space="preserve"> genes. </w:t>
      </w:r>
      <w:commentRangeStart w:id="582"/>
      <w:r>
        <w:rPr>
          <w:bCs/>
          <w:lang w:val="en"/>
        </w:rPr>
        <w:t>Several candidate genes of note –</w:t>
      </w:r>
      <w:ins w:id="583" w:author="Kevin McGraw" w:date="2025-03-16T10:59:00Z" w16du:dateUtc="2025-03-16T14:59:00Z">
        <w:r w:rsidR="00944E26">
          <w:rPr>
            <w:bCs/>
            <w:lang w:val="en"/>
          </w:rPr>
          <w:t xml:space="preserve"> </w:t>
        </w:r>
      </w:ins>
      <w:r>
        <w:rPr>
          <w:bCs/>
          <w:lang w:val="en"/>
        </w:rPr>
        <w:t xml:space="preserve">PRKN for example – were not associated with any overrepresented GO terms related to neural </w:t>
      </w:r>
      <w:del w:id="584" w:author="Kevin McGraw" w:date="2025-03-16T10:59:00Z" w16du:dateUtc="2025-03-16T14:59:00Z">
        <w:r w:rsidDel="00944E26">
          <w:rPr>
            <w:bCs/>
            <w:lang w:val="en"/>
          </w:rPr>
          <w:delText xml:space="preserve">function </w:delText>
        </w:r>
      </w:del>
      <w:ins w:id="585" w:author="Kevin McGraw" w:date="2025-03-16T10:59:00Z" w16du:dateUtc="2025-03-16T14:59:00Z">
        <w:r w:rsidR="00944E26">
          <w:rPr>
            <w:bCs/>
            <w:lang w:val="en"/>
          </w:rPr>
          <w:t xml:space="preserve">development </w:t>
        </w:r>
      </w:ins>
      <w:r>
        <w:rPr>
          <w:bCs/>
          <w:lang w:val="en"/>
        </w:rPr>
        <w:t xml:space="preserve">in our analyses of either cardinal species. </w:t>
      </w:r>
      <w:commentRangeEnd w:id="582"/>
      <w:r w:rsidR="00C326FE">
        <w:rPr>
          <w:rStyle w:val="CommentReference"/>
          <w:rFonts w:ascii="Calibri" w:eastAsia="Calibri" w:hAnsi="Calibri" w:cs="Calibri"/>
        </w:rPr>
        <w:commentReference w:id="582"/>
      </w:r>
      <w:r>
        <w:rPr>
          <w:bCs/>
          <w:lang w:val="en"/>
        </w:rPr>
        <w:t xml:space="preserve">This function only emerged in GO term analyses of overlapping genes identified in cardinals and either burrowing owls or great tits. This highlights the utility of comparative studies across multiple organisms for uncovering patterns in genomic data. </w:t>
      </w:r>
    </w:p>
    <w:p w14:paraId="391C5574" w14:textId="43AD8757" w:rsidR="00C326FE" w:rsidRDefault="00C326FE" w:rsidP="007265D3">
      <w:pPr>
        <w:spacing w:line="480" w:lineRule="auto"/>
        <w:ind w:firstLine="720"/>
        <w:rPr>
          <w:bCs/>
          <w:lang w:val="en"/>
        </w:rPr>
      </w:pPr>
      <w:ins w:id="586" w:author="Sabrina McNew" w:date="2025-03-11T12:55:00Z" w16du:dateUtc="2025-03-11T19:55:00Z">
        <w:r>
          <w:rPr>
            <w:bCs/>
            <w:lang w:val="en"/>
          </w:rPr>
          <w:t xml:space="preserve">Need a paragraph here on limitations of the study, including </w:t>
        </w:r>
      </w:ins>
      <w:ins w:id="587" w:author="Sabrina McNew" w:date="2025-03-11T12:56:00Z" w16du:dateUtc="2025-03-11T19:56:00Z">
        <w:r>
          <w:rPr>
            <w:bCs/>
            <w:lang w:val="en"/>
          </w:rPr>
          <w:t xml:space="preserve">lack of replication of cities and limited sample numbers. </w:t>
        </w:r>
      </w:ins>
      <w:ins w:id="588" w:author="Kevin McGraw" w:date="2025-03-16T10:59:00Z" w16du:dateUtc="2025-03-16T14:59:00Z">
        <w:r w:rsidR="00944E26">
          <w:rPr>
            <w:bCs/>
            <w:lang w:val="en"/>
          </w:rPr>
          <w:t>I’M OK IF YOU DO THIS IN THE METHODS SECTION ABOVE AND</w:t>
        </w:r>
      </w:ins>
      <w:ins w:id="589" w:author="Kevin McGraw" w:date="2025-03-16T11:00:00Z" w16du:dateUtc="2025-03-16T15:00:00Z">
        <w:r w:rsidR="00944E26">
          <w:rPr>
            <w:bCs/>
            <w:lang w:val="en"/>
          </w:rPr>
          <w:t xml:space="preserve"> DON’T DWELL ON IT HERE</w:t>
        </w:r>
      </w:ins>
    </w:p>
    <w:p w14:paraId="19137675" w14:textId="523459AD" w:rsidR="00226C0D" w:rsidRDefault="00226C0D" w:rsidP="00FE72A9">
      <w:pPr>
        <w:spacing w:line="480" w:lineRule="auto"/>
        <w:rPr>
          <w:bCs/>
          <w:lang w:val="en"/>
        </w:rPr>
      </w:pPr>
      <w:r>
        <w:rPr>
          <w:bCs/>
          <w:lang w:val="en"/>
        </w:rPr>
        <w:lastRenderedPageBreak/>
        <w:tab/>
      </w:r>
      <w:ins w:id="590" w:author="Kevin McGraw" w:date="2025-03-16T11:01:00Z" w16du:dateUtc="2025-03-16T15:01:00Z">
        <w:r w:rsidR="00944E26">
          <w:rPr>
            <w:bCs/>
            <w:lang w:val="en"/>
          </w:rPr>
          <w:t>In sum, o</w:t>
        </w:r>
      </w:ins>
      <w:del w:id="591" w:author="Kevin McGraw" w:date="2025-03-16T11:01:00Z" w16du:dateUtc="2025-03-16T15:01:00Z">
        <w:r w:rsidDel="00944E26">
          <w:rPr>
            <w:bCs/>
            <w:lang w:val="en"/>
          </w:rPr>
          <w:delText>O</w:delText>
        </w:r>
      </w:del>
      <w:r>
        <w:rPr>
          <w:bCs/>
          <w:lang w:val="en"/>
        </w:rPr>
        <w:t xml:space="preserve">ur analyses uncovered evidence of both divergent selective responses and some parallel selection between northern cardinals and pyrrhuloxia in response to urbanization. Importantly, the genes that we identified are largely associated with muscle development and neural </w:t>
      </w:r>
      <w:commentRangeStart w:id="592"/>
      <w:del w:id="593" w:author="Kevin McGraw" w:date="2025-03-16T11:01:00Z" w16du:dateUtc="2025-03-16T15:01:00Z">
        <w:r w:rsidDel="00944E26">
          <w:rPr>
            <w:bCs/>
            <w:lang w:val="en"/>
          </w:rPr>
          <w:delText>function</w:delText>
        </w:r>
      </w:del>
      <w:ins w:id="594" w:author="Kevin McGraw" w:date="2025-03-16T11:01:00Z" w16du:dateUtc="2025-03-16T15:01:00Z">
        <w:r w:rsidR="00944E26">
          <w:rPr>
            <w:bCs/>
            <w:lang w:val="en"/>
          </w:rPr>
          <w:t>development?</w:t>
        </w:r>
        <w:commentRangeEnd w:id="592"/>
        <w:r w:rsidR="00EE1203">
          <w:rPr>
            <w:rStyle w:val="CommentReference"/>
            <w:rFonts w:ascii="Calibri" w:eastAsia="Calibri" w:hAnsi="Calibri" w:cs="Calibri"/>
          </w:rPr>
          <w:commentReference w:id="592"/>
        </w:r>
      </w:ins>
      <w:r>
        <w:rPr>
          <w:bCs/>
          <w:lang w:val="en"/>
        </w:rPr>
        <w:t xml:space="preserve">, both of which have emerged from studies of other avian taxa as core processes that are selected upon by urban environments. We highlight </w:t>
      </w:r>
      <w:ins w:id="595" w:author="Kevin McGraw" w:date="2025-03-16T11:03:00Z" w16du:dateUtc="2025-03-16T15:03:00Z">
        <w:r w:rsidR="00C13691">
          <w:rPr>
            <w:bCs/>
            <w:lang w:val="en"/>
          </w:rPr>
          <w:t xml:space="preserve">blood physiology, with implications for clotting and/or </w:t>
        </w:r>
      </w:ins>
      <w:r>
        <w:rPr>
          <w:bCs/>
          <w:lang w:val="en"/>
        </w:rPr>
        <w:t>immune function</w:t>
      </w:r>
      <w:ins w:id="596" w:author="Kevin McGraw" w:date="2025-03-16T11:03:00Z" w16du:dateUtc="2025-03-16T15:03:00Z">
        <w:r w:rsidR="00C13691">
          <w:rPr>
            <w:bCs/>
            <w:lang w:val="en"/>
          </w:rPr>
          <w:t xml:space="preserve">, </w:t>
        </w:r>
      </w:ins>
      <w:del w:id="597" w:author="Kevin McGraw" w:date="2025-03-16T11:03:00Z" w16du:dateUtc="2025-03-16T15:03:00Z">
        <w:r w:rsidDel="00C13691">
          <w:rPr>
            <w:bCs/>
            <w:lang w:val="en"/>
          </w:rPr>
          <w:delText xml:space="preserve">s </w:delText>
        </w:r>
      </w:del>
      <w:r>
        <w:rPr>
          <w:bCs/>
          <w:lang w:val="en"/>
        </w:rPr>
        <w:t>as an additional axis of important urban adaptation</w:t>
      </w:r>
      <w:r w:rsidR="001127A2">
        <w:rPr>
          <w:bCs/>
          <w:lang w:val="en"/>
        </w:rPr>
        <w:t>. Despite showing different levels of persistence in an urban environment, both cardinal taxa demonstrate selective responses on similar functional categories, although pyrrhuloxia showed a less consistent signal of selection</w:t>
      </w:r>
      <w:ins w:id="598" w:author="Kevin McGraw" w:date="2025-03-16T11:03:00Z" w16du:dateUtc="2025-03-16T15:03:00Z">
        <w:r w:rsidR="00C13691">
          <w:rPr>
            <w:bCs/>
            <w:lang w:val="en"/>
          </w:rPr>
          <w:t xml:space="preserve">, which makes sense given that they </w:t>
        </w:r>
      </w:ins>
      <w:ins w:id="599" w:author="Kevin McGraw" w:date="2025-03-16T11:04:00Z" w16du:dateUtc="2025-03-16T15:04:00Z">
        <w:r w:rsidR="00C13691">
          <w:rPr>
            <w:bCs/>
            <w:lang w:val="en"/>
          </w:rPr>
          <w:t>less</w:t>
        </w:r>
      </w:ins>
      <w:ins w:id="600" w:author="Kevin McGraw" w:date="2025-03-16T11:03:00Z" w16du:dateUtc="2025-03-16T15:03:00Z">
        <w:r w:rsidR="00C13691">
          <w:rPr>
            <w:bCs/>
            <w:lang w:val="en"/>
          </w:rPr>
          <w:t xml:space="preserve"> comm</w:t>
        </w:r>
      </w:ins>
      <w:ins w:id="601" w:author="Kevin McGraw" w:date="2025-03-16T11:04:00Z" w16du:dateUtc="2025-03-16T15:04:00Z">
        <w:r w:rsidR="00C13691">
          <w:rPr>
            <w:bCs/>
            <w:lang w:val="en"/>
          </w:rPr>
          <w:t>only inhabit Tucson</w:t>
        </w:r>
      </w:ins>
      <w:r w:rsidR="001127A2">
        <w:rPr>
          <w:bCs/>
          <w:lang w:val="en"/>
        </w:rPr>
        <w:t xml:space="preserve">. Comparative morphological, behavioral, and physiological studies of these taxa informed by our findings could elucidate the phenotypic effects emerging from these genetic differences. This work contributes to the growing body of literature showing the parallel responses of avian taxa to urbanization, and novelly contributes evidence of species-specific genetic nuance </w:t>
      </w:r>
      <w:del w:id="602" w:author="Kevin McGraw" w:date="2025-03-16T11:05:00Z" w16du:dateUtc="2025-03-16T15:05:00Z">
        <w:r w:rsidR="001127A2" w:rsidDel="00C13691">
          <w:rPr>
            <w:bCs/>
            <w:lang w:val="en"/>
          </w:rPr>
          <w:delText xml:space="preserve">in </w:delText>
        </w:r>
      </w:del>
      <w:ins w:id="603" w:author="Kevin McGraw" w:date="2025-03-16T11:05:00Z" w16du:dateUtc="2025-03-16T15:05:00Z">
        <w:r w:rsidR="00C13691">
          <w:rPr>
            <w:bCs/>
            <w:lang w:val="en"/>
          </w:rPr>
          <w:t xml:space="preserve">as animals </w:t>
        </w:r>
      </w:ins>
      <w:r w:rsidR="001127A2">
        <w:rPr>
          <w:bCs/>
          <w:lang w:val="en"/>
        </w:rPr>
        <w:t>evol</w:t>
      </w:r>
      <w:ins w:id="604" w:author="Kevin McGraw" w:date="2025-03-16T11:05:00Z" w16du:dateUtc="2025-03-16T15:05:00Z">
        <w:r w:rsidR="00C13691">
          <w:rPr>
            <w:bCs/>
            <w:lang w:val="en"/>
          </w:rPr>
          <w:t>ve in response</w:t>
        </w:r>
      </w:ins>
      <w:del w:id="605" w:author="Kevin McGraw" w:date="2025-03-16T11:05:00Z" w16du:dateUtc="2025-03-16T15:05:00Z">
        <w:r w:rsidR="001127A2" w:rsidDel="00C13691">
          <w:rPr>
            <w:bCs/>
            <w:lang w:val="en"/>
          </w:rPr>
          <w:delText>ution</w:delText>
        </w:r>
      </w:del>
      <w:r w:rsidR="001127A2">
        <w:rPr>
          <w:bCs/>
          <w:lang w:val="en"/>
        </w:rPr>
        <w:t xml:space="preserve"> to human disturbance.</w:t>
      </w:r>
    </w:p>
    <w:p w14:paraId="31FF4E12" w14:textId="77777777" w:rsidR="00C326FE" w:rsidRDefault="00C326FE" w:rsidP="00FE72A9">
      <w:pPr>
        <w:spacing w:line="480" w:lineRule="auto"/>
        <w:rPr>
          <w:bCs/>
          <w:lang w:val="en"/>
        </w:rPr>
      </w:pPr>
    </w:p>
    <w:p w14:paraId="2B4C67CD" w14:textId="22A1DC11" w:rsidR="00C326FE" w:rsidRPr="00944E26" w:rsidRDefault="00C326FE" w:rsidP="00FE72A9">
      <w:pPr>
        <w:spacing w:line="480" w:lineRule="auto"/>
        <w:rPr>
          <w:b/>
          <w:lang w:val="en"/>
        </w:rPr>
      </w:pPr>
    </w:p>
    <w:bookmarkEnd w:id="2"/>
    <w:p w14:paraId="6A2EB108" w14:textId="1990673E" w:rsidR="00816E29" w:rsidRPr="009170B4" w:rsidRDefault="00816E29">
      <w:pPr>
        <w:rPr>
          <w:bCs/>
          <w:lang w:val="en"/>
        </w:rPr>
      </w:pPr>
      <w:r>
        <w:br w:type="page"/>
      </w:r>
    </w:p>
    <w:p w14:paraId="78BB3A66" w14:textId="4EE991D2" w:rsidR="00F96EB6" w:rsidRPr="00944E26" w:rsidRDefault="009170B4">
      <w:pPr>
        <w:spacing w:line="480" w:lineRule="auto"/>
        <w:jc w:val="center"/>
        <w:rPr>
          <w:b/>
          <w:bCs/>
          <w:rPrChange w:id="606" w:author="Kevin McGraw" w:date="2025-03-16T11:00:00Z" w16du:dateUtc="2025-03-16T15:00:00Z">
            <w:rPr>
              <w:b/>
              <w:bCs/>
              <w:u w:val="single"/>
            </w:rPr>
          </w:rPrChange>
        </w:rPr>
        <w:pPrChange w:id="607" w:author="Kevin McGraw" w:date="2025-03-16T11:00:00Z" w16du:dateUtc="2025-03-16T15:00:00Z">
          <w:pPr>
            <w:jc w:val="center"/>
          </w:pPr>
        </w:pPrChange>
      </w:pPr>
      <w:del w:id="608" w:author="Kevin McGraw" w:date="2025-03-16T11:00:00Z" w16du:dateUtc="2025-03-16T15:00:00Z">
        <w:r w:rsidRPr="00944E26" w:rsidDel="00944E26">
          <w:rPr>
            <w:b/>
            <w:bCs/>
            <w:rPrChange w:id="609" w:author="Kevin McGraw" w:date="2025-03-16T11:00:00Z" w16du:dateUtc="2025-03-16T15:00:00Z">
              <w:rPr>
                <w:b/>
                <w:bCs/>
                <w:u w:val="single"/>
              </w:rPr>
            </w:rPrChange>
          </w:rPr>
          <w:lastRenderedPageBreak/>
          <w:delText>References</w:delText>
        </w:r>
      </w:del>
      <w:ins w:id="610" w:author="Kevin McGraw" w:date="2025-03-16T11:00:00Z" w16du:dateUtc="2025-03-16T15:00:00Z">
        <w:r w:rsidR="00944E26" w:rsidRPr="00944E26">
          <w:rPr>
            <w:b/>
            <w:bCs/>
            <w:rPrChange w:id="611" w:author="Kevin McGraw" w:date="2025-03-16T11:00:00Z" w16du:dateUtc="2025-03-16T15:00:00Z">
              <w:rPr>
                <w:b/>
                <w:bCs/>
                <w:u w:val="single"/>
              </w:rPr>
            </w:rPrChange>
          </w:rPr>
          <w:t>REFERENCES</w:t>
        </w:r>
      </w:ins>
    </w:p>
    <w:p w14:paraId="4B128A01" w14:textId="77777777" w:rsidR="00DC016C" w:rsidRPr="00DC016C" w:rsidRDefault="00F96EB6" w:rsidP="00944E26">
      <w:pPr>
        <w:pStyle w:val="Bibliography"/>
        <w:rPr>
          <w:rFonts w:eastAsiaTheme="minorHAnsi"/>
        </w:rPr>
      </w:pPr>
      <w:r>
        <w:fldChar w:fldCharType="begin"/>
      </w:r>
      <w:r>
        <w:instrText xml:space="preserve"> ADDIN ZOTERO_BIBL {"uncited":[],"omitted":[],"custom":[]} CSL_BIBLIOGRAPHY </w:instrText>
      </w:r>
      <w:r>
        <w:fldChar w:fldCharType="separate"/>
      </w:r>
      <w:r w:rsidR="00DC016C" w:rsidRPr="00DC016C">
        <w:rPr>
          <w:rFonts w:eastAsiaTheme="minorHAnsi"/>
        </w:rPr>
        <w:t xml:space="preserve">Andrews, S. (2010). </w:t>
      </w:r>
      <w:r w:rsidR="00DC016C" w:rsidRPr="00DC016C">
        <w:rPr>
          <w:rFonts w:eastAsiaTheme="minorHAnsi"/>
          <w:i/>
          <w:iCs/>
        </w:rPr>
        <w:t>FastQC: A quality control tool for high throughput sequence data.</w:t>
      </w:r>
      <w:r w:rsidR="00DC016C" w:rsidRPr="00DC016C">
        <w:rPr>
          <w:rFonts w:eastAsiaTheme="minorHAnsi"/>
        </w:rPr>
        <w:t xml:space="preserve"> https://cir.nii.ac.jp/crid/1370584340724053142</w:t>
      </w:r>
    </w:p>
    <w:p w14:paraId="21452653" w14:textId="77777777" w:rsidR="00DC016C" w:rsidRPr="00DC016C" w:rsidRDefault="00DC016C" w:rsidP="00944E26">
      <w:pPr>
        <w:pStyle w:val="Bibliography"/>
        <w:rPr>
          <w:rFonts w:eastAsiaTheme="minorHAnsi"/>
        </w:rPr>
      </w:pPr>
      <w:r w:rsidRPr="00DC016C">
        <w:rPr>
          <w:rFonts w:eastAsiaTheme="minorHAnsi"/>
        </w:rPr>
        <w:t xml:space="preserve">Barker, F. K., Burns, K. J., Klicka, J., Lanyon, S. M., &amp; Lovette, I. J. (2015). New insights into New World biogeography: An integrated view from the phylogeny of blackbirds, cardinals, sparrows, tanagers, warblers, and allies. </w:t>
      </w:r>
      <w:r w:rsidRPr="00DC016C">
        <w:rPr>
          <w:rFonts w:eastAsiaTheme="minorHAnsi"/>
          <w:i/>
          <w:iCs/>
        </w:rPr>
        <w:t>The Auk</w:t>
      </w:r>
      <w:r w:rsidRPr="00DC016C">
        <w:rPr>
          <w:rFonts w:eastAsiaTheme="minorHAnsi"/>
        </w:rPr>
        <w:t xml:space="preserve">, </w:t>
      </w:r>
      <w:r w:rsidRPr="00DC016C">
        <w:rPr>
          <w:rFonts w:eastAsiaTheme="minorHAnsi"/>
          <w:i/>
          <w:iCs/>
        </w:rPr>
        <w:t>132</w:t>
      </w:r>
      <w:r w:rsidRPr="00DC016C">
        <w:rPr>
          <w:rFonts w:eastAsiaTheme="minorHAnsi"/>
        </w:rPr>
        <w:t>(2), 333–348. https://doi.org/10.1642/auk-14-110.1</w:t>
      </w:r>
    </w:p>
    <w:p w14:paraId="74DC0F72" w14:textId="77777777" w:rsidR="00DC016C" w:rsidRPr="00DC016C" w:rsidRDefault="00DC016C" w:rsidP="00944E26">
      <w:pPr>
        <w:pStyle w:val="Bibliography"/>
        <w:rPr>
          <w:rFonts w:eastAsiaTheme="minorHAnsi"/>
        </w:rPr>
      </w:pPr>
      <w:r w:rsidRPr="00DC016C">
        <w:rPr>
          <w:rFonts w:eastAsiaTheme="minorHAnsi"/>
        </w:rPr>
        <w:t xml:space="preserve">Bolger, A. M., Lohse, M., &amp; Usadel, B. (2014). Trimmomatic: A flexible trimmer for Illumina sequence data. </w:t>
      </w:r>
      <w:r w:rsidRPr="00DC016C">
        <w:rPr>
          <w:rFonts w:eastAsiaTheme="minorHAnsi"/>
          <w:i/>
          <w:iCs/>
        </w:rPr>
        <w:t>Bioinformatics</w:t>
      </w:r>
      <w:r w:rsidRPr="00DC016C">
        <w:rPr>
          <w:rFonts w:eastAsiaTheme="minorHAnsi"/>
        </w:rPr>
        <w:t xml:space="preserve">, </w:t>
      </w:r>
      <w:r w:rsidRPr="00DC016C">
        <w:rPr>
          <w:rFonts w:eastAsiaTheme="minorHAnsi"/>
          <w:i/>
          <w:iCs/>
        </w:rPr>
        <w:t>30</w:t>
      </w:r>
      <w:r w:rsidRPr="00DC016C">
        <w:rPr>
          <w:rFonts w:eastAsiaTheme="minorHAnsi"/>
        </w:rPr>
        <w:t>(15), 2114–2120. https://doi.org/10.1093/bioinformatics/btu170</w:t>
      </w:r>
    </w:p>
    <w:p w14:paraId="39498BB0" w14:textId="77777777" w:rsidR="00DC016C" w:rsidRPr="00DC016C" w:rsidRDefault="00DC016C" w:rsidP="00944E26">
      <w:pPr>
        <w:pStyle w:val="Bibliography"/>
        <w:rPr>
          <w:rFonts w:eastAsiaTheme="minorHAnsi"/>
        </w:rPr>
      </w:pPr>
      <w:r w:rsidRPr="00DC016C">
        <w:rPr>
          <w:rFonts w:eastAsiaTheme="minorHAnsi"/>
        </w:rPr>
        <w:t xml:space="preserve">Bordini, M., Soglia, F., Davoli, R., Zappaterra, M., Petracci, M., &amp; Meluzzi, A. (2022). Molecular Pathways and Key Genes Associated With Breast Width and Protein Content in White Striping and Wooden Breast Chicken Pectoral Muscle. </w:t>
      </w:r>
      <w:r w:rsidRPr="00DC016C">
        <w:rPr>
          <w:rFonts w:eastAsiaTheme="minorHAnsi"/>
          <w:i/>
          <w:iCs/>
        </w:rPr>
        <w:t>Frontiers in Physiology</w:t>
      </w:r>
      <w:r w:rsidRPr="00DC016C">
        <w:rPr>
          <w:rFonts w:eastAsiaTheme="minorHAnsi"/>
        </w:rPr>
        <w:t xml:space="preserve">, </w:t>
      </w:r>
      <w:r w:rsidRPr="00DC016C">
        <w:rPr>
          <w:rFonts w:eastAsiaTheme="minorHAnsi"/>
          <w:i/>
          <w:iCs/>
        </w:rPr>
        <w:t>13</w:t>
      </w:r>
      <w:r w:rsidRPr="00DC016C">
        <w:rPr>
          <w:rFonts w:eastAsiaTheme="minorHAnsi"/>
        </w:rPr>
        <w:t>. https://doi.org/10.3389/fphys.2022.936768</w:t>
      </w:r>
    </w:p>
    <w:p w14:paraId="5580C1C4" w14:textId="77777777" w:rsidR="00DC016C" w:rsidRPr="00DC016C" w:rsidRDefault="00DC016C" w:rsidP="00944E26">
      <w:pPr>
        <w:pStyle w:val="Bibliography"/>
        <w:rPr>
          <w:rFonts w:eastAsiaTheme="minorHAnsi"/>
        </w:rPr>
      </w:pPr>
      <w:r w:rsidRPr="00DC016C">
        <w:rPr>
          <w:rFonts w:eastAsiaTheme="minorHAnsi"/>
        </w:rPr>
        <w:t xml:space="preserve">Caizergues, A. E., Le Luyer, J., Grégoire, A., Szulkin, M., Senar, J., Charmantier, A., &amp; Perrier, C. (2022). Epigenetics and the city: Non‐parallel DNA methylation modifications across pairs of urban‐forest Great tit populations. </w:t>
      </w:r>
      <w:r w:rsidRPr="00DC016C">
        <w:rPr>
          <w:rFonts w:eastAsiaTheme="minorHAnsi"/>
          <w:i/>
          <w:iCs/>
        </w:rPr>
        <w:t>Evolutionary Applications</w:t>
      </w:r>
      <w:r w:rsidRPr="00DC016C">
        <w:rPr>
          <w:rFonts w:eastAsiaTheme="minorHAnsi"/>
        </w:rPr>
        <w:t xml:space="preserve">, </w:t>
      </w:r>
      <w:r w:rsidRPr="00DC016C">
        <w:rPr>
          <w:rFonts w:eastAsiaTheme="minorHAnsi"/>
          <w:i/>
          <w:iCs/>
        </w:rPr>
        <w:t>15</w:t>
      </w:r>
      <w:r w:rsidRPr="00DC016C">
        <w:rPr>
          <w:rFonts w:eastAsiaTheme="minorHAnsi"/>
        </w:rPr>
        <w:t>(1), 149–165. https://doi.org/10.1111/eva.13334</w:t>
      </w:r>
    </w:p>
    <w:p w14:paraId="47966C72" w14:textId="77777777" w:rsidR="00DC016C" w:rsidRPr="00DC016C" w:rsidRDefault="00DC016C" w:rsidP="00944E26">
      <w:pPr>
        <w:pStyle w:val="Bibliography"/>
        <w:rPr>
          <w:rFonts w:eastAsiaTheme="minorHAnsi"/>
        </w:rPr>
      </w:pPr>
      <w:r w:rsidRPr="00DC016C">
        <w:rPr>
          <w:rFonts w:eastAsiaTheme="minorHAnsi"/>
        </w:rPr>
        <w:t xml:space="preserve">Da Silva Ribeiro, T., Galván, J. A., &amp; Pool, J. E. (2022). Maximum SNP </w:t>
      </w:r>
      <w:r w:rsidRPr="00DC016C">
        <w:rPr>
          <w:rFonts w:eastAsiaTheme="minorHAnsi"/>
          <w:i/>
          <w:iCs/>
        </w:rPr>
        <w:t>FST</w:t>
      </w:r>
      <w:r w:rsidRPr="00DC016C">
        <w:rPr>
          <w:rFonts w:eastAsiaTheme="minorHAnsi"/>
        </w:rPr>
        <w:t xml:space="preserve"> Outperforms Full-Window Statistics for Detecting Soft Sweeps in Local Adaptation. </w:t>
      </w:r>
      <w:r w:rsidRPr="00DC016C">
        <w:rPr>
          <w:rFonts w:eastAsiaTheme="minorHAnsi"/>
          <w:i/>
          <w:iCs/>
        </w:rPr>
        <w:t>Genome Biology and Evolution</w:t>
      </w:r>
      <w:r w:rsidRPr="00DC016C">
        <w:rPr>
          <w:rFonts w:eastAsiaTheme="minorHAnsi"/>
        </w:rPr>
        <w:t xml:space="preserve">, </w:t>
      </w:r>
      <w:r w:rsidRPr="00DC016C">
        <w:rPr>
          <w:rFonts w:eastAsiaTheme="minorHAnsi"/>
          <w:i/>
          <w:iCs/>
        </w:rPr>
        <w:t>14</w:t>
      </w:r>
      <w:r w:rsidRPr="00DC016C">
        <w:rPr>
          <w:rFonts w:eastAsiaTheme="minorHAnsi"/>
        </w:rPr>
        <w:t>(10), evac143. https://doi.org/10.1093/gbe/evac143</w:t>
      </w:r>
    </w:p>
    <w:p w14:paraId="70CB2EFF" w14:textId="77777777" w:rsidR="00DC016C" w:rsidRPr="00DC016C" w:rsidRDefault="00DC016C" w:rsidP="00944E26">
      <w:pPr>
        <w:pStyle w:val="Bibliography"/>
        <w:rPr>
          <w:rFonts w:eastAsiaTheme="minorHAnsi"/>
        </w:rPr>
      </w:pPr>
      <w:r w:rsidRPr="00DC016C">
        <w:rPr>
          <w:rFonts w:eastAsiaTheme="minorHAnsi"/>
        </w:rPr>
        <w:t xml:space="preserve">Dong, K., Chang, S., Xie, Q., Black-Pyrkosz, A., &amp; Zhang, H. (2017). Comparative transcriptomics of genetically divergent lines of chickens in response to Marek’s disease </w:t>
      </w:r>
      <w:r w:rsidRPr="00DC016C">
        <w:rPr>
          <w:rFonts w:eastAsiaTheme="minorHAnsi"/>
        </w:rPr>
        <w:lastRenderedPageBreak/>
        <w:t xml:space="preserve">virus challenge at cytolytic phase. </w:t>
      </w:r>
      <w:r w:rsidRPr="00DC016C">
        <w:rPr>
          <w:rFonts w:eastAsiaTheme="minorHAnsi"/>
          <w:i/>
          <w:iCs/>
        </w:rPr>
        <w:t>PLOS ONE</w:t>
      </w:r>
      <w:r w:rsidRPr="00DC016C">
        <w:rPr>
          <w:rFonts w:eastAsiaTheme="minorHAnsi"/>
        </w:rPr>
        <w:t xml:space="preserve">, </w:t>
      </w:r>
      <w:r w:rsidRPr="00DC016C">
        <w:rPr>
          <w:rFonts w:eastAsiaTheme="minorHAnsi"/>
          <w:i/>
          <w:iCs/>
        </w:rPr>
        <w:t>12</w:t>
      </w:r>
      <w:r w:rsidRPr="00DC016C">
        <w:rPr>
          <w:rFonts w:eastAsiaTheme="minorHAnsi"/>
        </w:rPr>
        <w:t>(6), e0178923. https://doi.org/10.1371/journal.pone.0178923</w:t>
      </w:r>
    </w:p>
    <w:p w14:paraId="3DD6E7D2" w14:textId="77777777" w:rsidR="00DC016C" w:rsidRPr="00DC016C" w:rsidRDefault="00DC016C" w:rsidP="00944E26">
      <w:pPr>
        <w:pStyle w:val="Bibliography"/>
        <w:rPr>
          <w:rFonts w:eastAsiaTheme="minorHAnsi"/>
        </w:rPr>
      </w:pPr>
      <w:r w:rsidRPr="00DC016C">
        <w:rPr>
          <w:rFonts w:eastAsiaTheme="minorHAnsi"/>
        </w:rPr>
        <w:t xml:space="preserve">Eid Mutlak, Y., Aweida, D., Volodin, A., Ayalon, B., Dahan, N., Parnis, A., &amp; Cohen, S. (2020). A signaling hub of insulin receptor, dystrophin glycoprotein complex and plakoglobin regulates muscle size. </w:t>
      </w:r>
      <w:r w:rsidRPr="00DC016C">
        <w:rPr>
          <w:rFonts w:eastAsiaTheme="minorHAnsi"/>
          <w:i/>
          <w:iCs/>
        </w:rPr>
        <w:t>Nature Communications</w:t>
      </w:r>
      <w:r w:rsidRPr="00DC016C">
        <w:rPr>
          <w:rFonts w:eastAsiaTheme="minorHAnsi"/>
        </w:rPr>
        <w:t xml:space="preserve">, </w:t>
      </w:r>
      <w:r w:rsidRPr="00DC016C">
        <w:rPr>
          <w:rFonts w:eastAsiaTheme="minorHAnsi"/>
          <w:i/>
          <w:iCs/>
        </w:rPr>
        <w:t>11</w:t>
      </w:r>
      <w:r w:rsidRPr="00DC016C">
        <w:rPr>
          <w:rFonts w:eastAsiaTheme="minorHAnsi"/>
        </w:rPr>
        <w:t>(1), 1381. https://doi.org/10.1038/s41467-020-14895-9</w:t>
      </w:r>
    </w:p>
    <w:p w14:paraId="78882E70" w14:textId="77777777" w:rsidR="00DC016C" w:rsidRPr="00DC016C" w:rsidRDefault="00DC016C" w:rsidP="00944E26">
      <w:pPr>
        <w:pStyle w:val="Bibliography"/>
        <w:rPr>
          <w:rFonts w:eastAsiaTheme="minorHAnsi"/>
        </w:rPr>
      </w:pPr>
      <w:r w:rsidRPr="00DC016C">
        <w:rPr>
          <w:rFonts w:eastAsiaTheme="minorHAnsi"/>
        </w:rPr>
        <w:t xml:space="preserve">Fall, T., &amp; Ingelsson, E. (2014). Genome-wide association studies of obesity and metabolic syndrome. </w:t>
      </w:r>
      <w:r w:rsidRPr="00DC016C">
        <w:rPr>
          <w:rFonts w:eastAsiaTheme="minorHAnsi"/>
          <w:i/>
          <w:iCs/>
        </w:rPr>
        <w:t>Molecular and Cellular Endocrinology</w:t>
      </w:r>
      <w:r w:rsidRPr="00DC016C">
        <w:rPr>
          <w:rFonts w:eastAsiaTheme="minorHAnsi"/>
        </w:rPr>
        <w:t xml:space="preserve">, </w:t>
      </w:r>
      <w:r w:rsidRPr="00DC016C">
        <w:rPr>
          <w:rFonts w:eastAsiaTheme="minorHAnsi"/>
          <w:i/>
          <w:iCs/>
        </w:rPr>
        <w:t>382</w:t>
      </w:r>
      <w:r w:rsidRPr="00DC016C">
        <w:rPr>
          <w:rFonts w:eastAsiaTheme="minorHAnsi"/>
        </w:rPr>
        <w:t>(1), 740–757. https://doi.org/10.1016/j.mce.2012.08.018</w:t>
      </w:r>
    </w:p>
    <w:p w14:paraId="1B6A8603" w14:textId="77777777" w:rsidR="00DC016C" w:rsidRPr="00DC016C" w:rsidRDefault="00DC016C" w:rsidP="00944E26">
      <w:pPr>
        <w:pStyle w:val="Bibliography"/>
        <w:rPr>
          <w:rFonts w:eastAsiaTheme="minorHAnsi"/>
        </w:rPr>
      </w:pPr>
      <w:r w:rsidRPr="00DC016C">
        <w:rPr>
          <w:rFonts w:eastAsiaTheme="minorHAnsi"/>
        </w:rPr>
        <w:t xml:space="preserve">Ghosh, C., Das, N., Saha, S., Kundu, T., Sircar, D., &amp; Roy, P. (2022). Involvement of Cdkal1 in the etiology of type 2 diabetes mellitus and microvascular diabetic complications: A review. </w:t>
      </w:r>
      <w:r w:rsidRPr="00DC016C">
        <w:rPr>
          <w:rFonts w:eastAsiaTheme="minorHAnsi"/>
          <w:i/>
          <w:iCs/>
        </w:rPr>
        <w:t>Journal of Diabetes &amp; Metabolic Disorders</w:t>
      </w:r>
      <w:r w:rsidRPr="00DC016C">
        <w:rPr>
          <w:rFonts w:eastAsiaTheme="minorHAnsi"/>
        </w:rPr>
        <w:t xml:space="preserve">, </w:t>
      </w:r>
      <w:r w:rsidRPr="00DC016C">
        <w:rPr>
          <w:rFonts w:eastAsiaTheme="minorHAnsi"/>
          <w:i/>
          <w:iCs/>
        </w:rPr>
        <w:t>21</w:t>
      </w:r>
      <w:r w:rsidRPr="00DC016C">
        <w:rPr>
          <w:rFonts w:eastAsiaTheme="minorHAnsi"/>
        </w:rPr>
        <w:t>(1), 991–1001. https://doi.org/10.1007/s40200-021-00953-6</w:t>
      </w:r>
    </w:p>
    <w:p w14:paraId="60A3D65D" w14:textId="77777777" w:rsidR="00DC016C" w:rsidRPr="00DC016C" w:rsidRDefault="00DC016C" w:rsidP="00944E26">
      <w:pPr>
        <w:pStyle w:val="Bibliography"/>
        <w:rPr>
          <w:rFonts w:eastAsiaTheme="minorHAnsi"/>
        </w:rPr>
      </w:pPr>
      <w:r w:rsidRPr="00DC016C">
        <w:rPr>
          <w:rFonts w:eastAsiaTheme="minorHAnsi"/>
        </w:rPr>
        <w:t xml:space="preserve">Hahn, M. W. (2018). </w:t>
      </w:r>
      <w:r w:rsidRPr="00DC016C">
        <w:rPr>
          <w:rFonts w:eastAsiaTheme="minorHAnsi"/>
          <w:i/>
          <w:iCs/>
        </w:rPr>
        <w:t>Molecular Population Genetics</w:t>
      </w:r>
      <w:r w:rsidRPr="00DC016C">
        <w:rPr>
          <w:rFonts w:eastAsiaTheme="minorHAnsi"/>
        </w:rPr>
        <w:t>. Oxford University Press.</w:t>
      </w:r>
    </w:p>
    <w:p w14:paraId="08638D3F" w14:textId="77777777" w:rsidR="00DC016C" w:rsidRPr="00DC016C" w:rsidRDefault="00DC016C" w:rsidP="00944E26">
      <w:pPr>
        <w:pStyle w:val="Bibliography"/>
        <w:rPr>
          <w:rFonts w:eastAsiaTheme="minorHAnsi"/>
        </w:rPr>
      </w:pPr>
      <w:r w:rsidRPr="00DC016C">
        <w:rPr>
          <w:rFonts w:eastAsiaTheme="minorHAnsi"/>
        </w:rPr>
        <w:t xml:space="preserve">He, W., Chen, P., Chen, Q., Cai, Z., &amp; Zhang, P. (2022). Cytokine storm: Behind the scenes of the collateral circulation after acute myocardial infarction. </w:t>
      </w:r>
      <w:r w:rsidRPr="00DC016C">
        <w:rPr>
          <w:rFonts w:eastAsiaTheme="minorHAnsi"/>
          <w:i/>
          <w:iCs/>
        </w:rPr>
        <w:t>Inflammation Research</w:t>
      </w:r>
      <w:r w:rsidRPr="00DC016C">
        <w:rPr>
          <w:rFonts w:eastAsiaTheme="minorHAnsi"/>
        </w:rPr>
        <w:t xml:space="preserve">, </w:t>
      </w:r>
      <w:r w:rsidRPr="00DC016C">
        <w:rPr>
          <w:rFonts w:eastAsiaTheme="minorHAnsi"/>
          <w:i/>
          <w:iCs/>
        </w:rPr>
        <w:t>71</w:t>
      </w:r>
      <w:r w:rsidRPr="00DC016C">
        <w:rPr>
          <w:rFonts w:eastAsiaTheme="minorHAnsi"/>
        </w:rPr>
        <w:t>(10), 1143–1158. https://doi.org/10.1007/s00011-022-01611-0</w:t>
      </w:r>
    </w:p>
    <w:p w14:paraId="6E2E6D18" w14:textId="77777777" w:rsidR="00DC016C" w:rsidRPr="00DC016C" w:rsidRDefault="00DC016C" w:rsidP="00944E26">
      <w:pPr>
        <w:pStyle w:val="Bibliography"/>
        <w:rPr>
          <w:rFonts w:eastAsiaTheme="minorHAnsi"/>
        </w:rPr>
      </w:pPr>
      <w:r w:rsidRPr="00DC016C">
        <w:rPr>
          <w:rFonts w:eastAsiaTheme="minorHAnsi"/>
        </w:rPr>
        <w:t xml:space="preserve">Hooper, D. M., &amp; Price, T. D. (2017). Chromosomal inversion differences correlate with range overlap in passerine birds. </w:t>
      </w:r>
      <w:r w:rsidRPr="00DC016C">
        <w:rPr>
          <w:rFonts w:eastAsiaTheme="minorHAnsi"/>
          <w:i/>
          <w:iCs/>
        </w:rPr>
        <w:t>Nature Ecology &amp;amp; Evolution</w:t>
      </w:r>
      <w:r w:rsidRPr="00DC016C">
        <w:rPr>
          <w:rFonts w:eastAsiaTheme="minorHAnsi"/>
        </w:rPr>
        <w:t xml:space="preserve">, </w:t>
      </w:r>
      <w:r w:rsidRPr="00DC016C">
        <w:rPr>
          <w:rFonts w:eastAsiaTheme="minorHAnsi"/>
          <w:i/>
          <w:iCs/>
        </w:rPr>
        <w:t>1</w:t>
      </w:r>
      <w:r w:rsidRPr="00DC016C">
        <w:rPr>
          <w:rFonts w:eastAsiaTheme="minorHAnsi"/>
        </w:rPr>
        <w:t>(10), 1526–1534. https://doi.org/10.1038/s41559-017-0284-6</w:t>
      </w:r>
    </w:p>
    <w:p w14:paraId="061C2F4D" w14:textId="77777777" w:rsidR="00DC016C" w:rsidRPr="00DC016C" w:rsidRDefault="00DC016C" w:rsidP="00944E26">
      <w:pPr>
        <w:pStyle w:val="Bibliography"/>
        <w:rPr>
          <w:rFonts w:eastAsiaTheme="minorHAnsi"/>
        </w:rPr>
      </w:pPr>
      <w:r w:rsidRPr="00DC016C">
        <w:rPr>
          <w:rFonts w:eastAsiaTheme="minorHAnsi"/>
        </w:rPr>
        <w:t xml:space="preserve">Jun, G., Wing, M. K., Abecasis, G. R., &amp; Kang, H. M. (2015). An efficient and scalable analysis framework for variant extraction and refinement from population scale DNA sequence data. </w:t>
      </w:r>
      <w:r w:rsidRPr="00DC016C">
        <w:rPr>
          <w:rFonts w:eastAsiaTheme="minorHAnsi"/>
          <w:i/>
          <w:iCs/>
        </w:rPr>
        <w:t>Genome Research</w:t>
      </w:r>
      <w:r w:rsidRPr="00DC016C">
        <w:rPr>
          <w:rFonts w:eastAsiaTheme="minorHAnsi"/>
        </w:rPr>
        <w:t>, gr.176552.114. https://doi.org/10.1101/gr.176552.114</w:t>
      </w:r>
    </w:p>
    <w:p w14:paraId="024F60F0" w14:textId="77777777" w:rsidR="00DC016C" w:rsidRPr="00DC016C" w:rsidRDefault="00DC016C" w:rsidP="00944E26">
      <w:pPr>
        <w:pStyle w:val="Bibliography"/>
        <w:rPr>
          <w:rFonts w:eastAsiaTheme="minorHAnsi"/>
        </w:rPr>
      </w:pPr>
      <w:r w:rsidRPr="00DC016C">
        <w:rPr>
          <w:rFonts w:eastAsiaTheme="minorHAnsi"/>
        </w:rPr>
        <w:lastRenderedPageBreak/>
        <w:t xml:space="preserve">Korneliussen, T. S., Albrechtsen, A., &amp; Nielsen, R. (2014). ANGSD: Analysis of Next Generation Sequencing Data. </w:t>
      </w:r>
      <w:r w:rsidRPr="00DC016C">
        <w:rPr>
          <w:rFonts w:eastAsiaTheme="minorHAnsi"/>
          <w:i/>
          <w:iCs/>
        </w:rPr>
        <w:t>BMC Bioinformatics</w:t>
      </w:r>
      <w:r w:rsidRPr="00DC016C">
        <w:rPr>
          <w:rFonts w:eastAsiaTheme="minorHAnsi"/>
        </w:rPr>
        <w:t xml:space="preserve">, </w:t>
      </w:r>
      <w:r w:rsidRPr="00DC016C">
        <w:rPr>
          <w:rFonts w:eastAsiaTheme="minorHAnsi"/>
          <w:i/>
          <w:iCs/>
        </w:rPr>
        <w:t>15</w:t>
      </w:r>
      <w:r w:rsidRPr="00DC016C">
        <w:rPr>
          <w:rFonts w:eastAsiaTheme="minorHAnsi"/>
        </w:rPr>
        <w:t>(1), 356. https://doi.org/10.1186/s12859-014-0356-4</w:t>
      </w:r>
    </w:p>
    <w:p w14:paraId="3A468100" w14:textId="77777777" w:rsidR="00DC016C" w:rsidRPr="00DC016C" w:rsidRDefault="00DC016C" w:rsidP="00944E26">
      <w:pPr>
        <w:pStyle w:val="Bibliography"/>
        <w:rPr>
          <w:rFonts w:eastAsiaTheme="minorHAnsi"/>
        </w:rPr>
      </w:pPr>
      <w:r w:rsidRPr="00DC016C">
        <w:rPr>
          <w:rFonts w:eastAsiaTheme="minorHAnsi"/>
        </w:rPr>
        <w:t xml:space="preserve">Kumar, S., Stecher, G., Suleski, M., &amp; Hedges, S. B. (2017). TimeTree: A Resource for Timelines, Timetrees, and Divergence Times. </w:t>
      </w:r>
      <w:r w:rsidRPr="00DC016C">
        <w:rPr>
          <w:rFonts w:eastAsiaTheme="minorHAnsi"/>
          <w:i/>
          <w:iCs/>
        </w:rPr>
        <w:t>Molecular Biology and Evolution</w:t>
      </w:r>
      <w:r w:rsidRPr="00DC016C">
        <w:rPr>
          <w:rFonts w:eastAsiaTheme="minorHAnsi"/>
        </w:rPr>
        <w:t xml:space="preserve">, </w:t>
      </w:r>
      <w:r w:rsidRPr="00DC016C">
        <w:rPr>
          <w:rFonts w:eastAsiaTheme="minorHAnsi"/>
          <w:i/>
          <w:iCs/>
        </w:rPr>
        <w:t>34</w:t>
      </w:r>
      <w:r w:rsidRPr="00DC016C">
        <w:rPr>
          <w:rFonts w:eastAsiaTheme="minorHAnsi"/>
        </w:rPr>
        <w:t>(7), 1812–1819. https://doi.org/10.1093/molbev/msx116</w:t>
      </w:r>
    </w:p>
    <w:p w14:paraId="3DCF9E1E" w14:textId="77777777" w:rsidR="00DC016C" w:rsidRPr="00DC016C" w:rsidRDefault="00DC016C" w:rsidP="00944E26">
      <w:pPr>
        <w:pStyle w:val="Bibliography"/>
        <w:rPr>
          <w:rFonts w:eastAsiaTheme="minorHAnsi"/>
        </w:rPr>
      </w:pPr>
      <w:r w:rsidRPr="00DC016C">
        <w:rPr>
          <w:rFonts w:eastAsiaTheme="minorHAnsi"/>
        </w:rPr>
        <w:t xml:space="preserve">Lendvai, Á. Z., Tóth, Z., Mahr, K., Osváth, G., Vogel-Kindgen, S., &amp; Gander, B. A. (2021). Effects of experimental increase in insulin-like growth factor 1 on feather growth rate, moult intensity and feather quality in a passerine bird. </w:t>
      </w:r>
      <w:r w:rsidRPr="00DC016C">
        <w:rPr>
          <w:rFonts w:eastAsiaTheme="minorHAnsi"/>
          <w:i/>
          <w:iCs/>
        </w:rPr>
        <w:t>Journal of Experimental Biology</w:t>
      </w:r>
      <w:r w:rsidRPr="00DC016C">
        <w:rPr>
          <w:rFonts w:eastAsiaTheme="minorHAnsi"/>
        </w:rPr>
        <w:t xml:space="preserve">, </w:t>
      </w:r>
      <w:r w:rsidRPr="00DC016C">
        <w:rPr>
          <w:rFonts w:eastAsiaTheme="minorHAnsi"/>
          <w:i/>
          <w:iCs/>
        </w:rPr>
        <w:t>224</w:t>
      </w:r>
      <w:r w:rsidRPr="00DC016C">
        <w:rPr>
          <w:rFonts w:eastAsiaTheme="minorHAnsi"/>
        </w:rPr>
        <w:t>(14), jeb242481. https://doi.org/10.1242/jeb.242481</w:t>
      </w:r>
    </w:p>
    <w:p w14:paraId="60F1A975" w14:textId="77777777" w:rsidR="00DC016C" w:rsidRPr="00671892" w:rsidRDefault="00DC016C" w:rsidP="00944E26">
      <w:pPr>
        <w:pStyle w:val="Bibliography"/>
        <w:rPr>
          <w:rFonts w:eastAsiaTheme="minorHAnsi"/>
          <w:lang w:val="es-ES"/>
          <w:rPrChange w:id="612" w:author="Sabrina McNew" w:date="2025-03-11T09:48:00Z" w16du:dateUtc="2025-03-11T16:48:00Z">
            <w:rPr>
              <w:rFonts w:eastAsiaTheme="minorHAnsi"/>
            </w:rPr>
          </w:rPrChange>
        </w:rPr>
      </w:pPr>
      <w:r w:rsidRPr="00DC016C">
        <w:rPr>
          <w:rFonts w:eastAsiaTheme="minorHAnsi"/>
        </w:rPr>
        <w:t xml:space="preserve">Lendvai, Á. Z., Tóth, Z., Mahr, K., Pénzes, J., Vogel-Kindgen, S., Gander, B. A., &amp; Vágási, C. I. (2024). IGF-1 induces sex-specific oxidative damage and mortality in a songbird. </w:t>
      </w:r>
      <w:r w:rsidRPr="00671892">
        <w:rPr>
          <w:rFonts w:eastAsiaTheme="minorHAnsi"/>
          <w:i/>
          <w:iCs/>
          <w:lang w:val="es-ES"/>
          <w:rPrChange w:id="613" w:author="Sabrina McNew" w:date="2025-03-11T09:48:00Z" w16du:dateUtc="2025-03-11T16:48:00Z">
            <w:rPr>
              <w:rFonts w:eastAsiaTheme="minorHAnsi"/>
              <w:i/>
              <w:iCs/>
            </w:rPr>
          </w:rPrChange>
        </w:rPr>
        <w:t>Oecologia</w:t>
      </w:r>
      <w:r w:rsidRPr="00671892">
        <w:rPr>
          <w:rFonts w:eastAsiaTheme="minorHAnsi"/>
          <w:lang w:val="es-ES"/>
          <w:rPrChange w:id="614" w:author="Sabrina McNew" w:date="2025-03-11T09:48:00Z" w16du:dateUtc="2025-03-11T16:48:00Z">
            <w:rPr>
              <w:rFonts w:eastAsiaTheme="minorHAnsi"/>
            </w:rPr>
          </w:rPrChange>
        </w:rPr>
        <w:t xml:space="preserve">, </w:t>
      </w:r>
      <w:r w:rsidRPr="00671892">
        <w:rPr>
          <w:rFonts w:eastAsiaTheme="minorHAnsi"/>
          <w:i/>
          <w:iCs/>
          <w:lang w:val="es-ES"/>
          <w:rPrChange w:id="615" w:author="Sabrina McNew" w:date="2025-03-11T09:48:00Z" w16du:dateUtc="2025-03-11T16:48:00Z">
            <w:rPr>
              <w:rFonts w:eastAsiaTheme="minorHAnsi"/>
              <w:i/>
              <w:iCs/>
            </w:rPr>
          </w:rPrChange>
        </w:rPr>
        <w:t>205</w:t>
      </w:r>
      <w:r w:rsidRPr="00671892">
        <w:rPr>
          <w:rFonts w:eastAsiaTheme="minorHAnsi"/>
          <w:lang w:val="es-ES"/>
          <w:rPrChange w:id="616" w:author="Sabrina McNew" w:date="2025-03-11T09:48:00Z" w16du:dateUtc="2025-03-11T16:48:00Z">
            <w:rPr>
              <w:rFonts w:eastAsiaTheme="minorHAnsi"/>
            </w:rPr>
          </w:rPrChange>
        </w:rPr>
        <w:t>(3), 561–570. https://doi.org/10.1007/s00442-024-05587-y</w:t>
      </w:r>
    </w:p>
    <w:p w14:paraId="31FECF10" w14:textId="77777777" w:rsidR="00DC016C" w:rsidRPr="00DC016C" w:rsidRDefault="00DC016C" w:rsidP="00944E26">
      <w:pPr>
        <w:pStyle w:val="Bibliography"/>
        <w:rPr>
          <w:rFonts w:eastAsiaTheme="minorHAnsi"/>
        </w:rPr>
      </w:pPr>
      <w:r w:rsidRPr="00671892">
        <w:rPr>
          <w:rFonts w:eastAsiaTheme="minorHAnsi"/>
          <w:lang w:val="es-ES"/>
          <w:rPrChange w:id="617" w:author="Sabrina McNew" w:date="2025-03-11T09:48:00Z" w16du:dateUtc="2025-03-11T16:48:00Z">
            <w:rPr>
              <w:rFonts w:eastAsiaTheme="minorHAnsi"/>
            </w:rPr>
          </w:rPrChange>
        </w:rPr>
        <w:t xml:space="preserve">Li, H., &amp; Durbin, R. (2009). </w:t>
      </w:r>
      <w:r w:rsidRPr="00DC016C">
        <w:rPr>
          <w:rFonts w:eastAsiaTheme="minorHAnsi"/>
        </w:rPr>
        <w:t xml:space="preserve">Fast and accurate short read alignment with Burrows–Wheeler transform. </w:t>
      </w:r>
      <w:r w:rsidRPr="00DC016C">
        <w:rPr>
          <w:rFonts w:eastAsiaTheme="minorHAnsi"/>
          <w:i/>
          <w:iCs/>
        </w:rPr>
        <w:t>Bioinformatics</w:t>
      </w:r>
      <w:r w:rsidRPr="00DC016C">
        <w:rPr>
          <w:rFonts w:eastAsiaTheme="minorHAnsi"/>
        </w:rPr>
        <w:t xml:space="preserve">, </w:t>
      </w:r>
      <w:r w:rsidRPr="00DC016C">
        <w:rPr>
          <w:rFonts w:eastAsiaTheme="minorHAnsi"/>
          <w:i/>
          <w:iCs/>
        </w:rPr>
        <w:t>25</w:t>
      </w:r>
      <w:r w:rsidRPr="00DC016C">
        <w:rPr>
          <w:rFonts w:eastAsiaTheme="minorHAnsi"/>
        </w:rPr>
        <w:t>(14), 1754–1760. https://doi.org/10.1093/bioinformatics/btp324</w:t>
      </w:r>
    </w:p>
    <w:p w14:paraId="175A5F53" w14:textId="77777777" w:rsidR="00DC016C" w:rsidRPr="00DC016C" w:rsidRDefault="00DC016C" w:rsidP="00944E26">
      <w:pPr>
        <w:pStyle w:val="Bibliography"/>
        <w:rPr>
          <w:rFonts w:eastAsiaTheme="minorHAnsi"/>
        </w:rPr>
      </w:pPr>
      <w:r w:rsidRPr="00DC016C">
        <w:rPr>
          <w:rFonts w:eastAsiaTheme="minorHAnsi"/>
        </w:rPr>
        <w:t xml:space="preserve">Li, H., Handsaker, B., Wysoker, A., Fennell, T., Ruan, J., Homer, N., Marth, G., Abecasis, G., &amp; Durbin, R. (2009). The Sequence Alignment/Map format and SAMtools. </w:t>
      </w:r>
      <w:r w:rsidRPr="00DC016C">
        <w:rPr>
          <w:rFonts w:eastAsiaTheme="minorHAnsi"/>
          <w:i/>
          <w:iCs/>
        </w:rPr>
        <w:t>Bioinformatics</w:t>
      </w:r>
      <w:r w:rsidRPr="00DC016C">
        <w:rPr>
          <w:rFonts w:eastAsiaTheme="minorHAnsi"/>
        </w:rPr>
        <w:t xml:space="preserve">, </w:t>
      </w:r>
      <w:r w:rsidRPr="00DC016C">
        <w:rPr>
          <w:rFonts w:eastAsiaTheme="minorHAnsi"/>
          <w:i/>
          <w:iCs/>
        </w:rPr>
        <w:t>25</w:t>
      </w:r>
      <w:r w:rsidRPr="00DC016C">
        <w:rPr>
          <w:rFonts w:eastAsiaTheme="minorHAnsi"/>
        </w:rPr>
        <w:t>(16), 2078–2079. https://doi.org/10.1093/bioinformatics/btp352</w:t>
      </w:r>
    </w:p>
    <w:p w14:paraId="0107A3B6" w14:textId="77777777" w:rsidR="00DC016C" w:rsidRPr="00DC016C" w:rsidRDefault="00DC016C" w:rsidP="00944E26">
      <w:pPr>
        <w:pStyle w:val="Bibliography"/>
        <w:rPr>
          <w:rFonts w:eastAsiaTheme="minorHAnsi"/>
        </w:rPr>
      </w:pPr>
      <w:r w:rsidRPr="00DC016C">
        <w:rPr>
          <w:rFonts w:eastAsiaTheme="minorHAnsi"/>
        </w:rPr>
        <w:t xml:space="preserve">Li, Z.-H., Xu, H., Zheng, W., Lam, S. H., &amp; Gong, Z. (2013). RNA-Sequencing Analysis of TCDD-Induced Responses in Zebrafish Liver Reveals High Relatedness to In Vivo Mammalian Models and Conserved Biological Pathways. </w:t>
      </w:r>
      <w:r w:rsidRPr="00DC016C">
        <w:rPr>
          <w:rFonts w:eastAsiaTheme="minorHAnsi"/>
          <w:i/>
          <w:iCs/>
        </w:rPr>
        <w:t>PLOS ONE</w:t>
      </w:r>
      <w:r w:rsidRPr="00DC016C">
        <w:rPr>
          <w:rFonts w:eastAsiaTheme="minorHAnsi"/>
        </w:rPr>
        <w:t xml:space="preserve">, </w:t>
      </w:r>
      <w:r w:rsidRPr="00DC016C">
        <w:rPr>
          <w:rFonts w:eastAsiaTheme="minorHAnsi"/>
          <w:i/>
          <w:iCs/>
        </w:rPr>
        <w:t>8</w:t>
      </w:r>
      <w:r w:rsidRPr="00DC016C">
        <w:rPr>
          <w:rFonts w:eastAsiaTheme="minorHAnsi"/>
        </w:rPr>
        <w:t>(10), e77292. https://doi.org/10.1371/journal.pone.0077292</w:t>
      </w:r>
    </w:p>
    <w:p w14:paraId="1D202535" w14:textId="77777777" w:rsidR="00DC016C" w:rsidRPr="00DC016C" w:rsidRDefault="00DC016C" w:rsidP="00944E26">
      <w:pPr>
        <w:pStyle w:val="Bibliography"/>
        <w:rPr>
          <w:rFonts w:eastAsiaTheme="minorHAnsi"/>
        </w:rPr>
      </w:pPr>
      <w:r w:rsidRPr="00DC016C">
        <w:rPr>
          <w:rFonts w:eastAsiaTheme="minorHAnsi"/>
        </w:rPr>
        <w:lastRenderedPageBreak/>
        <w:t xml:space="preserve">Lodjak, J., Mägi, M., Sild, E., &amp; Mänd, R. (2017). Causal link between insulin-like growth factor 1 and growth in nestlings of a wild passerine bird. </w:t>
      </w:r>
      <w:r w:rsidRPr="00DC016C">
        <w:rPr>
          <w:rFonts w:eastAsiaTheme="minorHAnsi"/>
          <w:i/>
          <w:iCs/>
        </w:rPr>
        <w:t>Functional Ecology</w:t>
      </w:r>
      <w:r w:rsidRPr="00DC016C">
        <w:rPr>
          <w:rFonts w:eastAsiaTheme="minorHAnsi"/>
        </w:rPr>
        <w:t xml:space="preserve">, </w:t>
      </w:r>
      <w:r w:rsidRPr="00DC016C">
        <w:rPr>
          <w:rFonts w:eastAsiaTheme="minorHAnsi"/>
          <w:i/>
          <w:iCs/>
        </w:rPr>
        <w:t>31</w:t>
      </w:r>
      <w:r w:rsidRPr="00DC016C">
        <w:rPr>
          <w:rFonts w:eastAsiaTheme="minorHAnsi"/>
        </w:rPr>
        <w:t>(1), 184–191. https://doi.org/10.1111/1365-2435.12679</w:t>
      </w:r>
    </w:p>
    <w:p w14:paraId="75401C8C" w14:textId="77777777" w:rsidR="00DC016C" w:rsidRPr="00DC016C" w:rsidRDefault="00DC016C" w:rsidP="00944E26">
      <w:pPr>
        <w:pStyle w:val="Bibliography"/>
        <w:rPr>
          <w:rFonts w:eastAsiaTheme="minorHAnsi"/>
        </w:rPr>
      </w:pPr>
      <w:r w:rsidRPr="00DC016C">
        <w:rPr>
          <w:rFonts w:eastAsiaTheme="minorHAnsi"/>
        </w:rPr>
        <w:t xml:space="preserve">Lou, R. N., &amp; Therkildsen, N. O. (2022). Batch effects in population genomic studies with low-coverage whole genome sequencing data: Causes, detection and mitigation. </w:t>
      </w:r>
      <w:r w:rsidRPr="00DC016C">
        <w:rPr>
          <w:rFonts w:eastAsiaTheme="minorHAnsi"/>
          <w:i/>
          <w:iCs/>
        </w:rPr>
        <w:t>Molecular Ecology Resources</w:t>
      </w:r>
      <w:r w:rsidRPr="00DC016C">
        <w:rPr>
          <w:rFonts w:eastAsiaTheme="minorHAnsi"/>
        </w:rPr>
        <w:t xml:space="preserve">, </w:t>
      </w:r>
      <w:r w:rsidRPr="00DC016C">
        <w:rPr>
          <w:rFonts w:eastAsiaTheme="minorHAnsi"/>
          <w:i/>
          <w:iCs/>
        </w:rPr>
        <w:t>22</w:t>
      </w:r>
      <w:r w:rsidRPr="00DC016C">
        <w:rPr>
          <w:rFonts w:eastAsiaTheme="minorHAnsi"/>
        </w:rPr>
        <w:t>(5), 1678–1692. https://doi.org/10.1111/1755-0998.13559</w:t>
      </w:r>
    </w:p>
    <w:p w14:paraId="37941857" w14:textId="77777777" w:rsidR="00DC016C" w:rsidRPr="00DC016C" w:rsidRDefault="00DC016C" w:rsidP="00944E26">
      <w:pPr>
        <w:pStyle w:val="Bibliography"/>
        <w:rPr>
          <w:rFonts w:eastAsiaTheme="minorHAnsi"/>
        </w:rPr>
      </w:pPr>
      <w:r w:rsidRPr="00DC016C">
        <w:rPr>
          <w:rFonts w:eastAsiaTheme="minorHAnsi"/>
        </w:rPr>
        <w:t xml:space="preserve">Manti, M., Stener-Victorin, E., &amp; Benrick, A. (2020). Skeletal Muscle Immunometabolism in Women With Polycystic Ovary Syndrome: A Meta-Analysis. </w:t>
      </w:r>
      <w:r w:rsidRPr="00DC016C">
        <w:rPr>
          <w:rFonts w:eastAsiaTheme="minorHAnsi"/>
          <w:i/>
          <w:iCs/>
        </w:rPr>
        <w:t>Frontiers in Physiology</w:t>
      </w:r>
      <w:r w:rsidRPr="00DC016C">
        <w:rPr>
          <w:rFonts w:eastAsiaTheme="minorHAnsi"/>
        </w:rPr>
        <w:t xml:space="preserve">, </w:t>
      </w:r>
      <w:r w:rsidRPr="00DC016C">
        <w:rPr>
          <w:rFonts w:eastAsiaTheme="minorHAnsi"/>
          <w:i/>
          <w:iCs/>
        </w:rPr>
        <w:t>11</w:t>
      </w:r>
      <w:r w:rsidRPr="00DC016C">
        <w:rPr>
          <w:rFonts w:eastAsiaTheme="minorHAnsi"/>
        </w:rPr>
        <w:t>. https://doi.org/10.3389/fphys.2020.573505</w:t>
      </w:r>
    </w:p>
    <w:p w14:paraId="47768C02" w14:textId="77777777" w:rsidR="00DC016C" w:rsidRPr="00DC016C" w:rsidRDefault="00DC016C" w:rsidP="00944E26">
      <w:pPr>
        <w:pStyle w:val="Bibliography"/>
        <w:rPr>
          <w:rFonts w:eastAsiaTheme="minorHAnsi"/>
        </w:rPr>
      </w:pPr>
      <w:r w:rsidRPr="00DC016C">
        <w:rPr>
          <w:rFonts w:eastAsiaTheme="minorHAnsi"/>
        </w:rPr>
        <w:t xml:space="preserve">McKenna, A., Hanna, M., Banks, E., Sivachenko, A., Cibulskis, K., Kernytsky, A., Garimella, K., Altshuler, D., Gabriel, S., Daly, M., &amp; DePristo, M. A. (2010). The Genome Analysis Toolkit: A MapReduce framework for analyzing next-generation DNA sequencing data. </w:t>
      </w:r>
      <w:r w:rsidRPr="00DC016C">
        <w:rPr>
          <w:rFonts w:eastAsiaTheme="minorHAnsi"/>
          <w:i/>
          <w:iCs/>
        </w:rPr>
        <w:t>Genome Research</w:t>
      </w:r>
      <w:r w:rsidRPr="00DC016C">
        <w:rPr>
          <w:rFonts w:eastAsiaTheme="minorHAnsi"/>
        </w:rPr>
        <w:t xml:space="preserve">, </w:t>
      </w:r>
      <w:r w:rsidRPr="00DC016C">
        <w:rPr>
          <w:rFonts w:eastAsiaTheme="minorHAnsi"/>
          <w:i/>
          <w:iCs/>
        </w:rPr>
        <w:t>20</w:t>
      </w:r>
      <w:r w:rsidRPr="00DC016C">
        <w:rPr>
          <w:rFonts w:eastAsiaTheme="minorHAnsi"/>
        </w:rPr>
        <w:t>(9), 1297–1303. https://doi.org/10.1101/gr.107524.110</w:t>
      </w:r>
    </w:p>
    <w:p w14:paraId="29E610BB" w14:textId="77777777" w:rsidR="00DC016C" w:rsidRPr="00DC016C" w:rsidRDefault="00DC016C" w:rsidP="00944E26">
      <w:pPr>
        <w:pStyle w:val="Bibliography"/>
        <w:rPr>
          <w:rFonts w:eastAsiaTheme="minorHAnsi"/>
        </w:rPr>
      </w:pPr>
      <w:r w:rsidRPr="00DC016C">
        <w:rPr>
          <w:rFonts w:eastAsiaTheme="minorHAnsi"/>
        </w:rPr>
        <w:t xml:space="preserve">McNew, S. M., Beck, D., Sadler-Riggleman, I., Knutie, S. A., Koop, J. A. H., Clayton, D. H., &amp; Skinner, M. K. (2017). Epigenetic variation between urban and rural populations of Darwin’s finches. </w:t>
      </w:r>
      <w:r w:rsidRPr="00DC016C">
        <w:rPr>
          <w:rFonts w:eastAsiaTheme="minorHAnsi"/>
          <w:i/>
          <w:iCs/>
        </w:rPr>
        <w:t>BMC Evolutionary Biology</w:t>
      </w:r>
      <w:r w:rsidRPr="00DC016C">
        <w:rPr>
          <w:rFonts w:eastAsiaTheme="minorHAnsi"/>
        </w:rPr>
        <w:t xml:space="preserve">, </w:t>
      </w:r>
      <w:r w:rsidRPr="00DC016C">
        <w:rPr>
          <w:rFonts w:eastAsiaTheme="minorHAnsi"/>
          <w:i/>
          <w:iCs/>
        </w:rPr>
        <w:t>17</w:t>
      </w:r>
      <w:r w:rsidRPr="00DC016C">
        <w:rPr>
          <w:rFonts w:eastAsiaTheme="minorHAnsi"/>
        </w:rPr>
        <w:t>(1). https://doi.org/10.1186/s12862-017-1025-9</w:t>
      </w:r>
    </w:p>
    <w:p w14:paraId="7A1C8DE7" w14:textId="77777777" w:rsidR="00DC016C" w:rsidRPr="00DC016C" w:rsidRDefault="00DC016C" w:rsidP="00944E26">
      <w:pPr>
        <w:pStyle w:val="Bibliography"/>
        <w:rPr>
          <w:rFonts w:eastAsiaTheme="minorHAnsi"/>
        </w:rPr>
      </w:pPr>
      <w:r w:rsidRPr="00DC016C">
        <w:rPr>
          <w:rFonts w:eastAsiaTheme="minorHAnsi"/>
        </w:rPr>
        <w:t xml:space="preserve">Minias, P. (2023). The effects of urban life on animal immunity: Adaptations and constraints. </w:t>
      </w:r>
      <w:r w:rsidRPr="00DC016C">
        <w:rPr>
          <w:rFonts w:eastAsiaTheme="minorHAnsi"/>
          <w:i/>
          <w:iCs/>
        </w:rPr>
        <w:t>Science of The Total Environment</w:t>
      </w:r>
      <w:r w:rsidRPr="00DC016C">
        <w:rPr>
          <w:rFonts w:eastAsiaTheme="minorHAnsi"/>
        </w:rPr>
        <w:t xml:space="preserve">, </w:t>
      </w:r>
      <w:r w:rsidRPr="00DC016C">
        <w:rPr>
          <w:rFonts w:eastAsiaTheme="minorHAnsi"/>
          <w:i/>
          <w:iCs/>
        </w:rPr>
        <w:t>895</w:t>
      </w:r>
      <w:r w:rsidRPr="00DC016C">
        <w:rPr>
          <w:rFonts w:eastAsiaTheme="minorHAnsi"/>
        </w:rPr>
        <w:t>, 165085. https://doi.org/10.1016/j.scitotenv.2023.165085</w:t>
      </w:r>
    </w:p>
    <w:p w14:paraId="347CCB0F" w14:textId="77777777" w:rsidR="00DC016C" w:rsidRPr="00DC016C" w:rsidRDefault="00DC016C" w:rsidP="00944E26">
      <w:pPr>
        <w:pStyle w:val="Bibliography"/>
        <w:rPr>
          <w:rFonts w:eastAsiaTheme="minorHAnsi"/>
        </w:rPr>
      </w:pPr>
      <w:r w:rsidRPr="00671892">
        <w:rPr>
          <w:rFonts w:eastAsiaTheme="minorHAnsi"/>
          <w:lang w:val="es-ES"/>
          <w:rPrChange w:id="618" w:author="Sabrina McNew" w:date="2025-03-11T09:48:00Z" w16du:dateUtc="2025-03-11T16:48:00Z">
            <w:rPr>
              <w:rFonts w:eastAsiaTheme="minorHAnsi"/>
            </w:rPr>
          </w:rPrChange>
        </w:rPr>
        <w:t xml:space="preserve">Mueller, J. C., Carrete, M., Boerno, S., Kuhl, H., Tella, J. L., &amp; Kempenaers, B. (2020). </w:t>
      </w:r>
      <w:r w:rsidRPr="00DC016C">
        <w:rPr>
          <w:rFonts w:eastAsiaTheme="minorHAnsi"/>
        </w:rPr>
        <w:t xml:space="preserve">Genes acting in synapses and neuron projections are early targets of selection during urban colonization. </w:t>
      </w:r>
      <w:r w:rsidRPr="00DC016C">
        <w:rPr>
          <w:rFonts w:eastAsiaTheme="minorHAnsi"/>
          <w:i/>
          <w:iCs/>
        </w:rPr>
        <w:t>Molecular Ecology</w:t>
      </w:r>
      <w:r w:rsidRPr="00DC016C">
        <w:rPr>
          <w:rFonts w:eastAsiaTheme="minorHAnsi"/>
        </w:rPr>
        <w:t xml:space="preserve">, </w:t>
      </w:r>
      <w:r w:rsidRPr="00DC016C">
        <w:rPr>
          <w:rFonts w:eastAsiaTheme="minorHAnsi"/>
          <w:i/>
          <w:iCs/>
        </w:rPr>
        <w:t>29</w:t>
      </w:r>
      <w:r w:rsidRPr="00DC016C">
        <w:rPr>
          <w:rFonts w:eastAsiaTheme="minorHAnsi"/>
        </w:rPr>
        <w:t>(18), 3403–3412. https://doi.org/10.1111/mec.15451</w:t>
      </w:r>
    </w:p>
    <w:p w14:paraId="3286C6E8" w14:textId="77777777" w:rsidR="00DC016C" w:rsidRPr="00DC016C" w:rsidRDefault="00DC016C" w:rsidP="00944E26">
      <w:pPr>
        <w:pStyle w:val="Bibliography"/>
        <w:rPr>
          <w:rFonts w:eastAsiaTheme="minorHAnsi"/>
        </w:rPr>
      </w:pPr>
      <w:r w:rsidRPr="00DC016C">
        <w:rPr>
          <w:rFonts w:eastAsiaTheme="minorHAnsi"/>
        </w:rPr>
        <w:lastRenderedPageBreak/>
        <w:t xml:space="preserve">Mueller, J. C., Partecke, J., Hatchwell, B. J., Gaston, K. J., &amp; Evans, K. L. (2013). Candidate gene polymorphisms for behavioural adaptations during urbanization in blackbirds. </w:t>
      </w:r>
      <w:r w:rsidRPr="00DC016C">
        <w:rPr>
          <w:rFonts w:eastAsiaTheme="minorHAnsi"/>
          <w:i/>
          <w:iCs/>
        </w:rPr>
        <w:t>Molecular Ecology</w:t>
      </w:r>
      <w:r w:rsidRPr="00DC016C">
        <w:rPr>
          <w:rFonts w:eastAsiaTheme="minorHAnsi"/>
        </w:rPr>
        <w:t xml:space="preserve">, </w:t>
      </w:r>
      <w:r w:rsidRPr="00DC016C">
        <w:rPr>
          <w:rFonts w:eastAsiaTheme="minorHAnsi"/>
          <w:i/>
          <w:iCs/>
        </w:rPr>
        <w:t>22</w:t>
      </w:r>
      <w:r w:rsidRPr="00DC016C">
        <w:rPr>
          <w:rFonts w:eastAsiaTheme="minorHAnsi"/>
        </w:rPr>
        <w:t>(13), 3629–3637. https://doi.org/10.1111/mec.12288</w:t>
      </w:r>
    </w:p>
    <w:p w14:paraId="77897E8E" w14:textId="77777777" w:rsidR="00DC016C" w:rsidRPr="00DC016C" w:rsidRDefault="00DC016C" w:rsidP="00944E26">
      <w:pPr>
        <w:pStyle w:val="Bibliography"/>
        <w:rPr>
          <w:rFonts w:eastAsiaTheme="minorHAnsi"/>
        </w:rPr>
      </w:pPr>
      <w:r w:rsidRPr="00DC016C">
        <w:rPr>
          <w:rFonts w:eastAsiaTheme="minorHAnsi"/>
        </w:rPr>
        <w:t xml:space="preserve">Onagbesan, O. M., Vleugels, B., Buys, N., Bruggeman, V., Safi, M., &amp; Decuypere, E. (1999). Insulin-like growth factors in the regulation of avian ovarian functions. </w:t>
      </w:r>
      <w:r w:rsidRPr="00DC016C">
        <w:rPr>
          <w:rFonts w:eastAsiaTheme="minorHAnsi"/>
          <w:i/>
          <w:iCs/>
        </w:rPr>
        <w:t>Domestic Animal Endocrinology</w:t>
      </w:r>
      <w:r w:rsidRPr="00DC016C">
        <w:rPr>
          <w:rFonts w:eastAsiaTheme="minorHAnsi"/>
        </w:rPr>
        <w:t xml:space="preserve">, </w:t>
      </w:r>
      <w:r w:rsidRPr="00DC016C">
        <w:rPr>
          <w:rFonts w:eastAsiaTheme="minorHAnsi"/>
          <w:i/>
          <w:iCs/>
        </w:rPr>
        <w:t>17</w:t>
      </w:r>
      <w:r w:rsidRPr="00DC016C">
        <w:rPr>
          <w:rFonts w:eastAsiaTheme="minorHAnsi"/>
        </w:rPr>
        <w:t>(2), 299–313. https://doi.org/10.1016/S0739-7240(99)00046-6</w:t>
      </w:r>
    </w:p>
    <w:p w14:paraId="70C90A57" w14:textId="77777777" w:rsidR="00DC016C" w:rsidRPr="00671892" w:rsidRDefault="00DC016C" w:rsidP="00944E26">
      <w:pPr>
        <w:pStyle w:val="Bibliography"/>
        <w:rPr>
          <w:rFonts w:eastAsiaTheme="minorHAnsi"/>
          <w:lang w:val="es-ES"/>
          <w:rPrChange w:id="619" w:author="Sabrina McNew" w:date="2025-03-11T09:48:00Z" w16du:dateUtc="2025-03-11T16:48:00Z">
            <w:rPr>
              <w:rFonts w:eastAsiaTheme="minorHAnsi"/>
            </w:rPr>
          </w:rPrChange>
        </w:rPr>
      </w:pPr>
      <w:r w:rsidRPr="00DC016C">
        <w:rPr>
          <w:rFonts w:eastAsiaTheme="minorHAnsi"/>
        </w:rPr>
        <w:t xml:space="preserve">Osborn, M. P., Park, Y., Parks, M. B., Burgess, L. G., Uppal, K., Lee, K., Jones, D. P., &amp; Jr, M. A. B. (2013). Metabolome-Wide Association Study of Neovascular Age-Related Macular Degeneration. </w:t>
      </w:r>
      <w:r w:rsidRPr="00671892">
        <w:rPr>
          <w:rFonts w:eastAsiaTheme="minorHAnsi"/>
          <w:i/>
          <w:iCs/>
          <w:lang w:val="es-ES"/>
          <w:rPrChange w:id="620" w:author="Sabrina McNew" w:date="2025-03-11T09:48:00Z" w16du:dateUtc="2025-03-11T16:48:00Z">
            <w:rPr>
              <w:rFonts w:eastAsiaTheme="minorHAnsi"/>
              <w:i/>
              <w:iCs/>
            </w:rPr>
          </w:rPrChange>
        </w:rPr>
        <w:t>PLOS ONE</w:t>
      </w:r>
      <w:r w:rsidRPr="00671892">
        <w:rPr>
          <w:rFonts w:eastAsiaTheme="minorHAnsi"/>
          <w:lang w:val="es-ES"/>
          <w:rPrChange w:id="621" w:author="Sabrina McNew" w:date="2025-03-11T09:48:00Z" w16du:dateUtc="2025-03-11T16:48:00Z">
            <w:rPr>
              <w:rFonts w:eastAsiaTheme="minorHAnsi"/>
            </w:rPr>
          </w:rPrChange>
        </w:rPr>
        <w:t xml:space="preserve">, </w:t>
      </w:r>
      <w:r w:rsidRPr="00671892">
        <w:rPr>
          <w:rFonts w:eastAsiaTheme="minorHAnsi"/>
          <w:i/>
          <w:iCs/>
          <w:lang w:val="es-ES"/>
          <w:rPrChange w:id="622" w:author="Sabrina McNew" w:date="2025-03-11T09:48:00Z" w16du:dateUtc="2025-03-11T16:48:00Z">
            <w:rPr>
              <w:rFonts w:eastAsiaTheme="minorHAnsi"/>
              <w:i/>
              <w:iCs/>
            </w:rPr>
          </w:rPrChange>
        </w:rPr>
        <w:t>8</w:t>
      </w:r>
      <w:r w:rsidRPr="00671892">
        <w:rPr>
          <w:rFonts w:eastAsiaTheme="minorHAnsi"/>
          <w:lang w:val="es-ES"/>
          <w:rPrChange w:id="623" w:author="Sabrina McNew" w:date="2025-03-11T09:48:00Z" w16du:dateUtc="2025-03-11T16:48:00Z">
            <w:rPr>
              <w:rFonts w:eastAsiaTheme="minorHAnsi"/>
            </w:rPr>
          </w:rPrChange>
        </w:rPr>
        <w:t>(8), e72737. https://doi.org/10.1371/journal.pone.0072737</w:t>
      </w:r>
    </w:p>
    <w:p w14:paraId="6B9E9614" w14:textId="77777777" w:rsidR="00DC016C" w:rsidRPr="00DC016C" w:rsidRDefault="00DC016C" w:rsidP="00944E26">
      <w:pPr>
        <w:pStyle w:val="Bibliography"/>
        <w:rPr>
          <w:rFonts w:eastAsiaTheme="minorHAnsi"/>
        </w:rPr>
      </w:pPr>
      <w:r w:rsidRPr="00671892">
        <w:rPr>
          <w:rFonts w:eastAsiaTheme="minorHAnsi"/>
          <w:lang w:val="es-ES"/>
          <w:rPrChange w:id="624" w:author="Sabrina McNew" w:date="2025-03-11T09:48:00Z" w16du:dateUtc="2025-03-11T16:48:00Z">
            <w:rPr>
              <w:rFonts w:eastAsiaTheme="minorHAnsi"/>
            </w:rPr>
          </w:rPrChange>
        </w:rPr>
        <w:t xml:space="preserve">Picard, T. (2019). </w:t>
      </w:r>
      <w:r w:rsidRPr="00DC016C">
        <w:rPr>
          <w:rFonts w:eastAsiaTheme="minorHAnsi"/>
          <w:i/>
          <w:iCs/>
        </w:rPr>
        <w:t>Broad Institute</w:t>
      </w:r>
      <w:r w:rsidRPr="00DC016C">
        <w:rPr>
          <w:rFonts w:eastAsiaTheme="minorHAnsi"/>
        </w:rPr>
        <w:t>. https://cir.nii.ac.jp/crid/1370013168858971926</w:t>
      </w:r>
    </w:p>
    <w:p w14:paraId="3DF05B73" w14:textId="77777777" w:rsidR="00DC016C" w:rsidRPr="00DC016C" w:rsidRDefault="00DC016C" w:rsidP="00944E26">
      <w:pPr>
        <w:pStyle w:val="Bibliography"/>
        <w:rPr>
          <w:rFonts w:eastAsiaTheme="minorHAnsi"/>
        </w:rPr>
      </w:pPr>
      <w:r w:rsidRPr="00DC016C">
        <w:rPr>
          <w:rFonts w:eastAsiaTheme="minorHAnsi"/>
        </w:rPr>
        <w:t xml:space="preserve">Pikus, E., Włodarczyk, R., Jedlikowski, J., &amp; Minias, P. (2021). Urbanization processes drive divergence at the major histocompatibility complex in a common waterbird. </w:t>
      </w:r>
      <w:r w:rsidRPr="00DC016C">
        <w:rPr>
          <w:rFonts w:eastAsiaTheme="minorHAnsi"/>
          <w:i/>
          <w:iCs/>
        </w:rPr>
        <w:t>PeerJ</w:t>
      </w:r>
      <w:r w:rsidRPr="00DC016C">
        <w:rPr>
          <w:rFonts w:eastAsiaTheme="minorHAnsi"/>
        </w:rPr>
        <w:t xml:space="preserve">, </w:t>
      </w:r>
      <w:r w:rsidRPr="00DC016C">
        <w:rPr>
          <w:rFonts w:eastAsiaTheme="minorHAnsi"/>
          <w:i/>
          <w:iCs/>
        </w:rPr>
        <w:t>9</w:t>
      </w:r>
      <w:r w:rsidRPr="00DC016C">
        <w:rPr>
          <w:rFonts w:eastAsiaTheme="minorHAnsi"/>
        </w:rPr>
        <w:t>, e12264. https://doi.org/10.7717/peerj.12264</w:t>
      </w:r>
    </w:p>
    <w:p w14:paraId="48F1310E" w14:textId="77777777" w:rsidR="00DC016C" w:rsidRPr="00DC016C" w:rsidRDefault="00DC016C" w:rsidP="00944E26">
      <w:pPr>
        <w:pStyle w:val="Bibliography"/>
        <w:rPr>
          <w:rFonts w:eastAsiaTheme="minorHAnsi"/>
        </w:rPr>
      </w:pPr>
      <w:r w:rsidRPr="00DC016C">
        <w:rPr>
          <w:rFonts w:eastAsiaTheme="minorHAnsi"/>
        </w:rPr>
        <w:t xml:space="preserve">Price, E. R., Bauchinger, U., Zajac, D. M., Cerasale, D. J., McFarlan, J. T., Gerson, A. R., McWilliams, S. R., &amp; Guglielmo, C. G. (2011). Migration- and exercise-induced changes to flight muscle size in migratory birds and association with IGF1 and myostatin mRNA expression. </w:t>
      </w:r>
      <w:r w:rsidRPr="00DC016C">
        <w:rPr>
          <w:rFonts w:eastAsiaTheme="minorHAnsi"/>
          <w:i/>
          <w:iCs/>
        </w:rPr>
        <w:t>Journal of Experimental Biology</w:t>
      </w:r>
      <w:r w:rsidRPr="00DC016C">
        <w:rPr>
          <w:rFonts w:eastAsiaTheme="minorHAnsi"/>
        </w:rPr>
        <w:t xml:space="preserve">, </w:t>
      </w:r>
      <w:r w:rsidRPr="00DC016C">
        <w:rPr>
          <w:rFonts w:eastAsiaTheme="minorHAnsi"/>
          <w:i/>
          <w:iCs/>
        </w:rPr>
        <w:t>214</w:t>
      </w:r>
      <w:r w:rsidRPr="00DC016C">
        <w:rPr>
          <w:rFonts w:eastAsiaTheme="minorHAnsi"/>
        </w:rPr>
        <w:t>(17), 2823–2831. https://doi.org/10.1242/jeb.057620</w:t>
      </w:r>
    </w:p>
    <w:p w14:paraId="67F3BD9A" w14:textId="77777777" w:rsidR="00DC016C" w:rsidRPr="00DC016C" w:rsidRDefault="00DC016C" w:rsidP="00944E26">
      <w:pPr>
        <w:pStyle w:val="Bibliography"/>
        <w:rPr>
          <w:rFonts w:eastAsiaTheme="minorHAnsi"/>
        </w:rPr>
      </w:pPr>
      <w:r w:rsidRPr="00DC016C">
        <w:rPr>
          <w:rFonts w:eastAsiaTheme="minorHAnsi"/>
        </w:rPr>
        <w:t xml:space="preserve">Ragvin, A., Moro, E., Fredman, D., Navratilova, P., Drivenes, Ø., Engström, P. G., Alonso, M. E., Mustienes, E. de la C., Skarmeta, J. L. G., Tavares, M. J., Casares, F., Manzanares, M., van Heyningen, V., Molven, A., Njølstad, P. R., Argenton, F., Lenhard, B., &amp; Becker, T. S. (2010). Long-range gene regulation links genomic type 2 diabetes and </w:t>
      </w:r>
      <w:r w:rsidRPr="00DC016C">
        <w:rPr>
          <w:rFonts w:eastAsiaTheme="minorHAnsi"/>
        </w:rPr>
        <w:lastRenderedPageBreak/>
        <w:t xml:space="preserve">obesity risk regions to HHEX, SOX4, and IRX3. </w:t>
      </w:r>
      <w:r w:rsidRPr="00DC016C">
        <w:rPr>
          <w:rFonts w:eastAsiaTheme="minorHAnsi"/>
          <w:i/>
          <w:iCs/>
        </w:rPr>
        <w:t>Proceedings of the National Academy of Sciences</w:t>
      </w:r>
      <w:r w:rsidRPr="00DC016C">
        <w:rPr>
          <w:rFonts w:eastAsiaTheme="minorHAnsi"/>
        </w:rPr>
        <w:t xml:space="preserve">, </w:t>
      </w:r>
      <w:r w:rsidRPr="00DC016C">
        <w:rPr>
          <w:rFonts w:eastAsiaTheme="minorHAnsi"/>
          <w:i/>
          <w:iCs/>
        </w:rPr>
        <w:t>107</w:t>
      </w:r>
      <w:r w:rsidRPr="00DC016C">
        <w:rPr>
          <w:rFonts w:eastAsiaTheme="minorHAnsi"/>
        </w:rPr>
        <w:t>(2), 775–780. https://doi.org/10.1073/pnas.0911591107</w:t>
      </w:r>
    </w:p>
    <w:p w14:paraId="0CBD9CC8" w14:textId="77777777" w:rsidR="00DC016C" w:rsidRPr="00DC016C" w:rsidRDefault="00DC016C" w:rsidP="00944E26">
      <w:pPr>
        <w:pStyle w:val="Bibliography"/>
        <w:rPr>
          <w:rFonts w:eastAsiaTheme="minorHAnsi"/>
        </w:rPr>
      </w:pPr>
      <w:r w:rsidRPr="00DC016C">
        <w:rPr>
          <w:rFonts w:eastAsiaTheme="minorHAnsi"/>
        </w:rPr>
        <w:t xml:space="preserve">Ramer, I., Varier, I., Zhang, D., Demicco, E. G., Posner, M. R., Misiukiewicz, K., Genden, E. M., Miles, B. A., Teng, M. S., &amp; Sikora, A. G. (2016). Racial disparities in incidence of human papillomavirus-associated oropharyngeal cancer in an urban population. </w:t>
      </w:r>
      <w:r w:rsidRPr="00DC016C">
        <w:rPr>
          <w:rFonts w:eastAsiaTheme="minorHAnsi"/>
          <w:i/>
          <w:iCs/>
        </w:rPr>
        <w:t>Cancer Epidemiology</w:t>
      </w:r>
      <w:r w:rsidRPr="00DC016C">
        <w:rPr>
          <w:rFonts w:eastAsiaTheme="minorHAnsi"/>
        </w:rPr>
        <w:t xml:space="preserve">, </w:t>
      </w:r>
      <w:r w:rsidRPr="00DC016C">
        <w:rPr>
          <w:rFonts w:eastAsiaTheme="minorHAnsi"/>
          <w:i/>
          <w:iCs/>
        </w:rPr>
        <w:t>44</w:t>
      </w:r>
      <w:r w:rsidRPr="00DC016C">
        <w:rPr>
          <w:rFonts w:eastAsiaTheme="minorHAnsi"/>
        </w:rPr>
        <w:t>, 91–95. https://doi.org/10.1016/j.canep.2016.07.004</w:t>
      </w:r>
    </w:p>
    <w:p w14:paraId="61346458" w14:textId="77777777" w:rsidR="00DC016C" w:rsidRPr="00DC016C" w:rsidRDefault="00DC016C" w:rsidP="00944E26">
      <w:pPr>
        <w:pStyle w:val="Bibliography"/>
        <w:rPr>
          <w:rFonts w:eastAsiaTheme="minorHAnsi"/>
        </w:rPr>
      </w:pPr>
      <w:r w:rsidRPr="00DC016C">
        <w:rPr>
          <w:rFonts w:eastAsiaTheme="minorHAnsi"/>
        </w:rPr>
        <w:t xml:space="preserve">Salmón, P., Jacobs, A., Ahrén, D., Biard, C., Dingemanse, N. J., Dominoni, D. M., Helm, B., Lundberg, M., Senar, J. C., Sprau, P., Visser, M. E., &amp; Isaksson, C. (2021). Continent-wide genomic signatures of adaptation to urbanisation in a songbird across Europe. </w:t>
      </w:r>
      <w:r w:rsidRPr="00DC016C">
        <w:rPr>
          <w:rFonts w:eastAsiaTheme="minorHAnsi"/>
          <w:i/>
          <w:iCs/>
        </w:rPr>
        <w:t>Nature Communications</w:t>
      </w:r>
      <w:r w:rsidRPr="00DC016C">
        <w:rPr>
          <w:rFonts w:eastAsiaTheme="minorHAnsi"/>
        </w:rPr>
        <w:t xml:space="preserve">, </w:t>
      </w:r>
      <w:r w:rsidRPr="00DC016C">
        <w:rPr>
          <w:rFonts w:eastAsiaTheme="minorHAnsi"/>
          <w:i/>
          <w:iCs/>
        </w:rPr>
        <w:t>12</w:t>
      </w:r>
      <w:r w:rsidRPr="00DC016C">
        <w:rPr>
          <w:rFonts w:eastAsiaTheme="minorHAnsi"/>
        </w:rPr>
        <w:t>(1). https://doi.org/10.1038/s41467-021-23027-w</w:t>
      </w:r>
    </w:p>
    <w:p w14:paraId="31FA6CF2" w14:textId="77777777" w:rsidR="00DC016C" w:rsidRPr="00DC016C" w:rsidRDefault="00DC016C" w:rsidP="00944E26">
      <w:pPr>
        <w:pStyle w:val="Bibliography"/>
        <w:rPr>
          <w:rFonts w:eastAsiaTheme="minorHAnsi"/>
        </w:rPr>
      </w:pPr>
      <w:r w:rsidRPr="00DC016C">
        <w:rPr>
          <w:rFonts w:eastAsiaTheme="minorHAnsi"/>
        </w:rPr>
        <w:t xml:space="preserve">Sayols, S. (2023). rrvgo: A Bioconductor package for interpreting lists of Gene Ontology terms. </w:t>
      </w:r>
      <w:r w:rsidRPr="00DC016C">
        <w:rPr>
          <w:rFonts w:eastAsiaTheme="minorHAnsi"/>
          <w:i/>
          <w:iCs/>
        </w:rPr>
        <w:t>microPublication Biology</w:t>
      </w:r>
      <w:r w:rsidRPr="00DC016C">
        <w:rPr>
          <w:rFonts w:eastAsiaTheme="minorHAnsi"/>
        </w:rPr>
        <w:t xml:space="preserve">, </w:t>
      </w:r>
      <w:r w:rsidRPr="00DC016C">
        <w:rPr>
          <w:rFonts w:eastAsiaTheme="minorHAnsi"/>
          <w:i/>
          <w:iCs/>
        </w:rPr>
        <w:t>2023</w:t>
      </w:r>
      <w:r w:rsidRPr="00DC016C">
        <w:rPr>
          <w:rFonts w:eastAsiaTheme="minorHAnsi"/>
        </w:rPr>
        <w:t>, 10.17912/micropub.biology.000811. https://doi.org/10.17912/micropub.biology.000811</w:t>
      </w:r>
    </w:p>
    <w:p w14:paraId="6F3245BF" w14:textId="77777777" w:rsidR="00DC016C" w:rsidRPr="00DC016C" w:rsidRDefault="00DC016C" w:rsidP="00944E26">
      <w:pPr>
        <w:pStyle w:val="Bibliography"/>
        <w:rPr>
          <w:rFonts w:eastAsiaTheme="minorHAnsi"/>
        </w:rPr>
      </w:pPr>
      <w:r w:rsidRPr="00DC016C">
        <w:rPr>
          <w:rFonts w:eastAsiaTheme="minorHAnsi"/>
        </w:rPr>
        <w:t xml:space="preserve">Stikker, B. S., Hendriks, R. W., &amp; Stadhouders, R. (2023). Decoding the genetic and epigenetic basis of asthma. </w:t>
      </w:r>
      <w:r w:rsidRPr="00DC016C">
        <w:rPr>
          <w:rFonts w:eastAsiaTheme="minorHAnsi"/>
          <w:i/>
          <w:iCs/>
        </w:rPr>
        <w:t>Allergy</w:t>
      </w:r>
      <w:r w:rsidRPr="00DC016C">
        <w:rPr>
          <w:rFonts w:eastAsiaTheme="minorHAnsi"/>
        </w:rPr>
        <w:t xml:space="preserve">, </w:t>
      </w:r>
      <w:r w:rsidRPr="00DC016C">
        <w:rPr>
          <w:rFonts w:eastAsiaTheme="minorHAnsi"/>
          <w:i/>
          <w:iCs/>
        </w:rPr>
        <w:t>78</w:t>
      </w:r>
      <w:r w:rsidRPr="00DC016C">
        <w:rPr>
          <w:rFonts w:eastAsiaTheme="minorHAnsi"/>
        </w:rPr>
        <w:t>(4), 940–956. https://doi.org/10.1111/all.15666</w:t>
      </w:r>
    </w:p>
    <w:p w14:paraId="76AA9550" w14:textId="77777777" w:rsidR="00DC016C" w:rsidRPr="00DC016C" w:rsidRDefault="00DC016C" w:rsidP="00944E26">
      <w:pPr>
        <w:pStyle w:val="Bibliography"/>
        <w:rPr>
          <w:rFonts w:eastAsiaTheme="minorHAnsi"/>
        </w:rPr>
      </w:pPr>
      <w:r w:rsidRPr="00DC016C">
        <w:rPr>
          <w:rFonts w:eastAsiaTheme="minorHAnsi"/>
        </w:rPr>
        <w:t xml:space="preserve">van Dongen, W. F. D., Robinson, R. W., Weston, M. A., Mulder, R. A., &amp; Guay, P.-J. (2015). Variation at the DRD4 locus is associated with wariness and local site selection in urban black swans. </w:t>
      </w:r>
      <w:r w:rsidRPr="00DC016C">
        <w:rPr>
          <w:rFonts w:eastAsiaTheme="minorHAnsi"/>
          <w:i/>
          <w:iCs/>
        </w:rPr>
        <w:t>BMC Evolutionary Biology</w:t>
      </w:r>
      <w:r w:rsidRPr="00DC016C">
        <w:rPr>
          <w:rFonts w:eastAsiaTheme="minorHAnsi"/>
        </w:rPr>
        <w:t xml:space="preserve">, </w:t>
      </w:r>
      <w:r w:rsidRPr="00DC016C">
        <w:rPr>
          <w:rFonts w:eastAsiaTheme="minorHAnsi"/>
          <w:i/>
          <w:iCs/>
        </w:rPr>
        <w:t>15</w:t>
      </w:r>
      <w:r w:rsidRPr="00DC016C">
        <w:rPr>
          <w:rFonts w:eastAsiaTheme="minorHAnsi"/>
        </w:rPr>
        <w:t>(1), 253. https://doi.org/10.1186/s12862-015-0533-8</w:t>
      </w:r>
    </w:p>
    <w:p w14:paraId="092F11AE" w14:textId="77777777" w:rsidR="00DC016C" w:rsidRPr="00DC016C" w:rsidRDefault="00DC016C" w:rsidP="00944E26">
      <w:pPr>
        <w:pStyle w:val="Bibliography"/>
        <w:rPr>
          <w:rFonts w:eastAsiaTheme="minorHAnsi"/>
        </w:rPr>
      </w:pPr>
      <w:r w:rsidRPr="00DC016C">
        <w:rPr>
          <w:rFonts w:eastAsiaTheme="minorHAnsi"/>
        </w:rPr>
        <w:t xml:space="preserve">Wagner, D. N., Curry, R. L., Chen, N., Lovette, I. J., &amp; Taylor, S. A. (2020). Genomic regions underlying metabolic and neuronal signaling pathways are temporally consistent in a moving avian hybrid zone. </w:t>
      </w:r>
      <w:r w:rsidRPr="00DC016C">
        <w:rPr>
          <w:rFonts w:eastAsiaTheme="minorHAnsi"/>
          <w:i/>
          <w:iCs/>
        </w:rPr>
        <w:t>Evolution</w:t>
      </w:r>
      <w:r w:rsidRPr="00DC016C">
        <w:rPr>
          <w:rFonts w:eastAsiaTheme="minorHAnsi"/>
        </w:rPr>
        <w:t xml:space="preserve">, </w:t>
      </w:r>
      <w:r w:rsidRPr="00DC016C">
        <w:rPr>
          <w:rFonts w:eastAsiaTheme="minorHAnsi"/>
          <w:i/>
          <w:iCs/>
        </w:rPr>
        <w:t>74</w:t>
      </w:r>
      <w:r w:rsidRPr="00DC016C">
        <w:rPr>
          <w:rFonts w:eastAsiaTheme="minorHAnsi"/>
        </w:rPr>
        <w:t>(7), 1498–1513. https://doi.org/10.1111/evo.13970</w:t>
      </w:r>
    </w:p>
    <w:p w14:paraId="6DC5FE2D" w14:textId="77777777" w:rsidR="00DC016C" w:rsidRPr="00DC016C" w:rsidRDefault="00DC016C" w:rsidP="00944E26">
      <w:pPr>
        <w:pStyle w:val="Bibliography"/>
        <w:rPr>
          <w:rFonts w:eastAsiaTheme="minorHAnsi"/>
        </w:rPr>
      </w:pPr>
      <w:r w:rsidRPr="00DC016C">
        <w:rPr>
          <w:rFonts w:eastAsiaTheme="minorHAnsi"/>
        </w:rPr>
        <w:lastRenderedPageBreak/>
        <w:t xml:space="preserve">Winchell, K. M., Campbell-Staton, S. C., Losos, J. B., Revell, L. J., Verrelli, B. C., &amp; Geneva, A. J. (2023). Genome-wide parallelism underlies contemporary adaptation in urban lizards. </w:t>
      </w:r>
      <w:r w:rsidRPr="00DC016C">
        <w:rPr>
          <w:rFonts w:eastAsiaTheme="minorHAnsi"/>
          <w:i/>
          <w:iCs/>
        </w:rPr>
        <w:t>Proceedings of the National Academy of Sciences</w:t>
      </w:r>
      <w:r w:rsidRPr="00DC016C">
        <w:rPr>
          <w:rFonts w:eastAsiaTheme="minorHAnsi"/>
        </w:rPr>
        <w:t xml:space="preserve">, </w:t>
      </w:r>
      <w:r w:rsidRPr="00DC016C">
        <w:rPr>
          <w:rFonts w:eastAsiaTheme="minorHAnsi"/>
          <w:i/>
          <w:iCs/>
        </w:rPr>
        <w:t>120</w:t>
      </w:r>
      <w:r w:rsidRPr="00DC016C">
        <w:rPr>
          <w:rFonts w:eastAsiaTheme="minorHAnsi"/>
        </w:rPr>
        <w:t>(3), e2216789120. https://doi.org/10.1073/pnas.2216789120</w:t>
      </w:r>
    </w:p>
    <w:p w14:paraId="5FB4E681" w14:textId="77777777" w:rsidR="00DC016C" w:rsidRPr="00DC016C" w:rsidRDefault="00DC016C" w:rsidP="00944E26">
      <w:pPr>
        <w:pStyle w:val="Bibliography"/>
        <w:rPr>
          <w:rFonts w:eastAsiaTheme="minorHAnsi"/>
        </w:rPr>
      </w:pPr>
      <w:r w:rsidRPr="00671892">
        <w:rPr>
          <w:rFonts w:eastAsiaTheme="minorHAnsi"/>
          <w:lang w:val="es-ES"/>
          <w:rPrChange w:id="625" w:author="Sabrina McNew" w:date="2025-03-11T09:48:00Z" w16du:dateUtc="2025-03-11T16:48:00Z">
            <w:rPr>
              <w:rFonts w:eastAsiaTheme="minorHAnsi"/>
            </w:rPr>
          </w:rPrChange>
        </w:rPr>
        <w:t xml:space="preserve">Yagyu, T., Noguchi, T., Asano, Y., Ida, K., Ogata, S., Nishimura, K., &amp; Matsuda, H. (2023). </w:t>
      </w:r>
      <w:r w:rsidRPr="00DC016C">
        <w:rPr>
          <w:rFonts w:eastAsiaTheme="minorHAnsi"/>
        </w:rPr>
        <w:t xml:space="preserve">Association Between Genetic Diagnosis and Clinical Outcomes in Patients With Heritable Thoracic Aortic Disease. </w:t>
      </w:r>
      <w:r w:rsidRPr="00DC016C">
        <w:rPr>
          <w:rFonts w:eastAsiaTheme="minorHAnsi"/>
          <w:i/>
          <w:iCs/>
        </w:rPr>
        <w:t>Journal of the American Heart Association</w:t>
      </w:r>
      <w:r w:rsidRPr="00DC016C">
        <w:rPr>
          <w:rFonts w:eastAsiaTheme="minorHAnsi"/>
        </w:rPr>
        <w:t xml:space="preserve">, </w:t>
      </w:r>
      <w:r w:rsidRPr="00DC016C">
        <w:rPr>
          <w:rFonts w:eastAsiaTheme="minorHAnsi"/>
          <w:i/>
          <w:iCs/>
        </w:rPr>
        <w:t>12</w:t>
      </w:r>
      <w:r w:rsidRPr="00DC016C">
        <w:rPr>
          <w:rFonts w:eastAsiaTheme="minorHAnsi"/>
        </w:rPr>
        <w:t>(8), e028625. https://doi.org/10.1161/JAHA.122.028625</w:t>
      </w:r>
    </w:p>
    <w:p w14:paraId="39FBBAE8" w14:textId="77777777" w:rsidR="00DC016C" w:rsidRPr="00DC016C" w:rsidRDefault="00DC016C" w:rsidP="00944E26">
      <w:pPr>
        <w:pStyle w:val="Bibliography"/>
        <w:rPr>
          <w:rFonts w:eastAsiaTheme="minorHAnsi"/>
        </w:rPr>
      </w:pPr>
      <w:r w:rsidRPr="00DC016C">
        <w:rPr>
          <w:rFonts w:eastAsiaTheme="minorHAnsi"/>
        </w:rPr>
        <w:t xml:space="preserve">Zhou, Z., Li, X., Xiao, Y., Wang, X., Tian, W., Peng, X., Bi, D., Sun, M., &amp; Li, Z. (2013). Gene expression responses to Riemerella anatipestifer infection in the liver of ducks. </w:t>
      </w:r>
      <w:r w:rsidRPr="00DC016C">
        <w:rPr>
          <w:rFonts w:eastAsiaTheme="minorHAnsi"/>
          <w:i/>
          <w:iCs/>
        </w:rPr>
        <w:t>Avian Pathology</w:t>
      </w:r>
      <w:r w:rsidRPr="00DC016C">
        <w:rPr>
          <w:rFonts w:eastAsiaTheme="minorHAnsi"/>
        </w:rPr>
        <w:t xml:space="preserve">, </w:t>
      </w:r>
      <w:r w:rsidRPr="00DC016C">
        <w:rPr>
          <w:rFonts w:eastAsiaTheme="minorHAnsi"/>
          <w:i/>
          <w:iCs/>
        </w:rPr>
        <w:t>42</w:t>
      </w:r>
      <w:r w:rsidRPr="00DC016C">
        <w:rPr>
          <w:rFonts w:eastAsiaTheme="minorHAnsi"/>
        </w:rPr>
        <w:t>(2), 129–136. https://doi.org/10.1080/03079457.2013.770127</w:t>
      </w:r>
    </w:p>
    <w:p w14:paraId="093E1A2C" w14:textId="77777777" w:rsidR="00DC016C" w:rsidRPr="00DC016C" w:rsidRDefault="00DC016C" w:rsidP="00944E26">
      <w:pPr>
        <w:pStyle w:val="Bibliography"/>
        <w:rPr>
          <w:rFonts w:eastAsiaTheme="minorHAnsi"/>
        </w:rPr>
      </w:pPr>
      <w:r w:rsidRPr="00DC016C">
        <w:rPr>
          <w:rFonts w:eastAsiaTheme="minorHAnsi"/>
        </w:rPr>
        <w:t xml:space="preserve">Zhu, H., Meissner, L. E., Byrnes, C., Tuymetova, G., Tifft, C. J., &amp; Proia, R. L. (2020). The Complement Regulator Susd4 Influences Nervous-System Function and Neuronal Morphology in Mice. </w:t>
      </w:r>
      <w:r w:rsidRPr="00DC016C">
        <w:rPr>
          <w:rFonts w:eastAsiaTheme="minorHAnsi"/>
          <w:i/>
          <w:iCs/>
        </w:rPr>
        <w:t>iScience</w:t>
      </w:r>
      <w:r w:rsidRPr="00DC016C">
        <w:rPr>
          <w:rFonts w:eastAsiaTheme="minorHAnsi"/>
        </w:rPr>
        <w:t xml:space="preserve">, </w:t>
      </w:r>
      <w:r w:rsidRPr="00DC016C">
        <w:rPr>
          <w:rFonts w:eastAsiaTheme="minorHAnsi"/>
          <w:i/>
          <w:iCs/>
        </w:rPr>
        <w:t>23</w:t>
      </w:r>
      <w:r w:rsidRPr="00DC016C">
        <w:rPr>
          <w:rFonts w:eastAsiaTheme="minorHAnsi"/>
        </w:rPr>
        <w:t>(3). https://doi.org/10.1016/j.isci.2020.100957</w:t>
      </w:r>
    </w:p>
    <w:p w14:paraId="03BD2212" w14:textId="2E7EACD4" w:rsidR="00304CCA" w:rsidRPr="00F96EB6" w:rsidRDefault="00F96EB6" w:rsidP="00944E26">
      <w:pPr>
        <w:pStyle w:val="Bibliography"/>
      </w:pPr>
      <w:r>
        <w:fldChar w:fldCharType="end"/>
      </w:r>
    </w:p>
    <w:sectPr w:rsidR="00304CCA" w:rsidRPr="00F96EB6" w:rsidSect="00A01386">
      <w:footerReference w:type="even"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evin McGraw" w:date="2025-03-16T09:05:00Z" w:initials="KM">
    <w:p w14:paraId="3257766E" w14:textId="77777777" w:rsidR="00DF47F0" w:rsidRDefault="00DF47F0" w:rsidP="00DF47F0">
      <w:r>
        <w:rPr>
          <w:rStyle w:val="CommentReference"/>
        </w:rPr>
        <w:annotationRef/>
      </w:r>
      <w:r>
        <w:rPr>
          <w:rFonts w:ascii="Calibri" w:eastAsia="Calibri" w:hAnsi="Calibri" w:cs="Calibri"/>
          <w:color w:val="000000"/>
          <w:sz w:val="20"/>
          <w:szCs w:val="20"/>
        </w:rPr>
        <w:t>Too general - reimagine to include more descriptors of your genomic work, parallel selection, etc.</w:t>
      </w:r>
    </w:p>
  </w:comment>
  <w:comment w:id="55" w:author="Kevin McGraw" w:date="2025-03-16T09:12:00Z" w:initials="KM">
    <w:p w14:paraId="1578DC1A" w14:textId="77777777" w:rsidR="00F7562C" w:rsidRDefault="00F7562C" w:rsidP="00F7562C">
      <w:r>
        <w:rPr>
          <w:rStyle w:val="CommentReference"/>
        </w:rPr>
        <w:annotationRef/>
      </w:r>
      <w:r>
        <w:rPr>
          <w:rFonts w:ascii="Calibri" w:eastAsia="Calibri" w:hAnsi="Calibri" w:cs="Calibri"/>
          <w:color w:val="000000"/>
          <w:sz w:val="20"/>
          <w:szCs w:val="20"/>
        </w:rPr>
        <w:t>Ornithology permits up to 300 words in abstracts, so you have room to add</w:t>
      </w:r>
    </w:p>
  </w:comment>
  <w:comment w:id="67" w:author="Sabrina McNew" w:date="2025-03-11T09:48:00Z" w:initials="SM">
    <w:p w14:paraId="391881A5" w14:textId="2EE761FE" w:rsidR="00671892" w:rsidRDefault="00671892" w:rsidP="00671892">
      <w:r>
        <w:rPr>
          <w:rStyle w:val="CommentReference"/>
        </w:rPr>
        <w:annotationRef/>
      </w:r>
      <w:r>
        <w:rPr>
          <w:rFonts w:ascii="Calibri" w:eastAsia="Calibri" w:hAnsi="Calibri" w:cs="Calibri"/>
          <w:sz w:val="20"/>
          <w:szCs w:val="20"/>
        </w:rPr>
        <w:t>“differentially affect” to me implies native taxa are more affected than others? Which isn’t really the point you’re trying to make</w:t>
      </w:r>
    </w:p>
  </w:comment>
  <w:comment w:id="69" w:author="Sabrina McNew" w:date="2025-03-11T09:54:00Z" w:initials="SM">
    <w:p w14:paraId="7F963519" w14:textId="77777777" w:rsidR="00671892" w:rsidRDefault="00671892" w:rsidP="00671892">
      <w:r>
        <w:rPr>
          <w:rStyle w:val="CommentReference"/>
        </w:rPr>
        <w:annotationRef/>
      </w:r>
      <w:r>
        <w:rPr>
          <w:rFonts w:ascii="Calibri" w:eastAsia="Calibri" w:hAnsi="Calibri" w:cs="Calibri"/>
          <w:sz w:val="20"/>
          <w:szCs w:val="20"/>
        </w:rPr>
        <w:t xml:space="preserve">I think this sentence would flow better with the previous (urbanization presents these pressures) if you rephrase it more like “birds respond by…” </w:t>
      </w:r>
    </w:p>
  </w:comment>
  <w:comment w:id="70" w:author="Sabrina McNew" w:date="2025-03-11T09:53:00Z" w:initials="SM">
    <w:p w14:paraId="01D7D033" w14:textId="5F12D0AE" w:rsidR="00671892" w:rsidRDefault="00671892" w:rsidP="00671892">
      <w:r>
        <w:rPr>
          <w:rStyle w:val="CommentReference"/>
        </w:rPr>
        <w:annotationRef/>
      </w:r>
      <w:r>
        <w:rPr>
          <w:rFonts w:ascii="Calibri" w:eastAsia="Calibri" w:hAnsi="Calibri" w:cs="Calibri"/>
          <w:sz w:val="20"/>
          <w:szCs w:val="20"/>
        </w:rPr>
        <w:t>either add another sentence explaining the motivation for the paired species or revise this sentence so that it’s more clear</w:t>
      </w:r>
    </w:p>
  </w:comment>
  <w:comment w:id="71" w:author="Kevin McGraw" w:date="2025-03-16T11:02:00Z" w:initials="KM">
    <w:p w14:paraId="29FD7D56" w14:textId="77777777" w:rsidR="00EE1203" w:rsidRDefault="00EE1203" w:rsidP="00EE1203">
      <w:r>
        <w:rPr>
          <w:rStyle w:val="CommentReference"/>
        </w:rPr>
        <w:annotationRef/>
      </w:r>
      <w:r>
        <w:rPr>
          <w:rFonts w:ascii="Calibri" w:eastAsia="Calibri" w:hAnsi="Calibri" w:cs="Calibri"/>
          <w:color w:val="000000"/>
          <w:sz w:val="20"/>
          <w:szCs w:val="20"/>
        </w:rPr>
        <w:t>at some point you refer to this as “neural development” - use the same terminology (whichever one you pick as best) throughout</w:t>
      </w:r>
    </w:p>
  </w:comment>
  <w:comment w:id="93" w:author="Sabrina McNew" w:date="2025-03-11T09:55:00Z" w:initials="SM">
    <w:p w14:paraId="78C78607" w14:textId="24D2BFD1" w:rsidR="00671892" w:rsidRDefault="00671892" w:rsidP="00671892">
      <w:r>
        <w:rPr>
          <w:rStyle w:val="CommentReference"/>
        </w:rPr>
        <w:annotationRef/>
      </w:r>
      <w:r>
        <w:rPr>
          <w:rFonts w:ascii="Calibri" w:eastAsia="Calibri" w:hAnsi="Calibri" w:cs="Calibri"/>
          <w:sz w:val="20"/>
          <w:szCs w:val="20"/>
        </w:rPr>
        <w:t xml:space="preserve">this paragraph feels too thin. I’d add a sentence about the selective pressures urbanization adds, another on phenotypic effects seen, and then say, “an active area of research is the genetic changes…” or something like that </w:t>
      </w:r>
    </w:p>
  </w:comment>
  <w:comment w:id="94" w:author="Kevin McGraw" w:date="2025-03-16T09:19:00Z" w:initials="KM">
    <w:p w14:paraId="2706CF56" w14:textId="77777777" w:rsidR="003F7808" w:rsidRDefault="003F7808" w:rsidP="003F7808">
      <w:r>
        <w:rPr>
          <w:rStyle w:val="CommentReference"/>
        </w:rPr>
        <w:annotationRef/>
      </w:r>
      <w:r>
        <w:rPr>
          <w:rFonts w:ascii="Calibri" w:eastAsia="Calibri" w:hAnsi="Calibri" w:cs="Calibri"/>
          <w:sz w:val="20"/>
          <w:szCs w:val="20"/>
        </w:rPr>
        <w:t>Agreed and could also mention rationale for/benefits of studying genetics of urban phenotypic change</w:t>
      </w:r>
    </w:p>
  </w:comment>
  <w:comment w:id="106" w:author="Sabrina McNew" w:date="2025-03-11T10:15:00Z" w:initials="SM">
    <w:p w14:paraId="4E26B6E8" w14:textId="38E4A944" w:rsidR="00A549AF" w:rsidRDefault="00E06444" w:rsidP="00A549AF">
      <w:r>
        <w:rPr>
          <w:rStyle w:val="CommentReference"/>
        </w:rPr>
        <w:annotationRef/>
      </w:r>
      <w:r w:rsidR="00A549AF">
        <w:rPr>
          <w:rFonts w:ascii="Calibri" w:eastAsia="Calibri" w:hAnsi="Calibri" w:cs="Calibri"/>
          <w:sz w:val="20"/>
          <w:szCs w:val="20"/>
        </w:rPr>
        <w:t>appreciate the cite but this switch to epigen feels a little out of place. Are there not other studies that have not found parallelism? Or could you make a case that we see parallelism within species but we don’t know what happens between closely related species?</w:t>
      </w:r>
    </w:p>
  </w:comment>
  <w:comment w:id="115" w:author="Sabrina McNew" w:date="2025-03-11T09:57:00Z" w:initials="SM">
    <w:p w14:paraId="43CB6531" w14:textId="07DA4E0C" w:rsidR="00671892" w:rsidRDefault="00671892" w:rsidP="00671892">
      <w:r>
        <w:rPr>
          <w:rStyle w:val="CommentReference"/>
        </w:rPr>
        <w:annotationRef/>
      </w:r>
      <w:r>
        <w:rPr>
          <w:rFonts w:ascii="Calibri" w:eastAsia="Calibri" w:hAnsi="Calibri" w:cs="Calibri"/>
          <w:sz w:val="20"/>
          <w:szCs w:val="20"/>
        </w:rPr>
        <w:t>not sure if this will fly… can you cite your dissertation or eBird or something?</w:t>
      </w:r>
    </w:p>
  </w:comment>
  <w:comment w:id="116" w:author="Sabrina McNew" w:date="2025-03-11T10:14:00Z" w:initials="SM">
    <w:p w14:paraId="053534A4" w14:textId="77777777" w:rsidR="00E06444" w:rsidRDefault="00E06444" w:rsidP="00E06444">
      <w:r>
        <w:rPr>
          <w:rStyle w:val="CommentReference"/>
        </w:rPr>
        <w:annotationRef/>
      </w:r>
      <w:r>
        <w:rPr>
          <w:rFonts w:ascii="Calibri" w:eastAsia="Calibri" w:hAnsi="Calibri" w:cs="Calibri"/>
          <w:sz w:val="20"/>
          <w:szCs w:val="20"/>
        </w:rPr>
        <w:t xml:space="preserve">Especially since this is the “hook” of the study design </w:t>
      </w:r>
    </w:p>
  </w:comment>
  <w:comment w:id="124" w:author="Sabrina McNew" w:date="2025-03-11T10:06:00Z" w:initials="SM">
    <w:p w14:paraId="10EC1E85" w14:textId="121AEA9D" w:rsidR="00671892" w:rsidRDefault="00671892" w:rsidP="00671892">
      <w:r>
        <w:rPr>
          <w:rStyle w:val="CommentReference"/>
        </w:rPr>
        <w:annotationRef/>
      </w:r>
      <w:r>
        <w:rPr>
          <w:rFonts w:ascii="Calibri" w:eastAsia="Calibri" w:hAnsi="Calibri" w:cs="Calibri"/>
          <w:sz w:val="20"/>
          <w:szCs w:val="20"/>
        </w:rPr>
        <w:t xml:space="preserve">these statements feel contradictory, clarify a bit? </w:t>
      </w:r>
    </w:p>
  </w:comment>
  <w:comment w:id="125" w:author="Sabrina McNew" w:date="2025-03-11T10:07:00Z" w:initials="SM">
    <w:p w14:paraId="50D00684" w14:textId="77777777" w:rsidR="00E06444" w:rsidRDefault="00E06444" w:rsidP="00E06444">
      <w:r>
        <w:rPr>
          <w:rStyle w:val="CommentReference"/>
        </w:rPr>
        <w:annotationRef/>
      </w:r>
      <w:r>
        <w:rPr>
          <w:rFonts w:ascii="Calibri" w:eastAsia="Calibri" w:hAnsi="Calibri" w:cs="Calibri"/>
          <w:sz w:val="20"/>
          <w:szCs w:val="20"/>
        </w:rPr>
        <w:t xml:space="preserve">also no pers. comming this type of statement </w:t>
      </w:r>
    </w:p>
  </w:comment>
  <w:comment w:id="126" w:author="Kevin McGraw" w:date="2025-03-16T09:25:00Z" w:initials="KM">
    <w:p w14:paraId="74CFA009" w14:textId="77777777" w:rsidR="00F9739C" w:rsidRDefault="00F9739C" w:rsidP="00F9739C">
      <w:r>
        <w:rPr>
          <w:rStyle w:val="CommentReference"/>
        </w:rPr>
        <w:annotationRef/>
      </w:r>
      <w:r>
        <w:rPr>
          <w:rFonts w:ascii="Calibri" w:eastAsia="Calibri" w:hAnsi="Calibri" w:cs="Calibri"/>
          <w:color w:val="000000"/>
          <w:sz w:val="20"/>
          <w:szCs w:val="20"/>
        </w:rPr>
        <w:t>missing punctuation in the sentence prior too; maybe this is leftover text that you meant to remove or smooth out</w:t>
      </w:r>
    </w:p>
  </w:comment>
  <w:comment w:id="131" w:author="Kevin McGraw" w:date="2025-03-16T09:28:00Z" w:initials="KM">
    <w:p w14:paraId="4FB08A0C" w14:textId="77777777" w:rsidR="001850F4" w:rsidRDefault="001850F4" w:rsidP="001850F4">
      <w:r>
        <w:rPr>
          <w:rStyle w:val="CommentReference"/>
        </w:rPr>
        <w:annotationRef/>
      </w:r>
      <w:r>
        <w:rPr>
          <w:rFonts w:ascii="Calibri" w:eastAsia="Calibri" w:hAnsi="Calibri" w:cs="Calibri"/>
          <w:color w:val="000000"/>
          <w:sz w:val="20"/>
          <w:szCs w:val="20"/>
        </w:rPr>
        <w:t>additional detail about the city/landscape makes sense but I don’t know that a full paragraph is warranted given the nature of your biological/genetic study</w:t>
      </w:r>
    </w:p>
  </w:comment>
  <w:comment w:id="133" w:author="Sabrina McNew" w:date="2025-03-11T10:13:00Z" w:initials="SM">
    <w:p w14:paraId="427BAB19" w14:textId="2247C2DA" w:rsidR="00E06444" w:rsidRDefault="00E06444" w:rsidP="00E06444">
      <w:r>
        <w:rPr>
          <w:rStyle w:val="CommentReference"/>
        </w:rPr>
        <w:annotationRef/>
      </w:r>
      <w:r>
        <w:rPr>
          <w:rFonts w:ascii="Calibri" w:eastAsia="Calibri" w:hAnsi="Calibri" w:cs="Calibri"/>
          <w:sz w:val="20"/>
          <w:szCs w:val="20"/>
        </w:rPr>
        <w:t>See email comments about expanding intro to really sell these two species and this location as an interesting place to study urbanization</w:t>
      </w:r>
    </w:p>
  </w:comment>
  <w:comment w:id="138" w:author="Kevin McGraw" w:date="2025-03-16T09:27:00Z" w:initials="KM">
    <w:p w14:paraId="0729BDBF" w14:textId="77777777" w:rsidR="001850F4" w:rsidRDefault="001850F4" w:rsidP="001850F4">
      <w:r>
        <w:rPr>
          <w:rStyle w:val="CommentReference"/>
        </w:rPr>
        <w:annotationRef/>
      </w:r>
      <w:r>
        <w:rPr>
          <w:rFonts w:ascii="Calibri" w:eastAsia="Calibri" w:hAnsi="Calibri" w:cs="Calibri"/>
          <w:color w:val="000000"/>
          <w:sz w:val="20"/>
          <w:szCs w:val="20"/>
        </w:rPr>
        <w:t>indicate why it’s capitalized - a resource, a term, a process? Cite as well</w:t>
      </w:r>
    </w:p>
  </w:comment>
  <w:comment w:id="149" w:author="Kevin McGraw" w:date="2025-03-16T09:29:00Z" w:initials="KM">
    <w:p w14:paraId="3152BB52" w14:textId="77777777" w:rsidR="00B46D8E" w:rsidRDefault="00B46D8E" w:rsidP="00B46D8E">
      <w:r>
        <w:rPr>
          <w:rStyle w:val="CommentReference"/>
        </w:rPr>
        <w:annotationRef/>
      </w:r>
      <w:r>
        <w:rPr>
          <w:rFonts w:ascii="Calibri" w:eastAsia="Calibri" w:hAnsi="Calibri" w:cs="Calibri"/>
          <w:color w:val="000000"/>
          <w:sz w:val="20"/>
          <w:szCs w:val="20"/>
        </w:rPr>
        <w:t>list these reference species here?</w:t>
      </w:r>
    </w:p>
  </w:comment>
  <w:comment w:id="159" w:author="Kevin McGraw" w:date="2025-03-16T09:30:00Z" w:initials="KM">
    <w:p w14:paraId="3F2050F6" w14:textId="77777777" w:rsidR="001406E3" w:rsidRDefault="001406E3" w:rsidP="001406E3">
      <w:r>
        <w:rPr>
          <w:rStyle w:val="CommentReference"/>
        </w:rPr>
        <w:annotationRef/>
      </w:r>
      <w:r>
        <w:rPr>
          <w:rFonts w:ascii="Calibri" w:eastAsia="Calibri" w:hAnsi="Calibri" w:cs="Calibri"/>
          <w:color w:val="000000"/>
          <w:sz w:val="20"/>
          <w:szCs w:val="20"/>
        </w:rPr>
        <w:t>any usual suspects you could pop in here?</w:t>
      </w:r>
    </w:p>
  </w:comment>
  <w:comment w:id="176" w:author="Kevin McGraw" w:date="2025-03-16T09:32:00Z" w:initials="KM">
    <w:p w14:paraId="79A17EC2" w14:textId="77777777" w:rsidR="00D8192F" w:rsidRDefault="00D44E9F" w:rsidP="00D8192F">
      <w:r>
        <w:rPr>
          <w:rStyle w:val="CommentReference"/>
        </w:rPr>
        <w:annotationRef/>
      </w:r>
      <w:r w:rsidR="00D8192F">
        <w:rPr>
          <w:rFonts w:ascii="Calibri" w:eastAsia="Calibri" w:hAnsi="Calibri" w:cs="Calibri"/>
          <w:sz w:val="20"/>
          <w:szCs w:val="20"/>
        </w:rPr>
        <w:t xml:space="preserve">Make it clearer that this exclusively represents your urban sample. </w:t>
      </w:r>
    </w:p>
  </w:comment>
  <w:comment w:id="197" w:author="Kevin McGraw" w:date="2025-03-16T09:37:00Z" w:initials="KM">
    <w:p w14:paraId="3BC54F63" w14:textId="77777777" w:rsidR="00D8192F" w:rsidRDefault="00D8192F" w:rsidP="00D8192F">
      <w:r>
        <w:rPr>
          <w:rStyle w:val="CommentReference"/>
        </w:rPr>
        <w:annotationRef/>
      </w:r>
      <w:r>
        <w:rPr>
          <w:rFonts w:ascii="Calibri" w:eastAsia="Calibri" w:hAnsi="Calibri" w:cs="Calibri"/>
          <w:color w:val="000000"/>
          <w:sz w:val="20"/>
          <w:szCs w:val="20"/>
        </w:rPr>
        <w:t xml:space="preserve">also make it obvious here that these skins represent your full rural sample, and indicate how this was determined (where animals were previously captured from, distances to nearest urban center, etc.).  </w:t>
      </w:r>
    </w:p>
  </w:comment>
  <w:comment w:id="199" w:author="Kevin McGraw" w:date="2025-03-16T09:35:00Z" w:initials="KM">
    <w:p w14:paraId="73160FD8" w14:textId="2C3FF4A0" w:rsidR="00564CB5" w:rsidRDefault="00564CB5" w:rsidP="00564CB5">
      <w:r>
        <w:rPr>
          <w:rStyle w:val="CommentReference"/>
        </w:rPr>
        <w:annotationRef/>
      </w:r>
      <w:r>
        <w:rPr>
          <w:rFonts w:ascii="Calibri" w:eastAsia="Calibri" w:hAnsi="Calibri" w:cs="Calibri"/>
          <w:color w:val="000000"/>
          <w:sz w:val="20"/>
          <w:szCs w:val="20"/>
        </w:rPr>
        <w:t>include online supplementary table containing accession numbers, years, etc.  Also, for both wild and museum birds, indicate sex of the animals</w:t>
      </w:r>
    </w:p>
  </w:comment>
  <w:comment w:id="208" w:author="Kevin McGraw" w:date="2025-03-16T09:39:00Z" w:initials="KM">
    <w:p w14:paraId="492FFBF2" w14:textId="77777777" w:rsidR="00D8192F" w:rsidRDefault="00D8192F" w:rsidP="00D8192F">
      <w:r>
        <w:rPr>
          <w:rStyle w:val="CommentReference"/>
        </w:rPr>
        <w:annotationRef/>
      </w:r>
      <w:r>
        <w:rPr>
          <w:rFonts w:ascii="Calibri" w:eastAsia="Calibri" w:hAnsi="Calibri" w:cs="Calibri"/>
          <w:color w:val="000000"/>
          <w:sz w:val="20"/>
          <w:szCs w:val="20"/>
        </w:rPr>
        <w:t>address directly somewhere around here the potential concern that your urban sample is a very recent sample of birds, and your rural sample is comparatively old (at least not contemporary with the urban birds), which might be an apples-to-oranges comparison (i.e. your analysis captures genetic change not just in space, but over time and potentially not in relation to urban impacts)?</w:t>
      </w:r>
    </w:p>
  </w:comment>
  <w:comment w:id="223" w:author="Kevin McGraw" w:date="2025-03-16T09:42:00Z" w:initials="KM">
    <w:p w14:paraId="063AA2F9" w14:textId="77777777" w:rsidR="00C06EBB" w:rsidRDefault="00C06EBB" w:rsidP="00C06EBB">
      <w:r>
        <w:rPr>
          <w:rStyle w:val="CommentReference"/>
        </w:rPr>
        <w:annotationRef/>
      </w:r>
      <w:r>
        <w:rPr>
          <w:rFonts w:ascii="Calibri" w:eastAsia="Calibri" w:hAnsi="Calibri" w:cs="Calibri"/>
          <w:color w:val="000000"/>
          <w:sz w:val="20"/>
          <w:szCs w:val="20"/>
        </w:rPr>
        <w:t>missing a word here - the resulting what?</w:t>
      </w:r>
    </w:p>
  </w:comment>
  <w:comment w:id="225" w:author="Sabrina McNew" w:date="2025-03-11T10:24:00Z" w:initials="SM">
    <w:p w14:paraId="5EBBB6EF" w14:textId="62484B5C" w:rsidR="00AF61E3" w:rsidRDefault="00AF61E3" w:rsidP="00AF61E3">
      <w:r>
        <w:rPr>
          <w:rStyle w:val="CommentReference"/>
        </w:rPr>
        <w:annotationRef/>
      </w:r>
      <w:r>
        <w:rPr>
          <w:rFonts w:ascii="Calibri" w:eastAsia="Calibri" w:hAnsi="Calibri" w:cs="Calibri"/>
          <w:sz w:val="20"/>
          <w:szCs w:val="20"/>
        </w:rPr>
        <w:t>correct if wrong</w:t>
      </w:r>
    </w:p>
  </w:comment>
  <w:comment w:id="226" w:author="Kevin McGraw" w:date="2025-03-16T09:43:00Z" w:initials="KM">
    <w:p w14:paraId="5CCEF752" w14:textId="77777777" w:rsidR="001744EC" w:rsidRDefault="001744EC" w:rsidP="001744EC">
      <w:r>
        <w:rPr>
          <w:rStyle w:val="CommentReference"/>
        </w:rPr>
        <w:annotationRef/>
      </w:r>
      <w:r>
        <w:rPr>
          <w:rFonts w:ascii="Calibri" w:eastAsia="Calibri" w:hAnsi="Calibri" w:cs="Calibri"/>
          <w:color w:val="000000"/>
          <w:sz w:val="20"/>
          <w:szCs w:val="20"/>
        </w:rPr>
        <w:t>add units here for “&lt; 10”</w:t>
      </w:r>
    </w:p>
  </w:comment>
  <w:comment w:id="243" w:author="Sabrina McNew" w:date="2025-03-11T10:27:00Z" w:initials="SM">
    <w:p w14:paraId="577E090D" w14:textId="0925E697" w:rsidR="00AF61E3" w:rsidRDefault="00AF61E3" w:rsidP="00AF61E3">
      <w:r>
        <w:rPr>
          <w:rStyle w:val="CommentReference"/>
        </w:rPr>
        <w:annotationRef/>
      </w:r>
      <w:r>
        <w:rPr>
          <w:rFonts w:ascii="Calibri" w:eastAsia="Calibri" w:hAnsi="Calibri" w:cs="Calibri"/>
          <w:sz w:val="20"/>
          <w:szCs w:val="20"/>
        </w:rPr>
        <w:t>I’m nervous people will get hung up on the statement that all rural birds were from museums- can you expand here to assuage concerns?</w:t>
      </w:r>
    </w:p>
  </w:comment>
  <w:comment w:id="274" w:author="Sabrina McNew" w:date="2025-03-11T10:33:00Z" w:initials="SM">
    <w:p w14:paraId="17B2F49B" w14:textId="77777777" w:rsidR="00665AEE" w:rsidRDefault="00665AEE" w:rsidP="00665AEE">
      <w:r>
        <w:rPr>
          <w:rStyle w:val="CommentReference"/>
        </w:rPr>
        <w:annotationRef/>
      </w:r>
      <w:r>
        <w:rPr>
          <w:rFonts w:ascii="Calibri" w:eastAsia="Calibri" w:hAnsi="Calibri" w:cs="Calibri"/>
          <w:sz w:val="20"/>
          <w:szCs w:val="20"/>
        </w:rPr>
        <w:t>I found this sentence hard to follow, feel free to correct if I said it wrong</w:t>
      </w:r>
    </w:p>
  </w:comment>
  <w:comment w:id="289" w:author="Sabrina McNew" w:date="2025-03-11T10:34:00Z" w:initials="SM">
    <w:p w14:paraId="5CE88D5E" w14:textId="77777777" w:rsidR="00665AEE" w:rsidRDefault="00665AEE" w:rsidP="00665AEE">
      <w:r>
        <w:rPr>
          <w:rStyle w:val="CommentReference"/>
        </w:rPr>
        <w:annotationRef/>
      </w:r>
      <w:r>
        <w:rPr>
          <w:rFonts w:ascii="Calibri" w:eastAsia="Calibri" w:hAnsi="Calibri" w:cs="Calibri"/>
          <w:sz w:val="20"/>
          <w:szCs w:val="20"/>
        </w:rPr>
        <w:t xml:space="preserve">not revive? </w:t>
      </w:r>
    </w:p>
  </w:comment>
  <w:comment w:id="290" w:author="Sabrina McNew" w:date="2025-03-11T10:34:00Z" w:initials="SM">
    <w:p w14:paraId="2F5AB71E" w14:textId="77777777" w:rsidR="00665AEE" w:rsidRDefault="00665AEE" w:rsidP="00665AEE">
      <w:r>
        <w:rPr>
          <w:rStyle w:val="CommentReference"/>
        </w:rPr>
        <w:annotationRef/>
      </w:r>
      <w:r>
        <w:rPr>
          <w:rFonts w:ascii="Calibri" w:eastAsia="Calibri" w:hAnsi="Calibri" w:cs="Calibri"/>
          <w:sz w:val="20"/>
          <w:szCs w:val="20"/>
        </w:rPr>
        <w:t>REVIGO can’t type</w:t>
      </w:r>
    </w:p>
  </w:comment>
  <w:comment w:id="294" w:author="Danny Jackson (Student)" w:date="2025-04-11T15:28:00Z" w:initials="DJ">
    <w:p w14:paraId="649C7B0D" w14:textId="77777777" w:rsidR="00A76682" w:rsidRDefault="00A76682" w:rsidP="00A76682">
      <w:r>
        <w:rPr>
          <w:rStyle w:val="CommentReference"/>
        </w:rPr>
        <w:annotationRef/>
      </w:r>
      <w:r>
        <w:rPr>
          <w:rFonts w:ascii="Calibri" w:eastAsia="Calibri" w:hAnsi="Calibri" w:cs="Calibri"/>
          <w:sz w:val="20"/>
          <w:szCs w:val="20"/>
        </w:rPr>
        <w:t>Fisher's Exact Test for Count Data</w:t>
      </w:r>
    </w:p>
  </w:comment>
  <w:comment w:id="339" w:author="Kevin McGraw" w:date="2025-03-16T09:59:00Z" w:initials="KM">
    <w:p w14:paraId="16F978FC" w14:textId="1EFFB225" w:rsidR="009A0F93" w:rsidRDefault="009A0F93" w:rsidP="009A0F93">
      <w:r>
        <w:rPr>
          <w:rStyle w:val="CommentReference"/>
        </w:rPr>
        <w:annotationRef/>
      </w:r>
      <w:r>
        <w:rPr>
          <w:rFonts w:ascii="Calibri" w:eastAsia="Calibri" w:hAnsi="Calibri" w:cs="Calibri"/>
          <w:sz w:val="20"/>
          <w:szCs w:val="20"/>
        </w:rPr>
        <w:t>If you’re only explaining 32.5% of total variation using the first two PCs, this is quite a messy dataset and PCs aren’t doing a good job of capturing the variation. Are you sure the % variation explained values are so low for PC1 and PC2?</w:t>
      </w:r>
    </w:p>
  </w:comment>
  <w:comment w:id="340" w:author="Kevin McGraw" w:date="2025-03-16T10:00:00Z" w:initials="KM">
    <w:p w14:paraId="2AD58573" w14:textId="77777777" w:rsidR="009A0F93" w:rsidRDefault="009A0F93" w:rsidP="009A0F93">
      <w:r>
        <w:rPr>
          <w:rStyle w:val="CommentReference"/>
        </w:rPr>
        <w:annotationRef/>
      </w:r>
      <w:r>
        <w:rPr>
          <w:rFonts w:ascii="Calibri" w:eastAsia="Calibri" w:hAnsi="Calibri" w:cs="Calibri"/>
          <w:color w:val="000000"/>
          <w:sz w:val="20"/>
          <w:szCs w:val="20"/>
        </w:rPr>
        <w:t>need to mention these earlier, in Methods, if they get featured here like this</w:t>
      </w:r>
    </w:p>
  </w:comment>
  <w:comment w:id="356" w:author="Sabrina McNew" w:date="2025-03-11T11:05:00Z" w:initials="SM">
    <w:p w14:paraId="71F5A653" w14:textId="4D5FA542" w:rsidR="00450B80" w:rsidRDefault="00450B80" w:rsidP="00450B80">
      <w:r>
        <w:rPr>
          <w:rStyle w:val="CommentReference"/>
        </w:rPr>
        <w:annotationRef/>
      </w:r>
      <w:r>
        <w:rPr>
          <w:rFonts w:ascii="Calibri" w:eastAsia="Calibri" w:hAnsi="Calibri" w:cs="Calibri"/>
          <w:sz w:val="20"/>
          <w:szCs w:val="20"/>
        </w:rPr>
        <w:t>say how many go terms were significant</w:t>
      </w:r>
    </w:p>
  </w:comment>
  <w:comment w:id="358" w:author="Kevin McGraw" w:date="2025-03-16T10:10:00Z" w:initials="KM">
    <w:p w14:paraId="3DDE7D23" w14:textId="77777777" w:rsidR="007E6DA1" w:rsidRDefault="007E6DA1" w:rsidP="007E6DA1">
      <w:r>
        <w:rPr>
          <w:rStyle w:val="CommentReference"/>
        </w:rPr>
        <w:annotationRef/>
      </w:r>
      <w:r>
        <w:rPr>
          <w:rFonts w:ascii="Calibri" w:eastAsia="Calibri" w:hAnsi="Calibri" w:cs="Calibri"/>
          <w:color w:val="000000"/>
          <w:sz w:val="20"/>
          <w:szCs w:val="20"/>
        </w:rPr>
        <w:t>what does this stand for (not mentioned previously)? Something about testing for an urban v. rural difference?</w:t>
      </w:r>
    </w:p>
  </w:comment>
  <w:comment w:id="359" w:author="Sabrina McNew" w:date="2025-03-11T11:05:00Z" w:initials="SM">
    <w:p w14:paraId="0392EBCB" w14:textId="635C2CAC" w:rsidR="00450B80" w:rsidRDefault="00450B80" w:rsidP="00450B80">
      <w:r>
        <w:rPr>
          <w:rStyle w:val="CommentReference"/>
        </w:rPr>
        <w:annotationRef/>
      </w:r>
      <w:r>
        <w:rPr>
          <w:rFonts w:ascii="Calibri" w:eastAsia="Calibri" w:hAnsi="Calibri" w:cs="Calibri"/>
          <w:sz w:val="20"/>
          <w:szCs w:val="20"/>
        </w:rPr>
        <w:t>Say how many GO terms were significant</w:t>
      </w:r>
    </w:p>
  </w:comment>
  <w:comment w:id="361" w:author="Kevin McGraw" w:date="2025-03-16T10:12:00Z" w:initials="KM">
    <w:p w14:paraId="011EC2F9" w14:textId="77777777" w:rsidR="00D807FD" w:rsidRDefault="00D807FD" w:rsidP="00D807FD">
      <w:r>
        <w:rPr>
          <w:rStyle w:val="CommentReference"/>
        </w:rPr>
        <w:annotationRef/>
      </w:r>
      <w:r>
        <w:rPr>
          <w:rFonts w:ascii="Calibri" w:eastAsia="Calibri" w:hAnsi="Calibri" w:cs="Calibri"/>
          <w:color w:val="000000"/>
          <w:sz w:val="20"/>
          <w:szCs w:val="20"/>
        </w:rPr>
        <w:t>urban/rural diffs in genes?</w:t>
      </w:r>
    </w:p>
  </w:comment>
  <w:comment w:id="408" w:author="Kevin McGraw" w:date="2025-03-16T10:20:00Z" w:initials="KM">
    <w:p w14:paraId="20861B61" w14:textId="77777777" w:rsidR="00FD4C47" w:rsidRDefault="00FD4C47" w:rsidP="00FD4C47">
      <w:r>
        <w:rPr>
          <w:rStyle w:val="CommentReference"/>
        </w:rPr>
        <w:annotationRef/>
      </w:r>
      <w:r>
        <w:rPr>
          <w:rFonts w:ascii="Calibri" w:eastAsia="Calibri" w:hAnsi="Calibri" w:cs="Calibri"/>
          <w:color w:val="000000"/>
          <w:sz w:val="20"/>
          <w:szCs w:val="20"/>
        </w:rPr>
        <w:t>which makes sense since they’re less urban</w:t>
      </w:r>
    </w:p>
  </w:comment>
  <w:comment w:id="407" w:author="Sabrina McNew" w:date="2025-03-11T11:01:00Z" w:initials="SM">
    <w:p w14:paraId="652DCEAE" w14:textId="15C78335" w:rsidR="00450B80" w:rsidRDefault="00450B80" w:rsidP="00450B80">
      <w:r>
        <w:rPr>
          <w:rStyle w:val="CommentReference"/>
        </w:rPr>
        <w:annotationRef/>
      </w:r>
      <w:r>
        <w:rPr>
          <w:rFonts w:ascii="Calibri" w:eastAsia="Calibri" w:hAnsi="Calibri" w:cs="Calibri"/>
          <w:sz w:val="20"/>
          <w:szCs w:val="20"/>
        </w:rPr>
        <w:t>See email comments. I think that the best evidence of response to urbanization is population differentiation indicated by Fst etc.  Maybe you’re making an argument that identifying “functional” changes is more important for selection because random differences could be due to drift or something. However, GO analysis is so wishy washy I don’t think you should focus so exclusively on it</w:t>
      </w:r>
    </w:p>
  </w:comment>
  <w:comment w:id="424" w:author="Sabrina McNew" w:date="2025-03-11T11:08:00Z" w:initials="SM">
    <w:p w14:paraId="0C392070" w14:textId="77777777" w:rsidR="00450B80" w:rsidRDefault="00450B80" w:rsidP="00450B80">
      <w:r>
        <w:rPr>
          <w:rStyle w:val="CommentReference"/>
        </w:rPr>
        <w:annotationRef/>
      </w:r>
      <w:r>
        <w:rPr>
          <w:rFonts w:ascii="Calibri" w:eastAsia="Calibri" w:hAnsi="Calibri" w:cs="Calibri"/>
          <w:sz w:val="20"/>
          <w:szCs w:val="20"/>
        </w:rPr>
        <w:t>or some better adjective</w:t>
      </w:r>
    </w:p>
  </w:comment>
  <w:comment w:id="425" w:author="Kevin McGraw" w:date="2025-03-16T10:24:00Z" w:initials="KM">
    <w:p w14:paraId="37B9B20A" w14:textId="77777777" w:rsidR="00F77E99" w:rsidRDefault="00F77E99" w:rsidP="00F77E99">
      <w:r>
        <w:rPr>
          <w:rStyle w:val="CommentReference"/>
        </w:rPr>
        <w:annotationRef/>
      </w:r>
      <w:r>
        <w:rPr>
          <w:rFonts w:ascii="Calibri" w:eastAsia="Calibri" w:hAnsi="Calibri" w:cs="Calibri"/>
          <w:color w:val="000000"/>
          <w:sz w:val="20"/>
          <w:szCs w:val="20"/>
        </w:rPr>
        <w:t>This paragraph bounces around among several different discussion topics, so I suggest saving some things (this sentence is an example) for later paragraphs (where you can develop more fully, relate to other examples, cite, etc.),</w:t>
      </w:r>
    </w:p>
  </w:comment>
  <w:comment w:id="462" w:author="Sabrina McNew" w:date="2025-03-11T11:12:00Z" w:initials="SM">
    <w:p w14:paraId="7B1F7548" w14:textId="77777777" w:rsidR="00507115" w:rsidRDefault="00095868" w:rsidP="00507115">
      <w:r>
        <w:rPr>
          <w:rStyle w:val="CommentReference"/>
        </w:rPr>
        <w:annotationRef/>
      </w:r>
      <w:r w:rsidR="00507115">
        <w:rPr>
          <w:rFonts w:ascii="Calibri" w:eastAsia="Calibri" w:hAnsi="Calibri" w:cs="Calibri"/>
          <w:sz w:val="20"/>
          <w:szCs w:val="20"/>
        </w:rPr>
        <w:t>cite if possible</w:t>
      </w:r>
    </w:p>
  </w:comment>
  <w:comment w:id="463" w:author="Sabrina McNew" w:date="2025-03-11T11:03:00Z" w:initials="SM">
    <w:p w14:paraId="00E34CDC" w14:textId="34EC9371" w:rsidR="00095868" w:rsidRDefault="00095868" w:rsidP="00095868">
      <w:r>
        <w:rPr>
          <w:rStyle w:val="CommentReference"/>
        </w:rPr>
        <w:annotationRef/>
      </w:r>
      <w:r>
        <w:rPr>
          <w:rFonts w:ascii="Calibri" w:eastAsia="Calibri" w:hAnsi="Calibri" w:cs="Calibri"/>
          <w:sz w:val="20"/>
          <w:szCs w:val="20"/>
        </w:rPr>
        <w:t xml:space="preserve">Maybe worth rephrasing the statement above on PYRR so that it’s not confusing. Above you’re essentially saying “nothing was significant in PYRR” but now your’e saying “some things were significant”. </w:t>
      </w:r>
    </w:p>
  </w:comment>
  <w:comment w:id="470" w:author="Sabrina McNew" w:date="2025-03-11T12:01:00Z" w:initials="SM">
    <w:p w14:paraId="6EA174B4" w14:textId="77777777" w:rsidR="00657383" w:rsidRDefault="00657383" w:rsidP="00657383">
      <w:r>
        <w:rPr>
          <w:rStyle w:val="CommentReference"/>
        </w:rPr>
        <w:annotationRef/>
      </w:r>
      <w:r>
        <w:rPr>
          <w:rFonts w:ascii="Calibri" w:eastAsia="Calibri" w:hAnsi="Calibri" w:cs="Calibri"/>
          <w:sz w:val="20"/>
          <w:szCs w:val="20"/>
        </w:rPr>
        <w:t xml:space="preserve">not sure what to make of this down regulation </w:t>
      </w:r>
    </w:p>
  </w:comment>
  <w:comment w:id="497" w:author="Sabrina McNew" w:date="2025-03-11T12:00:00Z" w:initials="SM">
    <w:p w14:paraId="28317F92" w14:textId="4D8F91E1" w:rsidR="00657383" w:rsidRDefault="00657383" w:rsidP="00657383">
      <w:r>
        <w:rPr>
          <w:rStyle w:val="CommentReference"/>
        </w:rPr>
        <w:annotationRef/>
      </w:r>
      <w:r>
        <w:rPr>
          <w:rFonts w:ascii="Calibri" w:eastAsia="Calibri" w:hAnsi="Calibri" w:cs="Calibri"/>
          <w:sz w:val="20"/>
          <w:szCs w:val="20"/>
        </w:rPr>
        <w:t>can you say anything about whether your changes were in regulatory vs coding regions?</w:t>
      </w:r>
    </w:p>
  </w:comment>
  <w:comment w:id="503" w:author="Sabrina McNew" w:date="2025-03-11T11:12:00Z" w:initials="SM">
    <w:p w14:paraId="479C1BE4" w14:textId="51CCA214" w:rsidR="004F5FBA" w:rsidRDefault="004F5FBA" w:rsidP="004F5FBA">
      <w:r>
        <w:rPr>
          <w:rStyle w:val="CommentReference"/>
        </w:rPr>
        <w:annotationRef/>
      </w:r>
      <w:r>
        <w:rPr>
          <w:rFonts w:ascii="Calibri" w:eastAsia="Calibri" w:hAnsi="Calibri" w:cs="Calibri"/>
          <w:sz w:val="20"/>
          <w:szCs w:val="20"/>
        </w:rPr>
        <w:t>cite if possibel</w:t>
      </w:r>
    </w:p>
  </w:comment>
  <w:comment w:id="504" w:author="Sabrina McNew" w:date="2025-03-11T11:03:00Z" w:initials="SM">
    <w:p w14:paraId="563C5A45" w14:textId="0CC61A3F" w:rsidR="00450B80" w:rsidRDefault="00450B80" w:rsidP="00450B80">
      <w:r>
        <w:rPr>
          <w:rStyle w:val="CommentReference"/>
        </w:rPr>
        <w:annotationRef/>
      </w:r>
      <w:r>
        <w:rPr>
          <w:rFonts w:ascii="Calibri" w:eastAsia="Calibri" w:hAnsi="Calibri" w:cs="Calibri"/>
          <w:sz w:val="20"/>
          <w:szCs w:val="20"/>
        </w:rPr>
        <w:t xml:space="preserve">Maybe worth rephrasing the statement above on PYRR so that it’s not confusing. Above you’re essentially saying “nothing was significant in PYRR” but now your’e saying “some things were significant”. </w:t>
      </w:r>
    </w:p>
  </w:comment>
  <w:comment w:id="508" w:author="Sabrina McNew" w:date="2025-03-11T12:03:00Z" w:initials="SM">
    <w:p w14:paraId="50F5E31F" w14:textId="77777777" w:rsidR="00657383" w:rsidRDefault="00657383" w:rsidP="00657383">
      <w:r>
        <w:rPr>
          <w:rStyle w:val="CommentReference"/>
        </w:rPr>
        <w:annotationRef/>
      </w:r>
      <w:r>
        <w:rPr>
          <w:rFonts w:ascii="Calibri" w:eastAsia="Calibri" w:hAnsi="Calibri" w:cs="Calibri"/>
          <w:sz w:val="20"/>
          <w:szCs w:val="20"/>
        </w:rPr>
        <w:t>FKA and FKB also show up in these GO terms?</w:t>
      </w:r>
    </w:p>
  </w:comment>
  <w:comment w:id="512" w:author="Sabrina McNew" w:date="2025-03-11T12:03:00Z" w:initials="SM">
    <w:p w14:paraId="2838213C" w14:textId="7E64ECED" w:rsidR="00657383" w:rsidRDefault="00657383" w:rsidP="00657383">
      <w:r>
        <w:rPr>
          <w:rStyle w:val="CommentReference"/>
        </w:rPr>
        <w:annotationRef/>
      </w:r>
      <w:r>
        <w:rPr>
          <w:rFonts w:ascii="Calibri" w:eastAsia="Calibri" w:hAnsi="Calibri" w:cs="Calibri"/>
          <w:sz w:val="20"/>
          <w:szCs w:val="20"/>
        </w:rPr>
        <w:t>are we still talking about the FGA and FGB genes here? the end of this paragraph is confusing</w:t>
      </w:r>
    </w:p>
  </w:comment>
  <w:comment w:id="527" w:author="Kevin McGraw" w:date="2025-03-16T10:51:00Z" w:initials="KM">
    <w:p w14:paraId="56AA4580" w14:textId="77777777" w:rsidR="00F348B3" w:rsidRDefault="00737156" w:rsidP="00F348B3">
      <w:r>
        <w:rPr>
          <w:rStyle w:val="CommentReference"/>
        </w:rPr>
        <w:annotationRef/>
      </w:r>
      <w:r w:rsidR="00F348B3">
        <w:rPr>
          <w:rFonts w:ascii="Calibri" w:eastAsia="Calibri" w:hAnsi="Calibri" w:cs="Calibri"/>
          <w:sz w:val="20"/>
          <w:szCs w:val="20"/>
        </w:rPr>
        <w:t>Need some interpretation of the muscle results (i.e. why muscle development in cities?) closer to stating them (i.e. here for NOCAs). This paragraph is overrepresented by a list of genes and their presumed functions</w:t>
      </w:r>
    </w:p>
  </w:comment>
  <w:comment w:id="539" w:author="Sabrina McNew" w:date="2025-03-11T12:32:00Z" w:initials="SM">
    <w:p w14:paraId="4E3A5CEB" w14:textId="7289B6D2" w:rsidR="00A549AF" w:rsidRDefault="00A549AF" w:rsidP="00A549AF">
      <w:r>
        <w:rPr>
          <w:rStyle w:val="CommentReference"/>
        </w:rPr>
        <w:annotationRef/>
      </w:r>
      <w:r>
        <w:rPr>
          <w:rFonts w:ascii="Calibri" w:eastAsia="Calibri" w:hAnsi="Calibri" w:cs="Calibri"/>
          <w:sz w:val="20"/>
          <w:szCs w:val="20"/>
        </w:rPr>
        <w:t xml:space="preserve">connect this paragraph to urbanization. Have any other studies found similar responses? </w:t>
      </w:r>
    </w:p>
  </w:comment>
  <w:comment w:id="542" w:author="Sabrina McNew" w:date="2025-03-11T12:34:00Z" w:initials="SM">
    <w:p w14:paraId="3504695B" w14:textId="77777777" w:rsidR="00A549AF" w:rsidRDefault="00A549AF" w:rsidP="00A549AF">
      <w:r>
        <w:rPr>
          <w:rStyle w:val="CommentReference"/>
        </w:rPr>
        <w:annotationRef/>
      </w:r>
      <w:r>
        <w:rPr>
          <w:rFonts w:ascii="Calibri" w:eastAsia="Calibri" w:hAnsi="Calibri" w:cs="Calibri"/>
          <w:sz w:val="20"/>
          <w:szCs w:val="20"/>
        </w:rPr>
        <w:t>I understand that not all these genes will have an obvious connection to urbanization, but some of this discussion is veering pretty far away from the original question. Can you connect this paragraph at all to urbanization?</w:t>
      </w:r>
    </w:p>
  </w:comment>
  <w:comment w:id="556" w:author="Kevin McGraw" w:date="2025-03-16T10:56:00Z" w:initials="KM">
    <w:p w14:paraId="1C17BBCB" w14:textId="77777777" w:rsidR="00A44B95" w:rsidRDefault="00A44B95" w:rsidP="00A44B95">
      <w:r>
        <w:rPr>
          <w:rStyle w:val="CommentReference"/>
        </w:rPr>
        <w:annotationRef/>
      </w:r>
      <w:r>
        <w:rPr>
          <w:rFonts w:ascii="Calibri" w:eastAsia="Calibri" w:hAnsi="Calibri" w:cs="Calibri"/>
          <w:sz w:val="20"/>
          <w:szCs w:val="20"/>
        </w:rPr>
        <w:t>same comment as above - this is a list of genes and their functions but lacking ecological interpretation of why you’d expect these overrepresentation of these genes in these cardinalids around Tucson specifically, and as Sabrina says, in urban-dwelling animals generally</w:t>
      </w:r>
    </w:p>
  </w:comment>
  <w:comment w:id="559" w:author="Sabrina McNew" w:date="2025-03-11T12:40:00Z" w:initials="SM">
    <w:p w14:paraId="6B991FAA" w14:textId="743F6934" w:rsidR="00037CE5" w:rsidRDefault="00037CE5" w:rsidP="00037CE5">
      <w:r>
        <w:rPr>
          <w:rStyle w:val="CommentReference"/>
        </w:rPr>
        <w:annotationRef/>
      </w:r>
      <w:r>
        <w:rPr>
          <w:rFonts w:ascii="Calibri" w:eastAsia="Calibri" w:hAnsi="Calibri" w:cs="Calibri"/>
          <w:sz w:val="20"/>
          <w:szCs w:val="20"/>
        </w:rPr>
        <w:t>see email comment</w:t>
      </w:r>
    </w:p>
  </w:comment>
  <w:comment w:id="563" w:author="Sabrina McNew" w:date="2025-03-11T12:47:00Z" w:initials="SM">
    <w:p w14:paraId="0A5E067D" w14:textId="77777777" w:rsidR="00037CE5" w:rsidRDefault="00037CE5" w:rsidP="00037CE5">
      <w:r>
        <w:rPr>
          <w:rStyle w:val="CommentReference"/>
        </w:rPr>
        <w:annotationRef/>
      </w:r>
      <w:r>
        <w:rPr>
          <w:rFonts w:ascii="Calibri" w:eastAsia="Calibri" w:hAnsi="Calibri" w:cs="Calibri"/>
          <w:sz w:val="20"/>
          <w:szCs w:val="20"/>
        </w:rPr>
        <w:t xml:space="preserve">I’m not seeing this result referenced in methods or results. Add in some more detail and explanation in those sections because its a tough concept to follow </w:t>
      </w:r>
    </w:p>
  </w:comment>
  <w:comment w:id="564" w:author="Sabrina McNew" w:date="2025-03-11T13:02:00Z" w:initials="SM">
    <w:p w14:paraId="08C53431" w14:textId="77777777" w:rsidR="00744088" w:rsidRDefault="00744088" w:rsidP="00744088">
      <w:r>
        <w:rPr>
          <w:rStyle w:val="CommentReference"/>
        </w:rPr>
        <w:annotationRef/>
      </w:r>
      <w:r>
        <w:rPr>
          <w:rFonts w:ascii="Calibri" w:eastAsia="Calibri" w:hAnsi="Calibri" w:cs="Calibri"/>
          <w:sz w:val="20"/>
          <w:szCs w:val="20"/>
        </w:rPr>
        <w:t>Looking at Figure S2 I know you’re trying to compare NOCA vs PYRR but I’m still having a tough time remembering how log2 fold changes work into it</w:t>
      </w:r>
    </w:p>
  </w:comment>
  <w:comment w:id="565" w:author="Kevin McGraw" w:date="2025-03-16T10:58:00Z" w:initials="KM">
    <w:p w14:paraId="33B9BA82" w14:textId="77777777" w:rsidR="00A52943" w:rsidRDefault="00A52943" w:rsidP="00A52943">
      <w:r>
        <w:rPr>
          <w:rStyle w:val="CommentReference"/>
        </w:rPr>
        <w:annotationRef/>
      </w:r>
      <w:r>
        <w:rPr>
          <w:rFonts w:ascii="Calibri" w:eastAsia="Calibri" w:hAnsi="Calibri" w:cs="Calibri"/>
          <w:color w:val="000000"/>
          <w:sz w:val="20"/>
          <w:szCs w:val="20"/>
        </w:rPr>
        <w:t>you say this same statement consistently, but can you unpack it a bit, esp. in the discussion here where readers should be thinking about what it means for cardinalids, Tucson, urban songbirds generally, etc.</w:t>
      </w:r>
    </w:p>
  </w:comment>
  <w:comment w:id="572" w:author="Sabrina McNew" w:date="2025-03-11T12:53:00Z" w:initials="SM">
    <w:p w14:paraId="50AED51D" w14:textId="669E3904" w:rsidR="00C326FE" w:rsidRDefault="00C326FE" w:rsidP="00C326FE">
      <w:r>
        <w:rPr>
          <w:rStyle w:val="CommentReference"/>
        </w:rPr>
        <w:annotationRef/>
      </w:r>
      <w:r>
        <w:rPr>
          <w:rFonts w:ascii="Calibri" w:eastAsia="Calibri" w:hAnsi="Calibri" w:cs="Calibri"/>
          <w:sz w:val="20"/>
          <w:szCs w:val="20"/>
        </w:rPr>
        <w:t>This sentence isn’t doing much for me, especially as a topic sentence. I think this paragraph would be better off oriented as a discussion of what we’re starting to learn about the parallel or non-parallel nature of urbanization effects on birds</w:t>
      </w:r>
    </w:p>
  </w:comment>
  <w:comment w:id="582" w:author="Sabrina McNew" w:date="2025-03-11T12:54:00Z" w:initials="SM">
    <w:p w14:paraId="1DDB15AF" w14:textId="26EB0DA9" w:rsidR="00C326FE" w:rsidRDefault="00C326FE" w:rsidP="00C326FE">
      <w:r>
        <w:rPr>
          <w:rStyle w:val="CommentReference"/>
        </w:rPr>
        <w:annotationRef/>
      </w:r>
      <w:r>
        <w:rPr>
          <w:rFonts w:ascii="Calibri" w:eastAsia="Calibri" w:hAnsi="Calibri" w:cs="Calibri"/>
          <w:sz w:val="20"/>
          <w:szCs w:val="20"/>
        </w:rPr>
        <w:t>Not following: why would PRKN be associated with neural function?</w:t>
      </w:r>
    </w:p>
  </w:comment>
  <w:comment w:id="592" w:author="Kevin McGraw" w:date="2025-03-16T11:01:00Z" w:initials="KM">
    <w:p w14:paraId="3CAA9478" w14:textId="77777777" w:rsidR="00EE1203" w:rsidRDefault="00EE1203" w:rsidP="00EE1203">
      <w:r>
        <w:rPr>
          <w:rStyle w:val="CommentReference"/>
        </w:rPr>
        <w:annotationRef/>
      </w:r>
      <w:r>
        <w:rPr>
          <w:rFonts w:ascii="Calibri" w:eastAsia="Calibri" w:hAnsi="Calibri" w:cs="Calibri"/>
          <w:color w:val="000000"/>
          <w:sz w:val="20"/>
          <w:szCs w:val="20"/>
        </w:rPr>
        <w:t>you change how you’ve referenced this (neural development above) - stay consistent throughout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57766E" w15:done="0"/>
  <w15:commentEx w15:paraId="1578DC1A" w15:done="0"/>
  <w15:commentEx w15:paraId="391881A5" w15:done="0"/>
  <w15:commentEx w15:paraId="7F963519" w15:done="0"/>
  <w15:commentEx w15:paraId="01D7D033" w15:done="0"/>
  <w15:commentEx w15:paraId="29FD7D56" w15:done="0"/>
  <w15:commentEx w15:paraId="78C78607" w15:done="0"/>
  <w15:commentEx w15:paraId="2706CF56" w15:paraIdParent="78C78607" w15:done="0"/>
  <w15:commentEx w15:paraId="4E26B6E8" w15:done="0"/>
  <w15:commentEx w15:paraId="43CB6531" w15:done="0"/>
  <w15:commentEx w15:paraId="053534A4" w15:paraIdParent="43CB6531" w15:done="0"/>
  <w15:commentEx w15:paraId="10EC1E85" w15:done="0"/>
  <w15:commentEx w15:paraId="50D00684" w15:paraIdParent="10EC1E85" w15:done="0"/>
  <w15:commentEx w15:paraId="74CFA009" w15:paraIdParent="10EC1E85" w15:done="0"/>
  <w15:commentEx w15:paraId="4FB08A0C" w15:done="0"/>
  <w15:commentEx w15:paraId="427BAB19" w15:done="0"/>
  <w15:commentEx w15:paraId="0729BDBF" w15:done="0"/>
  <w15:commentEx w15:paraId="3152BB52" w15:done="0"/>
  <w15:commentEx w15:paraId="3F2050F6" w15:done="0"/>
  <w15:commentEx w15:paraId="79A17EC2" w15:done="0"/>
  <w15:commentEx w15:paraId="3BC54F63" w15:done="0"/>
  <w15:commentEx w15:paraId="73160FD8" w15:done="0"/>
  <w15:commentEx w15:paraId="492FFBF2" w15:done="0"/>
  <w15:commentEx w15:paraId="063AA2F9" w15:done="0"/>
  <w15:commentEx w15:paraId="5EBBB6EF" w15:done="0"/>
  <w15:commentEx w15:paraId="5CCEF752" w15:done="0"/>
  <w15:commentEx w15:paraId="577E090D" w15:done="0"/>
  <w15:commentEx w15:paraId="17B2F49B" w15:done="0"/>
  <w15:commentEx w15:paraId="5CE88D5E" w15:done="0"/>
  <w15:commentEx w15:paraId="2F5AB71E" w15:paraIdParent="5CE88D5E" w15:done="0"/>
  <w15:commentEx w15:paraId="649C7B0D" w15:done="0"/>
  <w15:commentEx w15:paraId="16F978FC" w15:done="0"/>
  <w15:commentEx w15:paraId="2AD58573" w15:done="0"/>
  <w15:commentEx w15:paraId="71F5A653" w15:done="0"/>
  <w15:commentEx w15:paraId="3DDE7D23" w15:done="0"/>
  <w15:commentEx w15:paraId="0392EBCB" w15:done="0"/>
  <w15:commentEx w15:paraId="011EC2F9" w15:done="0"/>
  <w15:commentEx w15:paraId="20861B61" w15:done="0"/>
  <w15:commentEx w15:paraId="652DCEAE" w15:done="0"/>
  <w15:commentEx w15:paraId="0C392070" w15:done="0"/>
  <w15:commentEx w15:paraId="37B9B20A" w15:done="0"/>
  <w15:commentEx w15:paraId="7B1F7548" w15:done="0"/>
  <w15:commentEx w15:paraId="00E34CDC" w15:done="0"/>
  <w15:commentEx w15:paraId="6EA174B4" w15:done="0"/>
  <w15:commentEx w15:paraId="28317F92" w15:done="0"/>
  <w15:commentEx w15:paraId="479C1BE4" w15:done="0"/>
  <w15:commentEx w15:paraId="563C5A45" w15:done="0"/>
  <w15:commentEx w15:paraId="50F5E31F" w15:done="0"/>
  <w15:commentEx w15:paraId="2838213C" w15:done="0"/>
  <w15:commentEx w15:paraId="56AA4580" w15:done="0"/>
  <w15:commentEx w15:paraId="4E3A5CEB" w15:done="0"/>
  <w15:commentEx w15:paraId="3504695B" w15:done="0"/>
  <w15:commentEx w15:paraId="1C17BBCB" w15:done="0"/>
  <w15:commentEx w15:paraId="6B991FAA" w15:done="0"/>
  <w15:commentEx w15:paraId="0A5E067D" w15:done="0"/>
  <w15:commentEx w15:paraId="08C53431" w15:paraIdParent="0A5E067D" w15:done="0"/>
  <w15:commentEx w15:paraId="33B9BA82" w15:done="0"/>
  <w15:commentEx w15:paraId="50AED51D" w15:done="0"/>
  <w15:commentEx w15:paraId="1DDB15AF" w15:done="0"/>
  <w15:commentEx w15:paraId="3CAA94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279FE0" w16cex:dateUtc="2025-03-16T13:05:00Z"/>
  <w16cex:commentExtensible w16cex:durableId="277C8467" w16cex:dateUtc="2025-03-16T13:12:00Z"/>
  <w16cex:commentExtensible w16cex:durableId="33B07B18" w16cex:dateUtc="2025-03-11T16:48:00Z"/>
  <w16cex:commentExtensible w16cex:durableId="035C0A01" w16cex:dateUtc="2025-03-11T16:54:00Z"/>
  <w16cex:commentExtensible w16cex:durableId="4FE654C7" w16cex:dateUtc="2025-03-11T16:53:00Z"/>
  <w16cex:commentExtensible w16cex:durableId="6D230592" w16cex:dateUtc="2025-03-16T15:02:00Z"/>
  <w16cex:commentExtensible w16cex:durableId="6B2DD0C7" w16cex:dateUtc="2025-03-11T16:55:00Z"/>
  <w16cex:commentExtensible w16cex:durableId="5CA4C0E2" w16cex:dateUtc="2025-03-16T13:19:00Z"/>
  <w16cex:commentExtensible w16cex:durableId="5E2CAC51" w16cex:dateUtc="2025-03-11T17:15:00Z">
    <w16cex:extLst>
      <w16:ext w16:uri="{CE6994B0-6A32-4C9F-8C6B-6E91EDA988CE}">
        <cr:reactions xmlns:cr="http://schemas.microsoft.com/office/comments/2020/reactions">
          <cr:reaction reactionType="1">
            <cr:reactionInfo dateUtc="2025-03-16T13:18:09Z">
              <cr:user userId="S::kjmcgraw@asurite.asu.edu::ac82f6ca-404c-42ca-be44-666c5f976dd5" userProvider="AD" userName="Kevin McGraw"/>
            </cr:reactionInfo>
          </cr:reaction>
        </cr:reactions>
      </w16:ext>
    </w16cex:extLst>
  </w16cex:commentExtensible>
  <w16cex:commentExtensible w16cex:durableId="6783C88E" w16cex:dateUtc="2025-03-11T16:57:00Z"/>
  <w16cex:commentExtensible w16cex:durableId="405E7F2C" w16cex:dateUtc="2025-03-11T17:14:00Z"/>
  <w16cex:commentExtensible w16cex:durableId="7789A04C" w16cex:dateUtc="2025-03-11T17:06:00Z"/>
  <w16cex:commentExtensible w16cex:durableId="26BB17C4" w16cex:dateUtc="2025-03-11T17:07:00Z"/>
  <w16cex:commentExtensible w16cex:durableId="62A09205" w16cex:dateUtc="2025-03-16T13:25:00Z"/>
  <w16cex:commentExtensible w16cex:durableId="31A9EDDC" w16cex:dateUtc="2025-03-16T13:28:00Z"/>
  <w16cex:commentExtensible w16cex:durableId="5FEFE336" w16cex:dateUtc="2025-03-11T17:13:00Z"/>
  <w16cex:commentExtensible w16cex:durableId="1CDDEB6C" w16cex:dateUtc="2025-03-16T13:27:00Z"/>
  <w16cex:commentExtensible w16cex:durableId="5553C772" w16cex:dateUtc="2025-03-16T13:29:00Z"/>
  <w16cex:commentExtensible w16cex:durableId="0ADE0BE5" w16cex:dateUtc="2025-03-16T13:30:00Z"/>
  <w16cex:commentExtensible w16cex:durableId="7D8D7789" w16cex:dateUtc="2025-03-16T13:32:00Z"/>
  <w16cex:commentExtensible w16cex:durableId="7E7ACE67" w16cex:dateUtc="2025-03-16T13:37:00Z"/>
  <w16cex:commentExtensible w16cex:durableId="2A0AEB9A" w16cex:dateUtc="2025-03-16T13:35:00Z"/>
  <w16cex:commentExtensible w16cex:durableId="6AAE15F4" w16cex:dateUtc="2025-03-16T13:39:00Z"/>
  <w16cex:commentExtensible w16cex:durableId="27D1A941" w16cex:dateUtc="2025-03-16T13:42:00Z"/>
  <w16cex:commentExtensible w16cex:durableId="5508FF61" w16cex:dateUtc="2025-03-11T17:24:00Z"/>
  <w16cex:commentExtensible w16cex:durableId="45175115" w16cex:dateUtc="2025-03-16T13:43:00Z"/>
  <w16cex:commentExtensible w16cex:durableId="6380F063" w16cex:dateUtc="2025-03-11T17:27:00Z"/>
  <w16cex:commentExtensible w16cex:durableId="11556C18" w16cex:dateUtc="2025-03-11T17:33:00Z"/>
  <w16cex:commentExtensible w16cex:durableId="210BFE7D" w16cex:dateUtc="2025-03-11T17:34:00Z"/>
  <w16cex:commentExtensible w16cex:durableId="17FA9C85" w16cex:dateUtc="2025-03-11T17:34:00Z"/>
  <w16cex:commentExtensible w16cex:durableId="09F3CC2F" w16cex:dateUtc="2025-04-11T21:28:00Z"/>
  <w16cex:commentExtensible w16cex:durableId="2DA9D7D9" w16cex:dateUtc="2025-03-16T13:59:00Z"/>
  <w16cex:commentExtensible w16cex:durableId="652DC1C1" w16cex:dateUtc="2025-03-16T14:00:00Z"/>
  <w16cex:commentExtensible w16cex:durableId="069C7829" w16cex:dateUtc="2025-03-11T18:05:00Z"/>
  <w16cex:commentExtensible w16cex:durableId="12997FB9" w16cex:dateUtc="2025-03-16T14:10:00Z"/>
  <w16cex:commentExtensible w16cex:durableId="66749C5D" w16cex:dateUtc="2025-03-11T18:05:00Z"/>
  <w16cex:commentExtensible w16cex:durableId="6021FC88" w16cex:dateUtc="2025-03-16T14:12:00Z"/>
  <w16cex:commentExtensible w16cex:durableId="7072BEEE" w16cex:dateUtc="2025-03-16T14:20:00Z"/>
  <w16cex:commentExtensible w16cex:durableId="41966748" w16cex:dateUtc="2025-03-11T18:01:00Z"/>
  <w16cex:commentExtensible w16cex:durableId="663CD713" w16cex:dateUtc="2025-03-11T18:08:00Z"/>
  <w16cex:commentExtensible w16cex:durableId="10CE43BE" w16cex:dateUtc="2025-03-16T14:24:00Z"/>
  <w16cex:commentExtensible w16cex:durableId="1FABA89E" w16cex:dateUtc="2025-03-11T18:12:00Z"/>
  <w16cex:commentExtensible w16cex:durableId="7FFFC179" w16cex:dateUtc="2025-03-11T18:03:00Z"/>
  <w16cex:commentExtensible w16cex:durableId="2B1AEE4C" w16cex:dateUtc="2025-03-11T19:01:00Z"/>
  <w16cex:commentExtensible w16cex:durableId="5EF3F13B" w16cex:dateUtc="2025-03-11T19:00:00Z"/>
  <w16cex:commentExtensible w16cex:durableId="37354880" w16cex:dateUtc="2025-03-11T18:12:00Z"/>
  <w16cex:commentExtensible w16cex:durableId="0DDB2F38" w16cex:dateUtc="2025-03-11T18:03:00Z"/>
  <w16cex:commentExtensible w16cex:durableId="36B0168B" w16cex:dateUtc="2025-03-11T19:03:00Z"/>
  <w16cex:commentExtensible w16cex:durableId="32DF7317" w16cex:dateUtc="2025-03-11T19:03:00Z"/>
  <w16cex:commentExtensible w16cex:durableId="313B8469" w16cex:dateUtc="2025-03-16T14:51:00Z"/>
  <w16cex:commentExtensible w16cex:durableId="3E864DA0" w16cex:dateUtc="2025-03-11T19:32:00Z"/>
  <w16cex:commentExtensible w16cex:durableId="2C64E00F" w16cex:dateUtc="2025-03-11T19:34:00Z"/>
  <w16cex:commentExtensible w16cex:durableId="16AE5FB9" w16cex:dateUtc="2025-03-16T14:56:00Z"/>
  <w16cex:commentExtensible w16cex:durableId="0C1EF803" w16cex:dateUtc="2025-03-11T19:40:00Z"/>
  <w16cex:commentExtensible w16cex:durableId="6707835E" w16cex:dateUtc="2025-03-11T19:47:00Z"/>
  <w16cex:commentExtensible w16cex:durableId="4ED4249D" w16cex:dateUtc="2025-03-11T20:02:00Z"/>
  <w16cex:commentExtensible w16cex:durableId="183EFD91" w16cex:dateUtc="2025-03-16T14:58:00Z"/>
  <w16cex:commentExtensible w16cex:durableId="1FF04396" w16cex:dateUtc="2025-03-11T19:53:00Z"/>
  <w16cex:commentExtensible w16cex:durableId="122FA1ED" w16cex:dateUtc="2025-03-11T19:54:00Z"/>
  <w16cex:commentExtensible w16cex:durableId="625DBBE5" w16cex:dateUtc="2025-03-16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57766E" w16cid:durableId="60279FE0"/>
  <w16cid:commentId w16cid:paraId="1578DC1A" w16cid:durableId="277C8467"/>
  <w16cid:commentId w16cid:paraId="391881A5" w16cid:durableId="33B07B18"/>
  <w16cid:commentId w16cid:paraId="7F963519" w16cid:durableId="035C0A01"/>
  <w16cid:commentId w16cid:paraId="01D7D033" w16cid:durableId="4FE654C7"/>
  <w16cid:commentId w16cid:paraId="29FD7D56" w16cid:durableId="6D230592"/>
  <w16cid:commentId w16cid:paraId="78C78607" w16cid:durableId="6B2DD0C7"/>
  <w16cid:commentId w16cid:paraId="2706CF56" w16cid:durableId="5CA4C0E2"/>
  <w16cid:commentId w16cid:paraId="4E26B6E8" w16cid:durableId="5E2CAC51"/>
  <w16cid:commentId w16cid:paraId="43CB6531" w16cid:durableId="6783C88E"/>
  <w16cid:commentId w16cid:paraId="053534A4" w16cid:durableId="405E7F2C"/>
  <w16cid:commentId w16cid:paraId="10EC1E85" w16cid:durableId="7789A04C"/>
  <w16cid:commentId w16cid:paraId="50D00684" w16cid:durableId="26BB17C4"/>
  <w16cid:commentId w16cid:paraId="74CFA009" w16cid:durableId="62A09205"/>
  <w16cid:commentId w16cid:paraId="4FB08A0C" w16cid:durableId="31A9EDDC"/>
  <w16cid:commentId w16cid:paraId="427BAB19" w16cid:durableId="5FEFE336"/>
  <w16cid:commentId w16cid:paraId="0729BDBF" w16cid:durableId="1CDDEB6C"/>
  <w16cid:commentId w16cid:paraId="3152BB52" w16cid:durableId="5553C772"/>
  <w16cid:commentId w16cid:paraId="3F2050F6" w16cid:durableId="0ADE0BE5"/>
  <w16cid:commentId w16cid:paraId="79A17EC2" w16cid:durableId="7D8D7789"/>
  <w16cid:commentId w16cid:paraId="3BC54F63" w16cid:durableId="7E7ACE67"/>
  <w16cid:commentId w16cid:paraId="73160FD8" w16cid:durableId="2A0AEB9A"/>
  <w16cid:commentId w16cid:paraId="492FFBF2" w16cid:durableId="6AAE15F4"/>
  <w16cid:commentId w16cid:paraId="063AA2F9" w16cid:durableId="27D1A941"/>
  <w16cid:commentId w16cid:paraId="5EBBB6EF" w16cid:durableId="5508FF61"/>
  <w16cid:commentId w16cid:paraId="5CCEF752" w16cid:durableId="45175115"/>
  <w16cid:commentId w16cid:paraId="577E090D" w16cid:durableId="6380F063"/>
  <w16cid:commentId w16cid:paraId="17B2F49B" w16cid:durableId="11556C18"/>
  <w16cid:commentId w16cid:paraId="5CE88D5E" w16cid:durableId="210BFE7D"/>
  <w16cid:commentId w16cid:paraId="2F5AB71E" w16cid:durableId="17FA9C85"/>
  <w16cid:commentId w16cid:paraId="649C7B0D" w16cid:durableId="09F3CC2F"/>
  <w16cid:commentId w16cid:paraId="16F978FC" w16cid:durableId="2DA9D7D9"/>
  <w16cid:commentId w16cid:paraId="2AD58573" w16cid:durableId="652DC1C1"/>
  <w16cid:commentId w16cid:paraId="71F5A653" w16cid:durableId="069C7829"/>
  <w16cid:commentId w16cid:paraId="3DDE7D23" w16cid:durableId="12997FB9"/>
  <w16cid:commentId w16cid:paraId="0392EBCB" w16cid:durableId="66749C5D"/>
  <w16cid:commentId w16cid:paraId="011EC2F9" w16cid:durableId="6021FC88"/>
  <w16cid:commentId w16cid:paraId="20861B61" w16cid:durableId="7072BEEE"/>
  <w16cid:commentId w16cid:paraId="652DCEAE" w16cid:durableId="41966748"/>
  <w16cid:commentId w16cid:paraId="0C392070" w16cid:durableId="663CD713"/>
  <w16cid:commentId w16cid:paraId="37B9B20A" w16cid:durableId="10CE43BE"/>
  <w16cid:commentId w16cid:paraId="7B1F7548" w16cid:durableId="1FABA89E"/>
  <w16cid:commentId w16cid:paraId="00E34CDC" w16cid:durableId="7FFFC179"/>
  <w16cid:commentId w16cid:paraId="6EA174B4" w16cid:durableId="2B1AEE4C"/>
  <w16cid:commentId w16cid:paraId="28317F92" w16cid:durableId="5EF3F13B"/>
  <w16cid:commentId w16cid:paraId="479C1BE4" w16cid:durableId="37354880"/>
  <w16cid:commentId w16cid:paraId="563C5A45" w16cid:durableId="0DDB2F38"/>
  <w16cid:commentId w16cid:paraId="50F5E31F" w16cid:durableId="36B0168B"/>
  <w16cid:commentId w16cid:paraId="2838213C" w16cid:durableId="32DF7317"/>
  <w16cid:commentId w16cid:paraId="56AA4580" w16cid:durableId="313B8469"/>
  <w16cid:commentId w16cid:paraId="4E3A5CEB" w16cid:durableId="3E864DA0"/>
  <w16cid:commentId w16cid:paraId="3504695B" w16cid:durableId="2C64E00F"/>
  <w16cid:commentId w16cid:paraId="1C17BBCB" w16cid:durableId="16AE5FB9"/>
  <w16cid:commentId w16cid:paraId="6B991FAA" w16cid:durableId="0C1EF803"/>
  <w16cid:commentId w16cid:paraId="0A5E067D" w16cid:durableId="6707835E"/>
  <w16cid:commentId w16cid:paraId="08C53431" w16cid:durableId="4ED4249D"/>
  <w16cid:commentId w16cid:paraId="33B9BA82" w16cid:durableId="183EFD91"/>
  <w16cid:commentId w16cid:paraId="50AED51D" w16cid:durableId="1FF04396"/>
  <w16cid:commentId w16cid:paraId="1DDB15AF" w16cid:durableId="122FA1ED"/>
  <w16cid:commentId w16cid:paraId="3CAA9478" w16cid:durableId="625DBB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1A869" w14:textId="77777777" w:rsidR="00567258" w:rsidRDefault="00567258" w:rsidP="00C13691">
      <w:r>
        <w:separator/>
      </w:r>
    </w:p>
  </w:endnote>
  <w:endnote w:type="continuationSeparator" w:id="0">
    <w:p w14:paraId="1CAAFC5F" w14:textId="77777777" w:rsidR="00567258" w:rsidRDefault="00567258" w:rsidP="00C13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erriweather">
    <w:panose1 w:val="00000500000000000000"/>
    <w:charset w:val="4D"/>
    <w:family w:val="auto"/>
    <w:pitch w:val="variable"/>
    <w:sig w:usb0="20000207" w:usb1="00000002" w:usb2="00000000" w:usb3="00000000" w:csb0="00000197"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626" w:author="Kevin McGraw" w:date="2025-03-16T11:05:00Z"/>
  <w:sdt>
    <w:sdtPr>
      <w:rPr>
        <w:rStyle w:val="PageNumber"/>
      </w:rPr>
      <w:id w:val="1359316902"/>
      <w:docPartObj>
        <w:docPartGallery w:val="Page Numbers (Bottom of Page)"/>
        <w:docPartUnique/>
      </w:docPartObj>
    </w:sdtPr>
    <w:sdtContent>
      <w:customXmlInsRangeEnd w:id="626"/>
      <w:p w14:paraId="0820ADBD" w14:textId="272971C4" w:rsidR="00C13691" w:rsidRDefault="00C13691">
        <w:pPr>
          <w:pStyle w:val="Footer"/>
          <w:framePr w:wrap="none" w:vAnchor="text" w:hAnchor="margin" w:xAlign="right" w:y="1"/>
          <w:rPr>
            <w:ins w:id="627" w:author="Kevin McGraw" w:date="2025-03-16T11:05:00Z" w16du:dateUtc="2025-03-16T15:05:00Z"/>
            <w:rStyle w:val="PageNumber"/>
          </w:rPr>
          <w:pPrChange w:id="628" w:author="Kevin McGraw" w:date="2025-03-16T11:05:00Z" w16du:dateUtc="2025-03-16T15:05:00Z">
            <w:pPr>
              <w:pStyle w:val="Footer"/>
            </w:pPr>
          </w:pPrChange>
        </w:pPr>
        <w:ins w:id="629" w:author="Kevin McGraw" w:date="2025-03-16T11:05:00Z" w16du:dateUtc="2025-03-16T15:05:00Z">
          <w:r>
            <w:rPr>
              <w:rStyle w:val="PageNumber"/>
            </w:rPr>
            <w:fldChar w:fldCharType="begin"/>
          </w:r>
          <w:r>
            <w:rPr>
              <w:rStyle w:val="PageNumber"/>
            </w:rPr>
            <w:instrText xml:space="preserve"> PAGE </w:instrText>
          </w:r>
          <w:r>
            <w:rPr>
              <w:rStyle w:val="PageNumber"/>
            </w:rPr>
            <w:fldChar w:fldCharType="end"/>
          </w:r>
        </w:ins>
      </w:p>
      <w:customXmlInsRangeStart w:id="630" w:author="Kevin McGraw" w:date="2025-03-16T11:05:00Z"/>
    </w:sdtContent>
  </w:sdt>
  <w:customXmlInsRangeEnd w:id="630"/>
  <w:p w14:paraId="2C9FC3A0" w14:textId="77777777" w:rsidR="00C13691" w:rsidRDefault="00C13691">
    <w:pPr>
      <w:pStyle w:val="Footer"/>
      <w:ind w:right="360"/>
      <w:pPrChange w:id="631" w:author="Kevin McGraw" w:date="2025-03-16T11:05:00Z" w16du:dateUtc="2025-03-16T15:05: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632" w:author="Kevin McGraw" w:date="2025-03-16T11:05:00Z"/>
  <w:sdt>
    <w:sdtPr>
      <w:rPr>
        <w:rStyle w:val="PageNumber"/>
      </w:rPr>
      <w:id w:val="30547224"/>
      <w:docPartObj>
        <w:docPartGallery w:val="Page Numbers (Bottom of Page)"/>
        <w:docPartUnique/>
      </w:docPartObj>
    </w:sdtPr>
    <w:sdtContent>
      <w:customXmlInsRangeEnd w:id="632"/>
      <w:p w14:paraId="2930C718" w14:textId="6E96BD2F" w:rsidR="00C13691" w:rsidRDefault="00C13691">
        <w:pPr>
          <w:pStyle w:val="Footer"/>
          <w:framePr w:wrap="none" w:vAnchor="text" w:hAnchor="margin" w:xAlign="right" w:y="1"/>
          <w:rPr>
            <w:ins w:id="633" w:author="Kevin McGraw" w:date="2025-03-16T11:05:00Z" w16du:dateUtc="2025-03-16T15:05:00Z"/>
            <w:rStyle w:val="PageNumber"/>
          </w:rPr>
          <w:pPrChange w:id="634" w:author="Kevin McGraw" w:date="2025-03-16T11:05:00Z" w16du:dateUtc="2025-03-16T15:05:00Z">
            <w:pPr>
              <w:pStyle w:val="Footer"/>
            </w:pPr>
          </w:pPrChange>
        </w:pPr>
        <w:ins w:id="635" w:author="Kevin McGraw" w:date="2025-03-16T11:05:00Z" w16du:dateUtc="2025-03-16T15:05:00Z">
          <w:r>
            <w:rPr>
              <w:rStyle w:val="PageNumber"/>
            </w:rPr>
            <w:fldChar w:fldCharType="begin"/>
          </w:r>
          <w:r>
            <w:rPr>
              <w:rStyle w:val="PageNumber"/>
            </w:rPr>
            <w:instrText xml:space="preserve"> PAGE </w:instrText>
          </w:r>
        </w:ins>
        <w:r>
          <w:rPr>
            <w:rStyle w:val="PageNumber"/>
          </w:rPr>
          <w:fldChar w:fldCharType="separate"/>
        </w:r>
        <w:r>
          <w:rPr>
            <w:rStyle w:val="PageNumber"/>
            <w:noProof/>
          </w:rPr>
          <w:t>22</w:t>
        </w:r>
        <w:ins w:id="636" w:author="Kevin McGraw" w:date="2025-03-16T11:05:00Z" w16du:dateUtc="2025-03-16T15:05:00Z">
          <w:r>
            <w:rPr>
              <w:rStyle w:val="PageNumber"/>
            </w:rPr>
            <w:fldChar w:fldCharType="end"/>
          </w:r>
        </w:ins>
      </w:p>
      <w:customXmlInsRangeStart w:id="637" w:author="Kevin McGraw" w:date="2025-03-16T11:05:00Z"/>
    </w:sdtContent>
  </w:sdt>
  <w:customXmlInsRangeEnd w:id="637"/>
  <w:p w14:paraId="6D6079E2" w14:textId="77777777" w:rsidR="00C13691" w:rsidRDefault="00C13691">
    <w:pPr>
      <w:pStyle w:val="Footer"/>
      <w:ind w:right="360"/>
      <w:pPrChange w:id="638" w:author="Kevin McGraw" w:date="2025-03-16T11:05:00Z" w16du:dateUtc="2025-03-16T15:05: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FBD3A" w14:textId="77777777" w:rsidR="00567258" w:rsidRDefault="00567258" w:rsidP="00C13691">
      <w:r>
        <w:separator/>
      </w:r>
    </w:p>
  </w:footnote>
  <w:footnote w:type="continuationSeparator" w:id="0">
    <w:p w14:paraId="5F9AAE1B" w14:textId="77777777" w:rsidR="00567258" w:rsidRDefault="00567258" w:rsidP="00C13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A0909"/>
    <w:multiLevelType w:val="hybridMultilevel"/>
    <w:tmpl w:val="44142744"/>
    <w:lvl w:ilvl="0" w:tplc="FE6AEF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B42E86"/>
    <w:multiLevelType w:val="hybridMultilevel"/>
    <w:tmpl w:val="1E42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36A06"/>
    <w:multiLevelType w:val="hybridMultilevel"/>
    <w:tmpl w:val="5324E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E288A"/>
    <w:multiLevelType w:val="hybridMultilevel"/>
    <w:tmpl w:val="DDA0F7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72B3371"/>
    <w:multiLevelType w:val="hybridMultilevel"/>
    <w:tmpl w:val="444ECF9C"/>
    <w:lvl w:ilvl="0" w:tplc="6B420AC4">
      <w:start w:val="1"/>
      <w:numFmt w:val="decimal"/>
      <w:lvlText w:val="%1"/>
      <w:lvlJc w:val="right"/>
      <w:pPr>
        <w:tabs>
          <w:tab w:val="num" w:pos="960"/>
        </w:tabs>
        <w:ind w:left="960" w:hanging="360"/>
      </w:pPr>
    </w:lvl>
    <w:lvl w:ilvl="1" w:tplc="00190409">
      <w:start w:val="1"/>
      <w:numFmt w:val="decimal"/>
      <w:lvlText w:val="%2."/>
      <w:lvlJc w:val="left"/>
      <w:pPr>
        <w:tabs>
          <w:tab w:val="num" w:pos="1440"/>
        </w:tabs>
        <w:ind w:left="1440" w:hanging="360"/>
      </w:pPr>
    </w:lvl>
    <w:lvl w:ilvl="2" w:tplc="001B0409">
      <w:start w:val="1"/>
      <w:numFmt w:val="decimal"/>
      <w:lvlText w:val="%3."/>
      <w:lvlJc w:val="left"/>
      <w:pPr>
        <w:tabs>
          <w:tab w:val="num" w:pos="2160"/>
        </w:tabs>
        <w:ind w:left="2160" w:hanging="360"/>
      </w:pPr>
    </w:lvl>
    <w:lvl w:ilvl="3" w:tplc="000F0409">
      <w:start w:val="1"/>
      <w:numFmt w:val="decimal"/>
      <w:lvlText w:val="%4."/>
      <w:lvlJc w:val="left"/>
      <w:pPr>
        <w:tabs>
          <w:tab w:val="num" w:pos="2880"/>
        </w:tabs>
        <w:ind w:left="2880" w:hanging="360"/>
      </w:pPr>
    </w:lvl>
    <w:lvl w:ilvl="4" w:tplc="00190409">
      <w:start w:val="1"/>
      <w:numFmt w:val="decimal"/>
      <w:lvlText w:val="%5."/>
      <w:lvlJc w:val="left"/>
      <w:pPr>
        <w:tabs>
          <w:tab w:val="num" w:pos="3600"/>
        </w:tabs>
        <w:ind w:left="3600" w:hanging="360"/>
      </w:pPr>
    </w:lvl>
    <w:lvl w:ilvl="5" w:tplc="001B0409">
      <w:start w:val="1"/>
      <w:numFmt w:val="decimal"/>
      <w:lvlText w:val="%6."/>
      <w:lvlJc w:val="left"/>
      <w:pPr>
        <w:tabs>
          <w:tab w:val="num" w:pos="4320"/>
        </w:tabs>
        <w:ind w:left="4320" w:hanging="360"/>
      </w:pPr>
    </w:lvl>
    <w:lvl w:ilvl="6" w:tplc="000F0409">
      <w:start w:val="1"/>
      <w:numFmt w:val="decimal"/>
      <w:lvlText w:val="%7."/>
      <w:lvlJc w:val="left"/>
      <w:pPr>
        <w:tabs>
          <w:tab w:val="num" w:pos="5040"/>
        </w:tabs>
        <w:ind w:left="5040" w:hanging="360"/>
      </w:pPr>
    </w:lvl>
    <w:lvl w:ilvl="7" w:tplc="00190409">
      <w:start w:val="1"/>
      <w:numFmt w:val="decimal"/>
      <w:lvlText w:val="%8."/>
      <w:lvlJc w:val="left"/>
      <w:pPr>
        <w:tabs>
          <w:tab w:val="num" w:pos="5760"/>
        </w:tabs>
        <w:ind w:left="5760" w:hanging="360"/>
      </w:pPr>
    </w:lvl>
    <w:lvl w:ilvl="8" w:tplc="001B0409">
      <w:start w:val="1"/>
      <w:numFmt w:val="decimal"/>
      <w:lvlText w:val="%9."/>
      <w:lvlJc w:val="left"/>
      <w:pPr>
        <w:tabs>
          <w:tab w:val="num" w:pos="6480"/>
        </w:tabs>
        <w:ind w:left="6480" w:hanging="360"/>
      </w:pPr>
    </w:lvl>
  </w:abstractNum>
  <w:abstractNum w:abstractNumId="5" w15:restartNumberingAfterBreak="0">
    <w:nsid w:val="441D5E1A"/>
    <w:multiLevelType w:val="hybridMultilevel"/>
    <w:tmpl w:val="09B81A62"/>
    <w:lvl w:ilvl="0" w:tplc="41DAD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2D4308"/>
    <w:multiLevelType w:val="hybridMultilevel"/>
    <w:tmpl w:val="C22E1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D62C7"/>
    <w:multiLevelType w:val="multilevel"/>
    <w:tmpl w:val="6C5E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797234"/>
    <w:multiLevelType w:val="hybridMultilevel"/>
    <w:tmpl w:val="07825E3C"/>
    <w:lvl w:ilvl="0" w:tplc="9EFED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D074E8"/>
    <w:multiLevelType w:val="hybridMultilevel"/>
    <w:tmpl w:val="7DE2C9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4498207">
    <w:abstractNumId w:val="7"/>
  </w:num>
  <w:num w:numId="2" w16cid:durableId="1930768281">
    <w:abstractNumId w:val="4"/>
  </w:num>
  <w:num w:numId="3" w16cid:durableId="12370100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0321002">
    <w:abstractNumId w:val="10"/>
  </w:num>
  <w:num w:numId="5" w16cid:durableId="1884250347">
    <w:abstractNumId w:val="2"/>
  </w:num>
  <w:num w:numId="6" w16cid:durableId="1615164135">
    <w:abstractNumId w:val="1"/>
  </w:num>
  <w:num w:numId="7" w16cid:durableId="1636065050">
    <w:abstractNumId w:val="9"/>
  </w:num>
  <w:num w:numId="8" w16cid:durableId="951400416">
    <w:abstractNumId w:val="5"/>
  </w:num>
  <w:num w:numId="9" w16cid:durableId="94134456">
    <w:abstractNumId w:val="3"/>
  </w:num>
  <w:num w:numId="10" w16cid:durableId="729957637">
    <w:abstractNumId w:val="0"/>
  </w:num>
  <w:num w:numId="11" w16cid:durableId="1146121869">
    <w:abstractNumId w:val="6"/>
  </w:num>
  <w:num w:numId="12" w16cid:durableId="56912082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McGraw">
    <w15:presenceInfo w15:providerId="AD" w15:userId="S::kjmcgraw@asurite.asu.edu::ac82f6ca-404c-42ca-be44-666c5f976dd5"/>
  </w15:person>
  <w15:person w15:author="Sabrina McNew">
    <w15:presenceInfo w15:providerId="Windows Live" w15:userId="987bb5408957cc58"/>
  </w15:person>
  <w15:person w15:author="Danny Jackson (Student)">
    <w15:presenceInfo w15:providerId="AD" w15:userId="S::dnjacks4@sundevils.asu.edu::4b8e1a01-6d56-4e9e-b804-fdb018434c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8F"/>
    <w:rsid w:val="000023FB"/>
    <w:rsid w:val="000337C4"/>
    <w:rsid w:val="00034B1D"/>
    <w:rsid w:val="00037CE5"/>
    <w:rsid w:val="00082146"/>
    <w:rsid w:val="00095868"/>
    <w:rsid w:val="00097251"/>
    <w:rsid w:val="000A5E4B"/>
    <w:rsid w:val="000D2DCD"/>
    <w:rsid w:val="000D41C2"/>
    <w:rsid w:val="001127A2"/>
    <w:rsid w:val="001235DD"/>
    <w:rsid w:val="001243C1"/>
    <w:rsid w:val="001243D7"/>
    <w:rsid w:val="001271C5"/>
    <w:rsid w:val="001406E3"/>
    <w:rsid w:val="00144025"/>
    <w:rsid w:val="001744EC"/>
    <w:rsid w:val="00175883"/>
    <w:rsid w:val="001850F4"/>
    <w:rsid w:val="00191A7E"/>
    <w:rsid w:val="00191F6C"/>
    <w:rsid w:val="00192B7F"/>
    <w:rsid w:val="001A197C"/>
    <w:rsid w:val="001A72F4"/>
    <w:rsid w:val="001C291D"/>
    <w:rsid w:val="001D0BA2"/>
    <w:rsid w:val="001D1173"/>
    <w:rsid w:val="001D4DD1"/>
    <w:rsid w:val="002062CB"/>
    <w:rsid w:val="00222B57"/>
    <w:rsid w:val="00226C0D"/>
    <w:rsid w:val="002A6529"/>
    <w:rsid w:val="002A7442"/>
    <w:rsid w:val="002B51D5"/>
    <w:rsid w:val="002D25B2"/>
    <w:rsid w:val="002D65AD"/>
    <w:rsid w:val="002E1F60"/>
    <w:rsid w:val="00304CCA"/>
    <w:rsid w:val="00306ED9"/>
    <w:rsid w:val="00346793"/>
    <w:rsid w:val="003560AA"/>
    <w:rsid w:val="003B0D2D"/>
    <w:rsid w:val="003B5579"/>
    <w:rsid w:val="003D16D4"/>
    <w:rsid w:val="003E7314"/>
    <w:rsid w:val="003F1D2D"/>
    <w:rsid w:val="003F7808"/>
    <w:rsid w:val="00406614"/>
    <w:rsid w:val="00410F32"/>
    <w:rsid w:val="00445C45"/>
    <w:rsid w:val="00450B80"/>
    <w:rsid w:val="00453D09"/>
    <w:rsid w:val="00461EBB"/>
    <w:rsid w:val="00487D33"/>
    <w:rsid w:val="004A233B"/>
    <w:rsid w:val="004B71C6"/>
    <w:rsid w:val="004D19F0"/>
    <w:rsid w:val="004F5FBA"/>
    <w:rsid w:val="00507115"/>
    <w:rsid w:val="00507A1A"/>
    <w:rsid w:val="005225B1"/>
    <w:rsid w:val="0053119B"/>
    <w:rsid w:val="0053545E"/>
    <w:rsid w:val="00553067"/>
    <w:rsid w:val="0055591F"/>
    <w:rsid w:val="00564CB5"/>
    <w:rsid w:val="00567258"/>
    <w:rsid w:val="00576C6D"/>
    <w:rsid w:val="005927B7"/>
    <w:rsid w:val="005B1920"/>
    <w:rsid w:val="005C0126"/>
    <w:rsid w:val="005E166B"/>
    <w:rsid w:val="00653803"/>
    <w:rsid w:val="00657383"/>
    <w:rsid w:val="00665AEE"/>
    <w:rsid w:val="00671504"/>
    <w:rsid w:val="00671892"/>
    <w:rsid w:val="006727D1"/>
    <w:rsid w:val="006C4BC6"/>
    <w:rsid w:val="006D1373"/>
    <w:rsid w:val="006D52C0"/>
    <w:rsid w:val="006E0B38"/>
    <w:rsid w:val="00702404"/>
    <w:rsid w:val="00702DFB"/>
    <w:rsid w:val="00712099"/>
    <w:rsid w:val="007265D3"/>
    <w:rsid w:val="0073423B"/>
    <w:rsid w:val="00737156"/>
    <w:rsid w:val="00744088"/>
    <w:rsid w:val="00744C12"/>
    <w:rsid w:val="00750FCE"/>
    <w:rsid w:val="0076390C"/>
    <w:rsid w:val="00763DD7"/>
    <w:rsid w:val="00791708"/>
    <w:rsid w:val="007B14EB"/>
    <w:rsid w:val="007B4C34"/>
    <w:rsid w:val="007E6DA1"/>
    <w:rsid w:val="007F725C"/>
    <w:rsid w:val="00816E29"/>
    <w:rsid w:val="00825C7F"/>
    <w:rsid w:val="00833748"/>
    <w:rsid w:val="00847ABC"/>
    <w:rsid w:val="00847D9D"/>
    <w:rsid w:val="0085178F"/>
    <w:rsid w:val="008708AC"/>
    <w:rsid w:val="008845B0"/>
    <w:rsid w:val="008A699A"/>
    <w:rsid w:val="008B5654"/>
    <w:rsid w:val="008D5DDE"/>
    <w:rsid w:val="008F5817"/>
    <w:rsid w:val="00904085"/>
    <w:rsid w:val="009170B4"/>
    <w:rsid w:val="00944E26"/>
    <w:rsid w:val="00963D70"/>
    <w:rsid w:val="00981918"/>
    <w:rsid w:val="00981C07"/>
    <w:rsid w:val="009A0F93"/>
    <w:rsid w:val="009B6475"/>
    <w:rsid w:val="009B64EF"/>
    <w:rsid w:val="009E0653"/>
    <w:rsid w:val="00A01386"/>
    <w:rsid w:val="00A25F1B"/>
    <w:rsid w:val="00A44B95"/>
    <w:rsid w:val="00A50D58"/>
    <w:rsid w:val="00A52943"/>
    <w:rsid w:val="00A549AF"/>
    <w:rsid w:val="00A554DB"/>
    <w:rsid w:val="00A62D78"/>
    <w:rsid w:val="00A76682"/>
    <w:rsid w:val="00A87208"/>
    <w:rsid w:val="00A90E2F"/>
    <w:rsid w:val="00AA3E99"/>
    <w:rsid w:val="00AA3F03"/>
    <w:rsid w:val="00AC10FE"/>
    <w:rsid w:val="00AC1477"/>
    <w:rsid w:val="00AC3994"/>
    <w:rsid w:val="00AD2AFB"/>
    <w:rsid w:val="00AF493F"/>
    <w:rsid w:val="00AF61E3"/>
    <w:rsid w:val="00B0043B"/>
    <w:rsid w:val="00B04687"/>
    <w:rsid w:val="00B077FE"/>
    <w:rsid w:val="00B142F6"/>
    <w:rsid w:val="00B369DB"/>
    <w:rsid w:val="00B46C90"/>
    <w:rsid w:val="00B46D8E"/>
    <w:rsid w:val="00B46E58"/>
    <w:rsid w:val="00B64C7D"/>
    <w:rsid w:val="00B83B1B"/>
    <w:rsid w:val="00BA3E31"/>
    <w:rsid w:val="00C06EBB"/>
    <w:rsid w:val="00C13691"/>
    <w:rsid w:val="00C234B9"/>
    <w:rsid w:val="00C24752"/>
    <w:rsid w:val="00C326FE"/>
    <w:rsid w:val="00C552E8"/>
    <w:rsid w:val="00C57197"/>
    <w:rsid w:val="00C94618"/>
    <w:rsid w:val="00CA2E21"/>
    <w:rsid w:val="00CF0EAC"/>
    <w:rsid w:val="00CF1894"/>
    <w:rsid w:val="00D04AF6"/>
    <w:rsid w:val="00D075F4"/>
    <w:rsid w:val="00D44E9F"/>
    <w:rsid w:val="00D470F2"/>
    <w:rsid w:val="00D73D7D"/>
    <w:rsid w:val="00D807FD"/>
    <w:rsid w:val="00D8192F"/>
    <w:rsid w:val="00D90FD8"/>
    <w:rsid w:val="00D941CC"/>
    <w:rsid w:val="00DA41A9"/>
    <w:rsid w:val="00DC016C"/>
    <w:rsid w:val="00DC0488"/>
    <w:rsid w:val="00DC3903"/>
    <w:rsid w:val="00DC4E17"/>
    <w:rsid w:val="00DD0FB6"/>
    <w:rsid w:val="00DD4DB4"/>
    <w:rsid w:val="00DF2823"/>
    <w:rsid w:val="00DF47F0"/>
    <w:rsid w:val="00DF692F"/>
    <w:rsid w:val="00E06444"/>
    <w:rsid w:val="00E122F5"/>
    <w:rsid w:val="00E168C2"/>
    <w:rsid w:val="00E3056A"/>
    <w:rsid w:val="00E35866"/>
    <w:rsid w:val="00E468A5"/>
    <w:rsid w:val="00E47263"/>
    <w:rsid w:val="00E8218A"/>
    <w:rsid w:val="00E9295A"/>
    <w:rsid w:val="00EA1738"/>
    <w:rsid w:val="00EA3916"/>
    <w:rsid w:val="00EA773F"/>
    <w:rsid w:val="00EC2A75"/>
    <w:rsid w:val="00ED100D"/>
    <w:rsid w:val="00EE1203"/>
    <w:rsid w:val="00EE3E0E"/>
    <w:rsid w:val="00EF5CFB"/>
    <w:rsid w:val="00F26429"/>
    <w:rsid w:val="00F348B3"/>
    <w:rsid w:val="00F54901"/>
    <w:rsid w:val="00F571CB"/>
    <w:rsid w:val="00F7562C"/>
    <w:rsid w:val="00F76822"/>
    <w:rsid w:val="00F77E99"/>
    <w:rsid w:val="00F96EB6"/>
    <w:rsid w:val="00F9739C"/>
    <w:rsid w:val="00FA491C"/>
    <w:rsid w:val="00FA4A2F"/>
    <w:rsid w:val="00FC6680"/>
    <w:rsid w:val="00FD4C47"/>
    <w:rsid w:val="00FE72A9"/>
    <w:rsid w:val="00FE7D98"/>
    <w:rsid w:val="00FF3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C44E"/>
  <w14:defaultImageDpi w14:val="32767"/>
  <w15:chartTrackingRefBased/>
  <w15:docId w15:val="{4A2EE307-6C31-5341-A7C6-4026D716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C016C"/>
    <w:rPr>
      <w:rFonts w:ascii="Times New Roman" w:eastAsiaTheme="minorEastAsia" w:hAnsi="Times New Roman" w:cs="Times New Roman"/>
    </w:rPr>
  </w:style>
  <w:style w:type="paragraph" w:styleId="Heading1">
    <w:name w:val="heading 1"/>
    <w:basedOn w:val="Normal"/>
    <w:next w:val="Normal"/>
    <w:link w:val="Heading1Char"/>
    <w:uiPriority w:val="9"/>
    <w:qFormat/>
    <w:rsid w:val="0085178F"/>
    <w:pPr>
      <w:keepNext/>
      <w:spacing w:before="240" w:after="60"/>
      <w:outlineLvl w:val="0"/>
    </w:pPr>
    <w:rPr>
      <w:b/>
      <w:kern w:val="32"/>
    </w:rPr>
  </w:style>
  <w:style w:type="paragraph" w:styleId="Heading2">
    <w:name w:val="heading 2"/>
    <w:basedOn w:val="Normal"/>
    <w:next w:val="Normal"/>
    <w:link w:val="Heading2Char"/>
    <w:uiPriority w:val="9"/>
    <w:qFormat/>
    <w:rsid w:val="0085178F"/>
    <w:pPr>
      <w:keepNext/>
      <w:spacing w:before="240" w:after="60"/>
      <w:outlineLvl w:val="1"/>
    </w:pPr>
    <w:rPr>
      <w:b/>
    </w:rPr>
  </w:style>
  <w:style w:type="paragraph" w:styleId="Heading3">
    <w:name w:val="heading 3"/>
    <w:basedOn w:val="Normal"/>
    <w:next w:val="Normal"/>
    <w:link w:val="Heading3Char"/>
    <w:uiPriority w:val="9"/>
    <w:semiHidden/>
    <w:unhideWhenUsed/>
    <w:qFormat/>
    <w:rsid w:val="0085178F"/>
    <w:pPr>
      <w:keepNext/>
      <w:keepLines/>
      <w:spacing w:before="280" w:after="80"/>
      <w:outlineLvl w:val="2"/>
    </w:pPr>
    <w:rPr>
      <w:rFonts w:ascii="Calibri" w:eastAsia="Calibri" w:hAnsi="Calibri" w:cs="Calibri"/>
      <w:b/>
      <w:sz w:val="28"/>
      <w:szCs w:val="28"/>
    </w:rPr>
  </w:style>
  <w:style w:type="paragraph" w:styleId="Heading4">
    <w:name w:val="heading 4"/>
    <w:basedOn w:val="Normal"/>
    <w:next w:val="Normal"/>
    <w:link w:val="Heading4Char"/>
    <w:uiPriority w:val="9"/>
    <w:semiHidden/>
    <w:unhideWhenUsed/>
    <w:qFormat/>
    <w:rsid w:val="0085178F"/>
    <w:pPr>
      <w:keepNext/>
      <w:keepLines/>
      <w:spacing w:before="240" w:after="40"/>
      <w:outlineLvl w:val="3"/>
    </w:pPr>
    <w:rPr>
      <w:rFonts w:ascii="Calibri" w:eastAsia="Calibri" w:hAnsi="Calibri" w:cs="Calibri"/>
      <w:b/>
    </w:rPr>
  </w:style>
  <w:style w:type="paragraph" w:styleId="Heading5">
    <w:name w:val="heading 5"/>
    <w:basedOn w:val="Normal"/>
    <w:next w:val="Normal"/>
    <w:link w:val="Heading5Char"/>
    <w:uiPriority w:val="9"/>
    <w:semiHidden/>
    <w:unhideWhenUsed/>
    <w:qFormat/>
    <w:rsid w:val="0085178F"/>
    <w:pPr>
      <w:keepNext/>
      <w:keepLines/>
      <w:spacing w:before="220" w:after="40"/>
      <w:outlineLvl w:val="4"/>
    </w:pPr>
    <w:rPr>
      <w:rFonts w:ascii="Calibri" w:eastAsia="Calibri" w:hAnsi="Calibri" w:cs="Calibri"/>
      <w:b/>
      <w:sz w:val="22"/>
      <w:szCs w:val="22"/>
    </w:rPr>
  </w:style>
  <w:style w:type="paragraph" w:styleId="Heading6">
    <w:name w:val="heading 6"/>
    <w:basedOn w:val="Normal"/>
    <w:next w:val="Normal"/>
    <w:link w:val="Heading6Char"/>
    <w:uiPriority w:val="9"/>
    <w:semiHidden/>
    <w:unhideWhenUsed/>
    <w:qFormat/>
    <w:rsid w:val="0085178F"/>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8F"/>
    <w:rPr>
      <w:rFonts w:ascii="Times New Roman" w:eastAsiaTheme="minorEastAsia" w:hAnsi="Times New Roman" w:cs="Times New Roman"/>
      <w:b/>
      <w:kern w:val="32"/>
    </w:rPr>
  </w:style>
  <w:style w:type="character" w:customStyle="1" w:styleId="Heading2Char">
    <w:name w:val="Heading 2 Char"/>
    <w:basedOn w:val="DefaultParagraphFont"/>
    <w:link w:val="Heading2"/>
    <w:uiPriority w:val="9"/>
    <w:rsid w:val="0085178F"/>
    <w:rPr>
      <w:rFonts w:ascii="Times New Roman" w:eastAsiaTheme="minorEastAsia" w:hAnsi="Times New Roman" w:cs="Times New Roman"/>
      <w:b/>
    </w:rPr>
  </w:style>
  <w:style w:type="character" w:customStyle="1" w:styleId="Heading3Char">
    <w:name w:val="Heading 3 Char"/>
    <w:basedOn w:val="DefaultParagraphFont"/>
    <w:link w:val="Heading3"/>
    <w:uiPriority w:val="9"/>
    <w:semiHidden/>
    <w:rsid w:val="0085178F"/>
    <w:rPr>
      <w:rFonts w:ascii="Calibri" w:eastAsia="Calibri" w:hAnsi="Calibri" w:cs="Calibri"/>
      <w:b/>
      <w:sz w:val="28"/>
      <w:szCs w:val="28"/>
    </w:rPr>
  </w:style>
  <w:style w:type="character" w:customStyle="1" w:styleId="Heading4Char">
    <w:name w:val="Heading 4 Char"/>
    <w:basedOn w:val="DefaultParagraphFont"/>
    <w:link w:val="Heading4"/>
    <w:uiPriority w:val="9"/>
    <w:semiHidden/>
    <w:rsid w:val="0085178F"/>
    <w:rPr>
      <w:rFonts w:ascii="Calibri" w:eastAsia="Calibri" w:hAnsi="Calibri" w:cs="Calibri"/>
      <w:b/>
    </w:rPr>
  </w:style>
  <w:style w:type="character" w:customStyle="1" w:styleId="Heading5Char">
    <w:name w:val="Heading 5 Char"/>
    <w:basedOn w:val="DefaultParagraphFont"/>
    <w:link w:val="Heading5"/>
    <w:uiPriority w:val="9"/>
    <w:semiHidden/>
    <w:rsid w:val="0085178F"/>
    <w:rPr>
      <w:rFonts w:ascii="Calibri" w:eastAsia="Calibri" w:hAnsi="Calibri" w:cs="Calibri"/>
      <w:b/>
      <w:sz w:val="22"/>
      <w:szCs w:val="22"/>
    </w:rPr>
  </w:style>
  <w:style w:type="character" w:customStyle="1" w:styleId="Heading6Char">
    <w:name w:val="Heading 6 Char"/>
    <w:basedOn w:val="DefaultParagraphFont"/>
    <w:link w:val="Heading6"/>
    <w:uiPriority w:val="9"/>
    <w:semiHidden/>
    <w:rsid w:val="0085178F"/>
    <w:rPr>
      <w:rFonts w:ascii="Calibri" w:eastAsia="Calibri" w:hAnsi="Calibri" w:cs="Calibri"/>
      <w:b/>
      <w:sz w:val="20"/>
      <w:szCs w:val="20"/>
    </w:rPr>
  </w:style>
  <w:style w:type="paragraph" w:customStyle="1" w:styleId="msonormal0">
    <w:name w:val="msonormal"/>
    <w:rsid w:val="0085178F"/>
    <w:rPr>
      <w:rFonts w:ascii="Times New Roman" w:eastAsiaTheme="minorEastAsia" w:hAnsi="Times New Roman" w:cs="Times New Roman"/>
    </w:rPr>
  </w:style>
  <w:style w:type="paragraph" w:styleId="NormalWeb">
    <w:name w:val="Normal (Web)"/>
    <w:uiPriority w:val="99"/>
    <w:unhideWhenUsed/>
    <w:rsid w:val="0085178F"/>
    <w:rPr>
      <w:rFonts w:ascii="Times New Roman" w:eastAsiaTheme="minorEastAsia" w:hAnsi="Times New Roman" w:cs="Times New Roman"/>
    </w:rPr>
  </w:style>
  <w:style w:type="paragraph" w:styleId="Footer">
    <w:name w:val="footer"/>
    <w:basedOn w:val="Normal"/>
    <w:link w:val="FooterChar"/>
    <w:uiPriority w:val="99"/>
    <w:unhideWhenUsed/>
    <w:rsid w:val="0085178F"/>
    <w:pPr>
      <w:tabs>
        <w:tab w:val="center" w:pos="4320"/>
        <w:tab w:val="right" w:pos="8640"/>
      </w:tabs>
      <w:spacing w:after="720"/>
    </w:pPr>
  </w:style>
  <w:style w:type="character" w:customStyle="1" w:styleId="FooterChar">
    <w:name w:val="Footer Char"/>
    <w:basedOn w:val="DefaultParagraphFont"/>
    <w:link w:val="Footer"/>
    <w:uiPriority w:val="99"/>
    <w:rsid w:val="0085178F"/>
    <w:rPr>
      <w:rFonts w:ascii="Times New Roman" w:eastAsiaTheme="minorEastAsia" w:hAnsi="Times New Roman" w:cs="Times New Roman"/>
    </w:rPr>
  </w:style>
  <w:style w:type="paragraph" w:styleId="Header">
    <w:name w:val="header"/>
    <w:basedOn w:val="Normal"/>
    <w:link w:val="HeaderChar"/>
    <w:uiPriority w:val="99"/>
    <w:unhideWhenUsed/>
    <w:rsid w:val="0085178F"/>
    <w:pPr>
      <w:tabs>
        <w:tab w:val="center" w:pos="4320"/>
        <w:tab w:val="right" w:pos="8640"/>
      </w:tabs>
      <w:spacing w:before="720"/>
      <w:ind w:left="720" w:right="720"/>
    </w:pPr>
  </w:style>
  <w:style w:type="character" w:customStyle="1" w:styleId="HeaderChar">
    <w:name w:val="Header Char"/>
    <w:basedOn w:val="DefaultParagraphFont"/>
    <w:link w:val="Header"/>
    <w:uiPriority w:val="99"/>
    <w:rsid w:val="0085178F"/>
    <w:rPr>
      <w:rFonts w:ascii="Times New Roman" w:eastAsiaTheme="minorEastAsia" w:hAnsi="Times New Roman" w:cs="Times New Roman"/>
    </w:rPr>
  </w:style>
  <w:style w:type="paragraph" w:styleId="TOC1">
    <w:name w:val="toc 1"/>
    <w:basedOn w:val="Normal"/>
    <w:next w:val="Normal"/>
    <w:autoRedefine/>
    <w:uiPriority w:val="39"/>
    <w:unhideWhenUsed/>
    <w:rsid w:val="0085178F"/>
    <w:pPr>
      <w:tabs>
        <w:tab w:val="num" w:leader="dot" w:pos="960"/>
        <w:tab w:val="right" w:leader="dot" w:pos="8300"/>
      </w:tabs>
      <w:spacing w:line="480" w:lineRule="auto"/>
      <w:ind w:left="1540" w:hanging="1584"/>
    </w:pPr>
    <w:rPr>
      <w:spacing w:val="-2"/>
    </w:rPr>
  </w:style>
  <w:style w:type="paragraph" w:styleId="TOC2">
    <w:name w:val="toc 2"/>
    <w:basedOn w:val="Normal"/>
    <w:next w:val="Normal"/>
    <w:autoRedefine/>
    <w:uiPriority w:val="39"/>
    <w:unhideWhenUsed/>
    <w:rsid w:val="0085178F"/>
    <w:pPr>
      <w:tabs>
        <w:tab w:val="right" w:leader="dot" w:pos="8300"/>
      </w:tabs>
      <w:spacing w:line="480" w:lineRule="auto"/>
      <w:ind w:left="1440"/>
    </w:pPr>
    <w:rPr>
      <w:spacing w:val="-2"/>
    </w:rPr>
  </w:style>
  <w:style w:type="paragraph" w:styleId="TOC3">
    <w:name w:val="toc 3"/>
    <w:basedOn w:val="Normal"/>
    <w:next w:val="Normal"/>
    <w:autoRedefine/>
    <w:uiPriority w:val="39"/>
    <w:semiHidden/>
    <w:unhideWhenUsed/>
    <w:rsid w:val="0085178F"/>
    <w:pPr>
      <w:tabs>
        <w:tab w:val="num" w:pos="960"/>
        <w:tab w:val="right" w:leader="dot" w:pos="8300"/>
      </w:tabs>
      <w:ind w:left="1325" w:hanging="720"/>
    </w:pPr>
    <w:rPr>
      <w:rFonts w:eastAsia="Times New Roman"/>
    </w:rPr>
  </w:style>
  <w:style w:type="paragraph" w:styleId="TOC4">
    <w:name w:val="toc 4"/>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styleId="TOC5">
    <w:name w:val="toc 5"/>
    <w:basedOn w:val="Normal"/>
    <w:next w:val="Normal"/>
    <w:autoRedefine/>
    <w:uiPriority w:val="39"/>
    <w:semiHidden/>
    <w:unhideWhenUsed/>
    <w:rsid w:val="0085178F"/>
    <w:pPr>
      <w:tabs>
        <w:tab w:val="num" w:pos="960"/>
        <w:tab w:val="right" w:leader="dot" w:pos="8300"/>
      </w:tabs>
      <w:spacing w:line="480" w:lineRule="auto"/>
      <w:ind w:firstLine="720"/>
    </w:pPr>
    <w:rPr>
      <w:spacing w:val="-2"/>
    </w:rPr>
  </w:style>
  <w:style w:type="paragraph" w:styleId="TOC6">
    <w:name w:val="toc 6"/>
    <w:basedOn w:val="Normal"/>
    <w:next w:val="Normal"/>
    <w:autoRedefine/>
    <w:uiPriority w:val="39"/>
    <w:semiHidden/>
    <w:unhideWhenUsed/>
    <w:rsid w:val="0085178F"/>
    <w:pPr>
      <w:tabs>
        <w:tab w:val="num" w:pos="960"/>
        <w:tab w:val="right" w:leader="dot" w:pos="8300"/>
      </w:tabs>
      <w:spacing w:line="480" w:lineRule="auto"/>
      <w:ind w:left="1325" w:hanging="1296"/>
    </w:pPr>
    <w:rPr>
      <w:spacing w:val="-2"/>
    </w:rPr>
  </w:style>
  <w:style w:type="paragraph" w:styleId="TOC7">
    <w:name w:val="toc 7"/>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8">
    <w:name w:val="toc 8"/>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9">
    <w:name w:val="toc 9"/>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customStyle="1" w:styleId="msotoc10">
    <w:name w:val="msotoc10"/>
    <w:basedOn w:val="Normal"/>
    <w:next w:val="Normal"/>
    <w:autoRedefine/>
    <w:semiHidden/>
    <w:rsid w:val="0085178F"/>
    <w:pPr>
      <w:tabs>
        <w:tab w:val="num" w:pos="960"/>
        <w:tab w:val="right" w:leader="dot" w:pos="8300"/>
      </w:tabs>
      <w:spacing w:line="480" w:lineRule="auto"/>
      <w:ind w:hanging="346"/>
      <w:jc w:val="right"/>
    </w:pPr>
    <w:rPr>
      <w:spacing w:val="-2"/>
    </w:rPr>
  </w:style>
  <w:style w:type="paragraph" w:customStyle="1" w:styleId="msotoc11">
    <w:name w:val="msotoc11"/>
    <w:basedOn w:val="Normal"/>
    <w:next w:val="Normal"/>
    <w:autoRedefine/>
    <w:semiHidden/>
    <w:rsid w:val="0085178F"/>
    <w:pPr>
      <w:tabs>
        <w:tab w:val="num" w:pos="960"/>
        <w:tab w:val="right" w:leader="dot" w:pos="8300"/>
      </w:tabs>
      <w:spacing w:line="480" w:lineRule="auto"/>
    </w:pPr>
    <w:rPr>
      <w:spacing w:val="-2"/>
    </w:rPr>
  </w:style>
  <w:style w:type="paragraph" w:customStyle="1" w:styleId="TOChanging">
    <w:name w:val="TOC hanging"/>
    <w:basedOn w:val="Normal"/>
    <w:rsid w:val="0085178F"/>
    <w:pPr>
      <w:ind w:left="720" w:hanging="720"/>
    </w:pPr>
    <w:rPr>
      <w:rFonts w:ascii="Verdana" w:eastAsia="Times New Roman" w:hAnsi="Verdana"/>
      <w:lang w:bidi="en-US"/>
    </w:rPr>
  </w:style>
  <w:style w:type="paragraph" w:styleId="BodyTextIndent">
    <w:name w:val="Body Text Indent"/>
    <w:link w:val="BodyTextIndentChar"/>
    <w:uiPriority w:val="99"/>
    <w:unhideWhenUsed/>
    <w:rsid w:val="0085178F"/>
    <w:rPr>
      <w:rFonts w:ascii="Times New Roman" w:eastAsiaTheme="minorEastAsia" w:hAnsi="Times New Roman" w:cs="Times New Roman"/>
    </w:rPr>
  </w:style>
  <w:style w:type="character" w:customStyle="1" w:styleId="BodyTextIndentChar">
    <w:name w:val="Body Text Indent Char"/>
    <w:basedOn w:val="DefaultParagraphFont"/>
    <w:link w:val="BodyTextIndent"/>
    <w:uiPriority w:val="99"/>
    <w:rsid w:val="0085178F"/>
    <w:rPr>
      <w:rFonts w:ascii="Times New Roman" w:eastAsiaTheme="minorEastAsia" w:hAnsi="Times New Roman" w:cs="Times New Roman"/>
    </w:rPr>
  </w:style>
  <w:style w:type="character" w:styleId="PageNumber">
    <w:name w:val="page number"/>
    <w:basedOn w:val="DefaultParagraphFont"/>
    <w:uiPriority w:val="99"/>
    <w:semiHidden/>
    <w:unhideWhenUsed/>
    <w:rsid w:val="0085178F"/>
  </w:style>
  <w:style w:type="paragraph" w:styleId="Title">
    <w:name w:val="Title"/>
    <w:basedOn w:val="Normal"/>
    <w:next w:val="Normal"/>
    <w:link w:val="TitleChar"/>
    <w:uiPriority w:val="10"/>
    <w:qFormat/>
    <w:rsid w:val="0085178F"/>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uiPriority w:val="10"/>
    <w:rsid w:val="0085178F"/>
    <w:rPr>
      <w:rFonts w:ascii="Calibri" w:eastAsia="Calibri" w:hAnsi="Calibri" w:cs="Calibri"/>
      <w:b/>
      <w:sz w:val="72"/>
      <w:szCs w:val="72"/>
    </w:rPr>
  </w:style>
  <w:style w:type="table" w:styleId="TableGrid">
    <w:name w:val="Table Grid"/>
    <w:basedOn w:val="TableNormal"/>
    <w:uiPriority w:val="39"/>
    <w:rsid w:val="0085178F"/>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78F"/>
    <w:pPr>
      <w:ind w:left="720"/>
      <w:contextualSpacing/>
    </w:pPr>
    <w:rPr>
      <w:rFonts w:ascii="Calibri" w:eastAsia="Calibri" w:hAnsi="Calibri" w:cs="Calibri"/>
    </w:rPr>
  </w:style>
  <w:style w:type="character" w:styleId="PlaceholderText">
    <w:name w:val="Placeholder Text"/>
    <w:basedOn w:val="DefaultParagraphFont"/>
    <w:uiPriority w:val="99"/>
    <w:semiHidden/>
    <w:rsid w:val="0085178F"/>
    <w:rPr>
      <w:color w:val="808080"/>
    </w:rPr>
  </w:style>
  <w:style w:type="paragraph" w:styleId="BalloonText">
    <w:name w:val="Balloon Text"/>
    <w:basedOn w:val="Normal"/>
    <w:link w:val="BalloonTextChar"/>
    <w:uiPriority w:val="99"/>
    <w:semiHidden/>
    <w:unhideWhenUsed/>
    <w:rsid w:val="0085178F"/>
    <w:rPr>
      <w:rFonts w:eastAsia="Calibri"/>
      <w:sz w:val="18"/>
      <w:szCs w:val="18"/>
    </w:rPr>
  </w:style>
  <w:style w:type="character" w:customStyle="1" w:styleId="BalloonTextChar">
    <w:name w:val="Balloon Text Char"/>
    <w:basedOn w:val="DefaultParagraphFont"/>
    <w:link w:val="BalloonText"/>
    <w:uiPriority w:val="99"/>
    <w:semiHidden/>
    <w:rsid w:val="0085178F"/>
    <w:rPr>
      <w:rFonts w:ascii="Times New Roman" w:eastAsia="Calibri" w:hAnsi="Times New Roman" w:cs="Times New Roman"/>
      <w:sz w:val="18"/>
      <w:szCs w:val="18"/>
    </w:rPr>
  </w:style>
  <w:style w:type="character" w:styleId="Hyperlink">
    <w:name w:val="Hyperlink"/>
    <w:basedOn w:val="DefaultParagraphFont"/>
    <w:uiPriority w:val="99"/>
    <w:unhideWhenUsed/>
    <w:rsid w:val="0085178F"/>
    <w:rPr>
      <w:color w:val="467886" w:themeColor="hyperlink"/>
      <w:u w:val="single"/>
    </w:rPr>
  </w:style>
  <w:style w:type="character" w:styleId="UnresolvedMention">
    <w:name w:val="Unresolved Mention"/>
    <w:basedOn w:val="DefaultParagraphFont"/>
    <w:uiPriority w:val="99"/>
    <w:rsid w:val="0085178F"/>
    <w:rPr>
      <w:color w:val="605E5C"/>
      <w:shd w:val="clear" w:color="auto" w:fill="E1DFDD"/>
    </w:rPr>
  </w:style>
  <w:style w:type="character" w:styleId="CommentReference">
    <w:name w:val="annotation reference"/>
    <w:basedOn w:val="DefaultParagraphFont"/>
    <w:uiPriority w:val="99"/>
    <w:semiHidden/>
    <w:unhideWhenUsed/>
    <w:rsid w:val="0085178F"/>
    <w:rPr>
      <w:sz w:val="16"/>
      <w:szCs w:val="16"/>
    </w:rPr>
  </w:style>
  <w:style w:type="paragraph" w:styleId="CommentText">
    <w:name w:val="annotation text"/>
    <w:basedOn w:val="Normal"/>
    <w:link w:val="CommentTextChar"/>
    <w:uiPriority w:val="99"/>
    <w:semiHidden/>
    <w:unhideWhenUsed/>
    <w:rsid w:val="0085178F"/>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85178F"/>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85178F"/>
    <w:rPr>
      <w:b/>
      <w:bCs/>
    </w:rPr>
  </w:style>
  <w:style w:type="character" w:customStyle="1" w:styleId="CommentSubjectChar">
    <w:name w:val="Comment Subject Char"/>
    <w:basedOn w:val="CommentTextChar"/>
    <w:link w:val="CommentSubject"/>
    <w:uiPriority w:val="99"/>
    <w:semiHidden/>
    <w:rsid w:val="0085178F"/>
    <w:rPr>
      <w:rFonts w:ascii="Calibri" w:eastAsia="Calibri" w:hAnsi="Calibri" w:cs="Calibri"/>
      <w:b/>
      <w:bCs/>
      <w:sz w:val="20"/>
      <w:szCs w:val="20"/>
    </w:rPr>
  </w:style>
  <w:style w:type="paragraph" w:styleId="Subtitle">
    <w:name w:val="Subtitle"/>
    <w:basedOn w:val="Normal"/>
    <w:next w:val="Normal"/>
    <w:link w:val="SubtitleChar"/>
    <w:uiPriority w:val="11"/>
    <w:qFormat/>
    <w:rsid w:val="0085178F"/>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5178F"/>
    <w:rPr>
      <w:rFonts w:ascii="Georgia" w:eastAsia="Georgia" w:hAnsi="Georgia" w:cs="Georgia"/>
      <w:i/>
      <w:color w:val="666666"/>
      <w:sz w:val="48"/>
      <w:szCs w:val="48"/>
    </w:rPr>
  </w:style>
  <w:style w:type="paragraph" w:styleId="Revision">
    <w:name w:val="Revision"/>
    <w:hidden/>
    <w:uiPriority w:val="99"/>
    <w:semiHidden/>
    <w:rsid w:val="0085178F"/>
    <w:rPr>
      <w:rFonts w:ascii="Calibri" w:eastAsia="Calibri" w:hAnsi="Calibri" w:cs="Calibri"/>
    </w:rPr>
  </w:style>
  <w:style w:type="character" w:styleId="LineNumber">
    <w:name w:val="line number"/>
    <w:basedOn w:val="DefaultParagraphFont"/>
    <w:uiPriority w:val="99"/>
    <w:semiHidden/>
    <w:unhideWhenUsed/>
    <w:qFormat/>
    <w:rsid w:val="0085178F"/>
  </w:style>
  <w:style w:type="character" w:styleId="Emphasis">
    <w:name w:val="Emphasis"/>
    <w:basedOn w:val="DefaultParagraphFont"/>
    <w:uiPriority w:val="20"/>
    <w:qFormat/>
    <w:rsid w:val="0085178F"/>
    <w:rPr>
      <w:i/>
      <w:iCs/>
    </w:rPr>
  </w:style>
  <w:style w:type="character" w:styleId="Strong">
    <w:name w:val="Strong"/>
    <w:basedOn w:val="DefaultParagraphFont"/>
    <w:uiPriority w:val="22"/>
    <w:qFormat/>
    <w:rsid w:val="0085178F"/>
    <w:rPr>
      <w:b/>
      <w:bCs/>
    </w:rPr>
  </w:style>
  <w:style w:type="character" w:customStyle="1" w:styleId="notranslate">
    <w:name w:val="notranslate"/>
    <w:basedOn w:val="DefaultParagraphFont"/>
    <w:rsid w:val="0085178F"/>
  </w:style>
  <w:style w:type="character" w:styleId="FollowedHyperlink">
    <w:name w:val="FollowedHyperlink"/>
    <w:basedOn w:val="DefaultParagraphFont"/>
    <w:uiPriority w:val="99"/>
    <w:semiHidden/>
    <w:unhideWhenUsed/>
    <w:rsid w:val="0085178F"/>
    <w:rPr>
      <w:color w:val="954F72"/>
      <w:u w:val="single"/>
    </w:rPr>
  </w:style>
  <w:style w:type="paragraph" w:customStyle="1" w:styleId="xl65">
    <w:name w:val="xl65"/>
    <w:basedOn w:val="Normal"/>
    <w:rsid w:val="0085178F"/>
    <w:pPr>
      <w:spacing w:before="100" w:beforeAutospacing="1" w:after="100" w:afterAutospacing="1"/>
    </w:pPr>
    <w:rPr>
      <w:rFonts w:eastAsia="Times New Roman"/>
      <w:color w:val="000000"/>
    </w:rPr>
  </w:style>
  <w:style w:type="paragraph" w:customStyle="1" w:styleId="xl66">
    <w:name w:val="xl66"/>
    <w:basedOn w:val="Normal"/>
    <w:rsid w:val="0085178F"/>
    <w:pPr>
      <w:pBdr>
        <w:bottom w:val="single" w:sz="4" w:space="0" w:color="auto"/>
      </w:pBdr>
      <w:spacing w:before="100" w:beforeAutospacing="1" w:after="100" w:afterAutospacing="1"/>
    </w:pPr>
    <w:rPr>
      <w:rFonts w:eastAsia="Times New Roman"/>
    </w:rPr>
  </w:style>
  <w:style w:type="paragraph" w:customStyle="1" w:styleId="xl67">
    <w:name w:val="xl67"/>
    <w:basedOn w:val="Normal"/>
    <w:rsid w:val="0085178F"/>
    <w:pPr>
      <w:pBdr>
        <w:bottom w:val="single" w:sz="4" w:space="0" w:color="auto"/>
      </w:pBdr>
      <w:spacing w:before="100" w:beforeAutospacing="1" w:after="100" w:afterAutospacing="1"/>
    </w:pPr>
    <w:rPr>
      <w:rFonts w:eastAsia="Times New Roman"/>
      <w:b/>
      <w:bCs/>
    </w:rPr>
  </w:style>
  <w:style w:type="paragraph" w:customStyle="1" w:styleId="xl68">
    <w:name w:val="xl68"/>
    <w:basedOn w:val="Normal"/>
    <w:rsid w:val="0085178F"/>
    <w:pPr>
      <w:pBdr>
        <w:bottom w:val="single" w:sz="4" w:space="0" w:color="auto"/>
      </w:pBdr>
      <w:spacing w:before="100" w:beforeAutospacing="1" w:after="100" w:afterAutospacing="1"/>
    </w:pPr>
    <w:rPr>
      <w:rFonts w:eastAsia="Times New Roman"/>
      <w:color w:val="000000"/>
    </w:rPr>
  </w:style>
  <w:style w:type="paragraph" w:customStyle="1" w:styleId="xl69">
    <w:name w:val="xl69"/>
    <w:basedOn w:val="Normal"/>
    <w:rsid w:val="0085178F"/>
    <w:pPr>
      <w:shd w:val="clear" w:color="000000" w:fill="C6EFCE"/>
      <w:spacing w:before="100" w:beforeAutospacing="1" w:after="100" w:afterAutospacing="1"/>
    </w:pPr>
    <w:rPr>
      <w:rFonts w:eastAsia="Times New Roman"/>
      <w:color w:val="006100"/>
    </w:rPr>
  </w:style>
  <w:style w:type="paragraph" w:styleId="Bibliography">
    <w:name w:val="Bibliography"/>
    <w:basedOn w:val="Normal"/>
    <w:next w:val="Normal"/>
    <w:uiPriority w:val="37"/>
    <w:unhideWhenUsed/>
    <w:rsid w:val="00653803"/>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907">
      <w:bodyDiv w:val="1"/>
      <w:marLeft w:val="0"/>
      <w:marRight w:val="0"/>
      <w:marTop w:val="0"/>
      <w:marBottom w:val="0"/>
      <w:divBdr>
        <w:top w:val="none" w:sz="0" w:space="0" w:color="auto"/>
        <w:left w:val="none" w:sz="0" w:space="0" w:color="auto"/>
        <w:bottom w:val="none" w:sz="0" w:space="0" w:color="auto"/>
        <w:right w:val="none" w:sz="0" w:space="0" w:color="auto"/>
      </w:divBdr>
    </w:div>
    <w:div w:id="63841240">
      <w:bodyDiv w:val="1"/>
      <w:marLeft w:val="0"/>
      <w:marRight w:val="0"/>
      <w:marTop w:val="0"/>
      <w:marBottom w:val="0"/>
      <w:divBdr>
        <w:top w:val="none" w:sz="0" w:space="0" w:color="auto"/>
        <w:left w:val="none" w:sz="0" w:space="0" w:color="auto"/>
        <w:bottom w:val="none" w:sz="0" w:space="0" w:color="auto"/>
        <w:right w:val="none" w:sz="0" w:space="0" w:color="auto"/>
      </w:divBdr>
    </w:div>
    <w:div w:id="63919170">
      <w:bodyDiv w:val="1"/>
      <w:marLeft w:val="0"/>
      <w:marRight w:val="0"/>
      <w:marTop w:val="0"/>
      <w:marBottom w:val="0"/>
      <w:divBdr>
        <w:top w:val="none" w:sz="0" w:space="0" w:color="auto"/>
        <w:left w:val="none" w:sz="0" w:space="0" w:color="auto"/>
        <w:bottom w:val="none" w:sz="0" w:space="0" w:color="auto"/>
        <w:right w:val="none" w:sz="0" w:space="0" w:color="auto"/>
      </w:divBdr>
    </w:div>
    <w:div w:id="90275727">
      <w:bodyDiv w:val="1"/>
      <w:marLeft w:val="0"/>
      <w:marRight w:val="0"/>
      <w:marTop w:val="0"/>
      <w:marBottom w:val="0"/>
      <w:divBdr>
        <w:top w:val="none" w:sz="0" w:space="0" w:color="auto"/>
        <w:left w:val="none" w:sz="0" w:space="0" w:color="auto"/>
        <w:bottom w:val="none" w:sz="0" w:space="0" w:color="auto"/>
        <w:right w:val="none" w:sz="0" w:space="0" w:color="auto"/>
      </w:divBdr>
    </w:div>
    <w:div w:id="92286876">
      <w:bodyDiv w:val="1"/>
      <w:marLeft w:val="0"/>
      <w:marRight w:val="0"/>
      <w:marTop w:val="0"/>
      <w:marBottom w:val="0"/>
      <w:divBdr>
        <w:top w:val="none" w:sz="0" w:space="0" w:color="auto"/>
        <w:left w:val="none" w:sz="0" w:space="0" w:color="auto"/>
        <w:bottom w:val="none" w:sz="0" w:space="0" w:color="auto"/>
        <w:right w:val="none" w:sz="0" w:space="0" w:color="auto"/>
      </w:divBdr>
      <w:divsChild>
        <w:div w:id="1345405028">
          <w:marLeft w:val="0"/>
          <w:marRight w:val="0"/>
          <w:marTop w:val="0"/>
          <w:marBottom w:val="0"/>
          <w:divBdr>
            <w:top w:val="none" w:sz="0" w:space="0" w:color="auto"/>
            <w:left w:val="none" w:sz="0" w:space="0" w:color="auto"/>
            <w:bottom w:val="none" w:sz="0" w:space="0" w:color="auto"/>
            <w:right w:val="none" w:sz="0" w:space="0" w:color="auto"/>
          </w:divBdr>
        </w:div>
      </w:divsChild>
    </w:div>
    <w:div w:id="153573089">
      <w:bodyDiv w:val="1"/>
      <w:marLeft w:val="0"/>
      <w:marRight w:val="0"/>
      <w:marTop w:val="0"/>
      <w:marBottom w:val="0"/>
      <w:divBdr>
        <w:top w:val="none" w:sz="0" w:space="0" w:color="auto"/>
        <w:left w:val="none" w:sz="0" w:space="0" w:color="auto"/>
        <w:bottom w:val="none" w:sz="0" w:space="0" w:color="auto"/>
        <w:right w:val="none" w:sz="0" w:space="0" w:color="auto"/>
      </w:divBdr>
      <w:divsChild>
        <w:div w:id="1045257146">
          <w:marLeft w:val="0"/>
          <w:marRight w:val="0"/>
          <w:marTop w:val="0"/>
          <w:marBottom w:val="0"/>
          <w:divBdr>
            <w:top w:val="none" w:sz="0" w:space="0" w:color="auto"/>
            <w:left w:val="none" w:sz="0" w:space="0" w:color="auto"/>
            <w:bottom w:val="none" w:sz="0" w:space="0" w:color="auto"/>
            <w:right w:val="none" w:sz="0" w:space="0" w:color="auto"/>
          </w:divBdr>
          <w:divsChild>
            <w:div w:id="16863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6440">
      <w:bodyDiv w:val="1"/>
      <w:marLeft w:val="0"/>
      <w:marRight w:val="0"/>
      <w:marTop w:val="0"/>
      <w:marBottom w:val="0"/>
      <w:divBdr>
        <w:top w:val="none" w:sz="0" w:space="0" w:color="auto"/>
        <w:left w:val="none" w:sz="0" w:space="0" w:color="auto"/>
        <w:bottom w:val="none" w:sz="0" w:space="0" w:color="auto"/>
        <w:right w:val="none" w:sz="0" w:space="0" w:color="auto"/>
      </w:divBdr>
    </w:div>
    <w:div w:id="257101462">
      <w:bodyDiv w:val="1"/>
      <w:marLeft w:val="0"/>
      <w:marRight w:val="0"/>
      <w:marTop w:val="0"/>
      <w:marBottom w:val="0"/>
      <w:divBdr>
        <w:top w:val="none" w:sz="0" w:space="0" w:color="auto"/>
        <w:left w:val="none" w:sz="0" w:space="0" w:color="auto"/>
        <w:bottom w:val="none" w:sz="0" w:space="0" w:color="auto"/>
        <w:right w:val="none" w:sz="0" w:space="0" w:color="auto"/>
      </w:divBdr>
    </w:div>
    <w:div w:id="307782947">
      <w:bodyDiv w:val="1"/>
      <w:marLeft w:val="0"/>
      <w:marRight w:val="0"/>
      <w:marTop w:val="0"/>
      <w:marBottom w:val="0"/>
      <w:divBdr>
        <w:top w:val="none" w:sz="0" w:space="0" w:color="auto"/>
        <w:left w:val="none" w:sz="0" w:space="0" w:color="auto"/>
        <w:bottom w:val="none" w:sz="0" w:space="0" w:color="auto"/>
        <w:right w:val="none" w:sz="0" w:space="0" w:color="auto"/>
      </w:divBdr>
      <w:divsChild>
        <w:div w:id="910508063">
          <w:marLeft w:val="0"/>
          <w:marRight w:val="0"/>
          <w:marTop w:val="0"/>
          <w:marBottom w:val="0"/>
          <w:divBdr>
            <w:top w:val="none" w:sz="0" w:space="0" w:color="auto"/>
            <w:left w:val="none" w:sz="0" w:space="0" w:color="auto"/>
            <w:bottom w:val="none" w:sz="0" w:space="0" w:color="auto"/>
            <w:right w:val="none" w:sz="0" w:space="0" w:color="auto"/>
          </w:divBdr>
          <w:divsChild>
            <w:div w:id="14619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4004">
      <w:bodyDiv w:val="1"/>
      <w:marLeft w:val="0"/>
      <w:marRight w:val="0"/>
      <w:marTop w:val="0"/>
      <w:marBottom w:val="0"/>
      <w:divBdr>
        <w:top w:val="none" w:sz="0" w:space="0" w:color="auto"/>
        <w:left w:val="none" w:sz="0" w:space="0" w:color="auto"/>
        <w:bottom w:val="none" w:sz="0" w:space="0" w:color="auto"/>
        <w:right w:val="none" w:sz="0" w:space="0" w:color="auto"/>
      </w:divBdr>
      <w:divsChild>
        <w:div w:id="1484270886">
          <w:marLeft w:val="0"/>
          <w:marRight w:val="0"/>
          <w:marTop w:val="0"/>
          <w:marBottom w:val="0"/>
          <w:divBdr>
            <w:top w:val="none" w:sz="0" w:space="0" w:color="auto"/>
            <w:left w:val="none" w:sz="0" w:space="0" w:color="auto"/>
            <w:bottom w:val="none" w:sz="0" w:space="0" w:color="auto"/>
            <w:right w:val="none" w:sz="0" w:space="0" w:color="auto"/>
          </w:divBdr>
          <w:divsChild>
            <w:div w:id="1045108086">
              <w:marLeft w:val="0"/>
              <w:marRight w:val="0"/>
              <w:marTop w:val="0"/>
              <w:marBottom w:val="0"/>
              <w:divBdr>
                <w:top w:val="none" w:sz="0" w:space="0" w:color="auto"/>
                <w:left w:val="none" w:sz="0" w:space="0" w:color="auto"/>
                <w:bottom w:val="none" w:sz="0" w:space="0" w:color="auto"/>
                <w:right w:val="none" w:sz="0" w:space="0" w:color="auto"/>
              </w:divBdr>
            </w:div>
            <w:div w:id="14108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0137">
      <w:bodyDiv w:val="1"/>
      <w:marLeft w:val="0"/>
      <w:marRight w:val="0"/>
      <w:marTop w:val="0"/>
      <w:marBottom w:val="0"/>
      <w:divBdr>
        <w:top w:val="none" w:sz="0" w:space="0" w:color="auto"/>
        <w:left w:val="none" w:sz="0" w:space="0" w:color="auto"/>
        <w:bottom w:val="none" w:sz="0" w:space="0" w:color="auto"/>
        <w:right w:val="none" w:sz="0" w:space="0" w:color="auto"/>
      </w:divBdr>
    </w:div>
    <w:div w:id="399793159">
      <w:bodyDiv w:val="1"/>
      <w:marLeft w:val="0"/>
      <w:marRight w:val="0"/>
      <w:marTop w:val="0"/>
      <w:marBottom w:val="0"/>
      <w:divBdr>
        <w:top w:val="none" w:sz="0" w:space="0" w:color="auto"/>
        <w:left w:val="none" w:sz="0" w:space="0" w:color="auto"/>
        <w:bottom w:val="none" w:sz="0" w:space="0" w:color="auto"/>
        <w:right w:val="none" w:sz="0" w:space="0" w:color="auto"/>
      </w:divBdr>
    </w:div>
    <w:div w:id="420491686">
      <w:bodyDiv w:val="1"/>
      <w:marLeft w:val="0"/>
      <w:marRight w:val="0"/>
      <w:marTop w:val="0"/>
      <w:marBottom w:val="0"/>
      <w:divBdr>
        <w:top w:val="none" w:sz="0" w:space="0" w:color="auto"/>
        <w:left w:val="none" w:sz="0" w:space="0" w:color="auto"/>
        <w:bottom w:val="none" w:sz="0" w:space="0" w:color="auto"/>
        <w:right w:val="none" w:sz="0" w:space="0" w:color="auto"/>
      </w:divBdr>
    </w:div>
    <w:div w:id="428543839">
      <w:bodyDiv w:val="1"/>
      <w:marLeft w:val="0"/>
      <w:marRight w:val="0"/>
      <w:marTop w:val="0"/>
      <w:marBottom w:val="0"/>
      <w:divBdr>
        <w:top w:val="none" w:sz="0" w:space="0" w:color="auto"/>
        <w:left w:val="none" w:sz="0" w:space="0" w:color="auto"/>
        <w:bottom w:val="none" w:sz="0" w:space="0" w:color="auto"/>
        <w:right w:val="none" w:sz="0" w:space="0" w:color="auto"/>
      </w:divBdr>
    </w:div>
    <w:div w:id="525364773">
      <w:bodyDiv w:val="1"/>
      <w:marLeft w:val="0"/>
      <w:marRight w:val="0"/>
      <w:marTop w:val="0"/>
      <w:marBottom w:val="0"/>
      <w:divBdr>
        <w:top w:val="none" w:sz="0" w:space="0" w:color="auto"/>
        <w:left w:val="none" w:sz="0" w:space="0" w:color="auto"/>
        <w:bottom w:val="none" w:sz="0" w:space="0" w:color="auto"/>
        <w:right w:val="none" w:sz="0" w:space="0" w:color="auto"/>
      </w:divBdr>
    </w:div>
    <w:div w:id="581181695">
      <w:bodyDiv w:val="1"/>
      <w:marLeft w:val="0"/>
      <w:marRight w:val="0"/>
      <w:marTop w:val="0"/>
      <w:marBottom w:val="0"/>
      <w:divBdr>
        <w:top w:val="none" w:sz="0" w:space="0" w:color="auto"/>
        <w:left w:val="none" w:sz="0" w:space="0" w:color="auto"/>
        <w:bottom w:val="none" w:sz="0" w:space="0" w:color="auto"/>
        <w:right w:val="none" w:sz="0" w:space="0" w:color="auto"/>
      </w:divBdr>
    </w:div>
    <w:div w:id="696392792">
      <w:bodyDiv w:val="1"/>
      <w:marLeft w:val="0"/>
      <w:marRight w:val="0"/>
      <w:marTop w:val="0"/>
      <w:marBottom w:val="0"/>
      <w:divBdr>
        <w:top w:val="none" w:sz="0" w:space="0" w:color="auto"/>
        <w:left w:val="none" w:sz="0" w:space="0" w:color="auto"/>
        <w:bottom w:val="none" w:sz="0" w:space="0" w:color="auto"/>
        <w:right w:val="none" w:sz="0" w:space="0" w:color="auto"/>
      </w:divBdr>
      <w:divsChild>
        <w:div w:id="1207134914">
          <w:marLeft w:val="0"/>
          <w:marRight w:val="0"/>
          <w:marTop w:val="0"/>
          <w:marBottom w:val="0"/>
          <w:divBdr>
            <w:top w:val="none" w:sz="0" w:space="0" w:color="auto"/>
            <w:left w:val="none" w:sz="0" w:space="0" w:color="auto"/>
            <w:bottom w:val="none" w:sz="0" w:space="0" w:color="auto"/>
            <w:right w:val="none" w:sz="0" w:space="0" w:color="auto"/>
          </w:divBdr>
          <w:divsChild>
            <w:div w:id="104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6663">
      <w:bodyDiv w:val="1"/>
      <w:marLeft w:val="0"/>
      <w:marRight w:val="0"/>
      <w:marTop w:val="0"/>
      <w:marBottom w:val="0"/>
      <w:divBdr>
        <w:top w:val="none" w:sz="0" w:space="0" w:color="auto"/>
        <w:left w:val="none" w:sz="0" w:space="0" w:color="auto"/>
        <w:bottom w:val="none" w:sz="0" w:space="0" w:color="auto"/>
        <w:right w:val="none" w:sz="0" w:space="0" w:color="auto"/>
      </w:divBdr>
    </w:div>
    <w:div w:id="767501954">
      <w:bodyDiv w:val="1"/>
      <w:marLeft w:val="0"/>
      <w:marRight w:val="0"/>
      <w:marTop w:val="0"/>
      <w:marBottom w:val="0"/>
      <w:divBdr>
        <w:top w:val="none" w:sz="0" w:space="0" w:color="auto"/>
        <w:left w:val="none" w:sz="0" w:space="0" w:color="auto"/>
        <w:bottom w:val="none" w:sz="0" w:space="0" w:color="auto"/>
        <w:right w:val="none" w:sz="0" w:space="0" w:color="auto"/>
      </w:divBdr>
    </w:div>
    <w:div w:id="768737321">
      <w:bodyDiv w:val="1"/>
      <w:marLeft w:val="0"/>
      <w:marRight w:val="0"/>
      <w:marTop w:val="0"/>
      <w:marBottom w:val="0"/>
      <w:divBdr>
        <w:top w:val="none" w:sz="0" w:space="0" w:color="auto"/>
        <w:left w:val="none" w:sz="0" w:space="0" w:color="auto"/>
        <w:bottom w:val="none" w:sz="0" w:space="0" w:color="auto"/>
        <w:right w:val="none" w:sz="0" w:space="0" w:color="auto"/>
      </w:divBdr>
    </w:div>
    <w:div w:id="782768350">
      <w:bodyDiv w:val="1"/>
      <w:marLeft w:val="0"/>
      <w:marRight w:val="0"/>
      <w:marTop w:val="0"/>
      <w:marBottom w:val="0"/>
      <w:divBdr>
        <w:top w:val="none" w:sz="0" w:space="0" w:color="auto"/>
        <w:left w:val="none" w:sz="0" w:space="0" w:color="auto"/>
        <w:bottom w:val="none" w:sz="0" w:space="0" w:color="auto"/>
        <w:right w:val="none" w:sz="0" w:space="0" w:color="auto"/>
      </w:divBdr>
      <w:divsChild>
        <w:div w:id="1386873967">
          <w:marLeft w:val="0"/>
          <w:marRight w:val="0"/>
          <w:marTop w:val="0"/>
          <w:marBottom w:val="0"/>
          <w:divBdr>
            <w:top w:val="none" w:sz="0" w:space="0" w:color="auto"/>
            <w:left w:val="none" w:sz="0" w:space="0" w:color="auto"/>
            <w:bottom w:val="none" w:sz="0" w:space="0" w:color="auto"/>
            <w:right w:val="none" w:sz="0" w:space="0" w:color="auto"/>
          </w:divBdr>
          <w:divsChild>
            <w:div w:id="9460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51771">
      <w:bodyDiv w:val="1"/>
      <w:marLeft w:val="0"/>
      <w:marRight w:val="0"/>
      <w:marTop w:val="0"/>
      <w:marBottom w:val="0"/>
      <w:divBdr>
        <w:top w:val="none" w:sz="0" w:space="0" w:color="auto"/>
        <w:left w:val="none" w:sz="0" w:space="0" w:color="auto"/>
        <w:bottom w:val="none" w:sz="0" w:space="0" w:color="auto"/>
        <w:right w:val="none" w:sz="0" w:space="0" w:color="auto"/>
      </w:divBdr>
    </w:div>
    <w:div w:id="853496895">
      <w:bodyDiv w:val="1"/>
      <w:marLeft w:val="0"/>
      <w:marRight w:val="0"/>
      <w:marTop w:val="0"/>
      <w:marBottom w:val="0"/>
      <w:divBdr>
        <w:top w:val="none" w:sz="0" w:space="0" w:color="auto"/>
        <w:left w:val="none" w:sz="0" w:space="0" w:color="auto"/>
        <w:bottom w:val="none" w:sz="0" w:space="0" w:color="auto"/>
        <w:right w:val="none" w:sz="0" w:space="0" w:color="auto"/>
      </w:divBdr>
    </w:div>
    <w:div w:id="870218835">
      <w:bodyDiv w:val="1"/>
      <w:marLeft w:val="0"/>
      <w:marRight w:val="0"/>
      <w:marTop w:val="0"/>
      <w:marBottom w:val="0"/>
      <w:divBdr>
        <w:top w:val="none" w:sz="0" w:space="0" w:color="auto"/>
        <w:left w:val="none" w:sz="0" w:space="0" w:color="auto"/>
        <w:bottom w:val="none" w:sz="0" w:space="0" w:color="auto"/>
        <w:right w:val="none" w:sz="0" w:space="0" w:color="auto"/>
      </w:divBdr>
    </w:div>
    <w:div w:id="958295747">
      <w:bodyDiv w:val="1"/>
      <w:marLeft w:val="0"/>
      <w:marRight w:val="0"/>
      <w:marTop w:val="0"/>
      <w:marBottom w:val="0"/>
      <w:divBdr>
        <w:top w:val="none" w:sz="0" w:space="0" w:color="auto"/>
        <w:left w:val="none" w:sz="0" w:space="0" w:color="auto"/>
        <w:bottom w:val="none" w:sz="0" w:space="0" w:color="auto"/>
        <w:right w:val="none" w:sz="0" w:space="0" w:color="auto"/>
      </w:divBdr>
    </w:div>
    <w:div w:id="961570705">
      <w:bodyDiv w:val="1"/>
      <w:marLeft w:val="0"/>
      <w:marRight w:val="0"/>
      <w:marTop w:val="0"/>
      <w:marBottom w:val="0"/>
      <w:divBdr>
        <w:top w:val="none" w:sz="0" w:space="0" w:color="auto"/>
        <w:left w:val="none" w:sz="0" w:space="0" w:color="auto"/>
        <w:bottom w:val="none" w:sz="0" w:space="0" w:color="auto"/>
        <w:right w:val="none" w:sz="0" w:space="0" w:color="auto"/>
      </w:divBdr>
    </w:div>
    <w:div w:id="981230554">
      <w:bodyDiv w:val="1"/>
      <w:marLeft w:val="0"/>
      <w:marRight w:val="0"/>
      <w:marTop w:val="0"/>
      <w:marBottom w:val="0"/>
      <w:divBdr>
        <w:top w:val="none" w:sz="0" w:space="0" w:color="auto"/>
        <w:left w:val="none" w:sz="0" w:space="0" w:color="auto"/>
        <w:bottom w:val="none" w:sz="0" w:space="0" w:color="auto"/>
        <w:right w:val="none" w:sz="0" w:space="0" w:color="auto"/>
      </w:divBdr>
    </w:div>
    <w:div w:id="1018895374">
      <w:bodyDiv w:val="1"/>
      <w:marLeft w:val="0"/>
      <w:marRight w:val="0"/>
      <w:marTop w:val="0"/>
      <w:marBottom w:val="0"/>
      <w:divBdr>
        <w:top w:val="none" w:sz="0" w:space="0" w:color="auto"/>
        <w:left w:val="none" w:sz="0" w:space="0" w:color="auto"/>
        <w:bottom w:val="none" w:sz="0" w:space="0" w:color="auto"/>
        <w:right w:val="none" w:sz="0" w:space="0" w:color="auto"/>
      </w:divBdr>
    </w:div>
    <w:div w:id="1053966475">
      <w:bodyDiv w:val="1"/>
      <w:marLeft w:val="0"/>
      <w:marRight w:val="0"/>
      <w:marTop w:val="0"/>
      <w:marBottom w:val="0"/>
      <w:divBdr>
        <w:top w:val="none" w:sz="0" w:space="0" w:color="auto"/>
        <w:left w:val="none" w:sz="0" w:space="0" w:color="auto"/>
        <w:bottom w:val="none" w:sz="0" w:space="0" w:color="auto"/>
        <w:right w:val="none" w:sz="0" w:space="0" w:color="auto"/>
      </w:divBdr>
    </w:div>
    <w:div w:id="1177575554">
      <w:bodyDiv w:val="1"/>
      <w:marLeft w:val="0"/>
      <w:marRight w:val="0"/>
      <w:marTop w:val="0"/>
      <w:marBottom w:val="0"/>
      <w:divBdr>
        <w:top w:val="none" w:sz="0" w:space="0" w:color="auto"/>
        <w:left w:val="none" w:sz="0" w:space="0" w:color="auto"/>
        <w:bottom w:val="none" w:sz="0" w:space="0" w:color="auto"/>
        <w:right w:val="none" w:sz="0" w:space="0" w:color="auto"/>
      </w:divBdr>
    </w:div>
    <w:div w:id="1189099168">
      <w:bodyDiv w:val="1"/>
      <w:marLeft w:val="0"/>
      <w:marRight w:val="0"/>
      <w:marTop w:val="0"/>
      <w:marBottom w:val="0"/>
      <w:divBdr>
        <w:top w:val="none" w:sz="0" w:space="0" w:color="auto"/>
        <w:left w:val="none" w:sz="0" w:space="0" w:color="auto"/>
        <w:bottom w:val="none" w:sz="0" w:space="0" w:color="auto"/>
        <w:right w:val="none" w:sz="0" w:space="0" w:color="auto"/>
      </w:divBdr>
    </w:div>
    <w:div w:id="1206141983">
      <w:bodyDiv w:val="1"/>
      <w:marLeft w:val="0"/>
      <w:marRight w:val="0"/>
      <w:marTop w:val="0"/>
      <w:marBottom w:val="0"/>
      <w:divBdr>
        <w:top w:val="none" w:sz="0" w:space="0" w:color="auto"/>
        <w:left w:val="none" w:sz="0" w:space="0" w:color="auto"/>
        <w:bottom w:val="none" w:sz="0" w:space="0" w:color="auto"/>
        <w:right w:val="none" w:sz="0" w:space="0" w:color="auto"/>
      </w:divBdr>
    </w:div>
    <w:div w:id="1220169056">
      <w:bodyDiv w:val="1"/>
      <w:marLeft w:val="0"/>
      <w:marRight w:val="0"/>
      <w:marTop w:val="0"/>
      <w:marBottom w:val="0"/>
      <w:divBdr>
        <w:top w:val="none" w:sz="0" w:space="0" w:color="auto"/>
        <w:left w:val="none" w:sz="0" w:space="0" w:color="auto"/>
        <w:bottom w:val="none" w:sz="0" w:space="0" w:color="auto"/>
        <w:right w:val="none" w:sz="0" w:space="0" w:color="auto"/>
      </w:divBdr>
      <w:divsChild>
        <w:div w:id="476841079">
          <w:marLeft w:val="0"/>
          <w:marRight w:val="0"/>
          <w:marTop w:val="0"/>
          <w:marBottom w:val="0"/>
          <w:divBdr>
            <w:top w:val="none" w:sz="0" w:space="0" w:color="auto"/>
            <w:left w:val="none" w:sz="0" w:space="0" w:color="auto"/>
            <w:bottom w:val="none" w:sz="0" w:space="0" w:color="auto"/>
            <w:right w:val="none" w:sz="0" w:space="0" w:color="auto"/>
          </w:divBdr>
          <w:divsChild>
            <w:div w:id="3035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9563">
      <w:bodyDiv w:val="1"/>
      <w:marLeft w:val="0"/>
      <w:marRight w:val="0"/>
      <w:marTop w:val="0"/>
      <w:marBottom w:val="0"/>
      <w:divBdr>
        <w:top w:val="none" w:sz="0" w:space="0" w:color="auto"/>
        <w:left w:val="none" w:sz="0" w:space="0" w:color="auto"/>
        <w:bottom w:val="none" w:sz="0" w:space="0" w:color="auto"/>
        <w:right w:val="none" w:sz="0" w:space="0" w:color="auto"/>
      </w:divBdr>
    </w:div>
    <w:div w:id="1382361355">
      <w:bodyDiv w:val="1"/>
      <w:marLeft w:val="0"/>
      <w:marRight w:val="0"/>
      <w:marTop w:val="0"/>
      <w:marBottom w:val="0"/>
      <w:divBdr>
        <w:top w:val="none" w:sz="0" w:space="0" w:color="auto"/>
        <w:left w:val="none" w:sz="0" w:space="0" w:color="auto"/>
        <w:bottom w:val="none" w:sz="0" w:space="0" w:color="auto"/>
        <w:right w:val="none" w:sz="0" w:space="0" w:color="auto"/>
      </w:divBdr>
    </w:div>
    <w:div w:id="1412005024">
      <w:bodyDiv w:val="1"/>
      <w:marLeft w:val="0"/>
      <w:marRight w:val="0"/>
      <w:marTop w:val="0"/>
      <w:marBottom w:val="0"/>
      <w:divBdr>
        <w:top w:val="none" w:sz="0" w:space="0" w:color="auto"/>
        <w:left w:val="none" w:sz="0" w:space="0" w:color="auto"/>
        <w:bottom w:val="none" w:sz="0" w:space="0" w:color="auto"/>
        <w:right w:val="none" w:sz="0" w:space="0" w:color="auto"/>
      </w:divBdr>
    </w:div>
    <w:div w:id="1469401522">
      <w:bodyDiv w:val="1"/>
      <w:marLeft w:val="0"/>
      <w:marRight w:val="0"/>
      <w:marTop w:val="0"/>
      <w:marBottom w:val="0"/>
      <w:divBdr>
        <w:top w:val="none" w:sz="0" w:space="0" w:color="auto"/>
        <w:left w:val="none" w:sz="0" w:space="0" w:color="auto"/>
        <w:bottom w:val="none" w:sz="0" w:space="0" w:color="auto"/>
        <w:right w:val="none" w:sz="0" w:space="0" w:color="auto"/>
      </w:divBdr>
    </w:div>
    <w:div w:id="1507329162">
      <w:bodyDiv w:val="1"/>
      <w:marLeft w:val="0"/>
      <w:marRight w:val="0"/>
      <w:marTop w:val="0"/>
      <w:marBottom w:val="0"/>
      <w:divBdr>
        <w:top w:val="none" w:sz="0" w:space="0" w:color="auto"/>
        <w:left w:val="none" w:sz="0" w:space="0" w:color="auto"/>
        <w:bottom w:val="none" w:sz="0" w:space="0" w:color="auto"/>
        <w:right w:val="none" w:sz="0" w:space="0" w:color="auto"/>
      </w:divBdr>
      <w:divsChild>
        <w:div w:id="1103956942">
          <w:marLeft w:val="0"/>
          <w:marRight w:val="0"/>
          <w:marTop w:val="0"/>
          <w:marBottom w:val="0"/>
          <w:divBdr>
            <w:top w:val="none" w:sz="0" w:space="0" w:color="auto"/>
            <w:left w:val="none" w:sz="0" w:space="0" w:color="auto"/>
            <w:bottom w:val="none" w:sz="0" w:space="0" w:color="auto"/>
            <w:right w:val="none" w:sz="0" w:space="0" w:color="auto"/>
          </w:divBdr>
          <w:divsChild>
            <w:div w:id="3512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4440">
      <w:bodyDiv w:val="1"/>
      <w:marLeft w:val="0"/>
      <w:marRight w:val="0"/>
      <w:marTop w:val="0"/>
      <w:marBottom w:val="0"/>
      <w:divBdr>
        <w:top w:val="none" w:sz="0" w:space="0" w:color="auto"/>
        <w:left w:val="none" w:sz="0" w:space="0" w:color="auto"/>
        <w:bottom w:val="none" w:sz="0" w:space="0" w:color="auto"/>
        <w:right w:val="none" w:sz="0" w:space="0" w:color="auto"/>
      </w:divBdr>
    </w:div>
    <w:div w:id="1654677966">
      <w:bodyDiv w:val="1"/>
      <w:marLeft w:val="0"/>
      <w:marRight w:val="0"/>
      <w:marTop w:val="0"/>
      <w:marBottom w:val="0"/>
      <w:divBdr>
        <w:top w:val="none" w:sz="0" w:space="0" w:color="auto"/>
        <w:left w:val="none" w:sz="0" w:space="0" w:color="auto"/>
        <w:bottom w:val="none" w:sz="0" w:space="0" w:color="auto"/>
        <w:right w:val="none" w:sz="0" w:space="0" w:color="auto"/>
      </w:divBdr>
    </w:div>
    <w:div w:id="1661277081">
      <w:bodyDiv w:val="1"/>
      <w:marLeft w:val="0"/>
      <w:marRight w:val="0"/>
      <w:marTop w:val="0"/>
      <w:marBottom w:val="0"/>
      <w:divBdr>
        <w:top w:val="none" w:sz="0" w:space="0" w:color="auto"/>
        <w:left w:val="none" w:sz="0" w:space="0" w:color="auto"/>
        <w:bottom w:val="none" w:sz="0" w:space="0" w:color="auto"/>
        <w:right w:val="none" w:sz="0" w:space="0" w:color="auto"/>
      </w:divBdr>
    </w:div>
    <w:div w:id="1726950106">
      <w:bodyDiv w:val="1"/>
      <w:marLeft w:val="0"/>
      <w:marRight w:val="0"/>
      <w:marTop w:val="0"/>
      <w:marBottom w:val="0"/>
      <w:divBdr>
        <w:top w:val="none" w:sz="0" w:space="0" w:color="auto"/>
        <w:left w:val="none" w:sz="0" w:space="0" w:color="auto"/>
        <w:bottom w:val="none" w:sz="0" w:space="0" w:color="auto"/>
        <w:right w:val="none" w:sz="0" w:space="0" w:color="auto"/>
      </w:divBdr>
    </w:div>
    <w:div w:id="1785803751">
      <w:bodyDiv w:val="1"/>
      <w:marLeft w:val="0"/>
      <w:marRight w:val="0"/>
      <w:marTop w:val="0"/>
      <w:marBottom w:val="0"/>
      <w:divBdr>
        <w:top w:val="none" w:sz="0" w:space="0" w:color="auto"/>
        <w:left w:val="none" w:sz="0" w:space="0" w:color="auto"/>
        <w:bottom w:val="none" w:sz="0" w:space="0" w:color="auto"/>
        <w:right w:val="none" w:sz="0" w:space="0" w:color="auto"/>
      </w:divBdr>
    </w:div>
    <w:div w:id="1806577880">
      <w:bodyDiv w:val="1"/>
      <w:marLeft w:val="0"/>
      <w:marRight w:val="0"/>
      <w:marTop w:val="0"/>
      <w:marBottom w:val="0"/>
      <w:divBdr>
        <w:top w:val="none" w:sz="0" w:space="0" w:color="auto"/>
        <w:left w:val="none" w:sz="0" w:space="0" w:color="auto"/>
        <w:bottom w:val="none" w:sz="0" w:space="0" w:color="auto"/>
        <w:right w:val="none" w:sz="0" w:space="0" w:color="auto"/>
      </w:divBdr>
    </w:div>
    <w:div w:id="1907758890">
      <w:bodyDiv w:val="1"/>
      <w:marLeft w:val="0"/>
      <w:marRight w:val="0"/>
      <w:marTop w:val="0"/>
      <w:marBottom w:val="0"/>
      <w:divBdr>
        <w:top w:val="none" w:sz="0" w:space="0" w:color="auto"/>
        <w:left w:val="none" w:sz="0" w:space="0" w:color="auto"/>
        <w:bottom w:val="none" w:sz="0" w:space="0" w:color="auto"/>
        <w:right w:val="none" w:sz="0" w:space="0" w:color="auto"/>
      </w:divBdr>
    </w:div>
    <w:div w:id="1913268671">
      <w:bodyDiv w:val="1"/>
      <w:marLeft w:val="0"/>
      <w:marRight w:val="0"/>
      <w:marTop w:val="0"/>
      <w:marBottom w:val="0"/>
      <w:divBdr>
        <w:top w:val="none" w:sz="0" w:space="0" w:color="auto"/>
        <w:left w:val="none" w:sz="0" w:space="0" w:color="auto"/>
        <w:bottom w:val="none" w:sz="0" w:space="0" w:color="auto"/>
        <w:right w:val="none" w:sz="0" w:space="0" w:color="auto"/>
      </w:divBdr>
    </w:div>
    <w:div w:id="1992638768">
      <w:bodyDiv w:val="1"/>
      <w:marLeft w:val="0"/>
      <w:marRight w:val="0"/>
      <w:marTop w:val="0"/>
      <w:marBottom w:val="0"/>
      <w:divBdr>
        <w:top w:val="none" w:sz="0" w:space="0" w:color="auto"/>
        <w:left w:val="none" w:sz="0" w:space="0" w:color="auto"/>
        <w:bottom w:val="none" w:sz="0" w:space="0" w:color="auto"/>
        <w:right w:val="none" w:sz="0" w:space="0" w:color="auto"/>
      </w:divBdr>
    </w:div>
    <w:div w:id="2002811253">
      <w:bodyDiv w:val="1"/>
      <w:marLeft w:val="0"/>
      <w:marRight w:val="0"/>
      <w:marTop w:val="0"/>
      <w:marBottom w:val="0"/>
      <w:divBdr>
        <w:top w:val="none" w:sz="0" w:space="0" w:color="auto"/>
        <w:left w:val="none" w:sz="0" w:space="0" w:color="auto"/>
        <w:bottom w:val="none" w:sz="0" w:space="0" w:color="auto"/>
        <w:right w:val="none" w:sz="0" w:space="0" w:color="auto"/>
      </w:divBdr>
    </w:div>
    <w:div w:id="200377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2704</TotalTime>
  <Pages>22</Pages>
  <Words>22010</Words>
  <Characters>125459</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Danny Jackson (Student)</cp:lastModifiedBy>
  <cp:revision>79</cp:revision>
  <dcterms:created xsi:type="dcterms:W3CDTF">2024-02-26T21:08:00Z</dcterms:created>
  <dcterms:modified xsi:type="dcterms:W3CDTF">2025-04-14T01:04:00Z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zotero-version="7.0.10"&gt;&lt;session id="E4arUSdd"/&gt;&lt;style id="http://www.zotero.org/styles/apa" locale="en-US" hasBibliography="1" bibliographyStyleHasBeenSet="1"/&gt;&lt;prefs&gt;&lt;pref name="fieldType" value="Field"/&gt;&lt;/prefs&gt;&lt;/data&gt;</vt:lpwstr>
  </property>
</Properties>
</file>
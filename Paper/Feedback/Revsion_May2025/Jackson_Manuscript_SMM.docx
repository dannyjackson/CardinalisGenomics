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BECF" w14:textId="4C6C2349" w:rsidR="00EA3916" w:rsidRDefault="00EA3916" w:rsidP="005E166B">
      <w:pPr>
        <w:jc w:val="center"/>
        <w:rPr>
          <w:bCs/>
        </w:rPr>
      </w:pPr>
      <w:bookmarkStart w:id="0" w:name="_Hlk192494371"/>
      <w:r>
        <w:rPr>
          <w:bCs/>
        </w:rPr>
        <w:t>Comparative Urban Evolution in Two Closely Related Desert Songbirds, Northern Cardinals and Pyrrhuloxia</w:t>
      </w:r>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32A651FA" w:rsidR="0085178F" w:rsidRPr="00CA2E21" w:rsidRDefault="0085178F" w:rsidP="005E166B">
      <w:pPr>
        <w:rPr>
          <w:bCs/>
        </w:rPr>
      </w:pPr>
      <w:r w:rsidRPr="000A5E4B">
        <w:rPr>
          <w:bCs/>
        </w:rPr>
        <w:t>Danny Jackson</w:t>
      </w:r>
      <w:r w:rsidR="000A5E4B" w:rsidRPr="000A5E4B">
        <w:rPr>
          <w:bCs/>
          <w:vertAlign w:val="superscript"/>
        </w:rPr>
        <w:t>1</w:t>
      </w:r>
      <w:r w:rsidRPr="000A5E4B">
        <w:rPr>
          <w:bCs/>
        </w:rPr>
        <w:t xml:space="preserve">, </w:t>
      </w:r>
      <w:r w:rsidR="00CA2E21">
        <w:rPr>
          <w:bCs/>
        </w:rPr>
        <w:t>Sabrina McNew</w:t>
      </w:r>
      <w:r w:rsidR="00CA2E21" w:rsidRPr="000A5E4B">
        <w:rPr>
          <w:bCs/>
          <w:vertAlign w:val="superscript"/>
        </w:rPr>
        <w:t>1</w:t>
      </w:r>
      <w:r w:rsidR="00CA2E21">
        <w:rPr>
          <w:bCs/>
        </w:rPr>
        <w:t>, S</w:t>
      </w:r>
      <w:r w:rsidRPr="000A5E4B">
        <w:rPr>
          <w:bCs/>
        </w:rPr>
        <w:t>cott Taylor</w:t>
      </w:r>
      <w:r w:rsidR="000A5E4B" w:rsidRPr="000A5E4B">
        <w:rPr>
          <w:bCs/>
          <w:vertAlign w:val="superscript"/>
        </w:rPr>
        <w:t>2</w:t>
      </w:r>
      <w:r w:rsidRPr="000A5E4B">
        <w:rPr>
          <w:bCs/>
        </w:rPr>
        <w:t>, Kevin McGraw</w:t>
      </w:r>
      <w:r w:rsidR="00CA2E21">
        <w:rPr>
          <w:bCs/>
          <w:vertAlign w:val="superscript"/>
        </w:rPr>
        <w:t>3</w:t>
      </w:r>
      <w:r w:rsidR="00CA2E21">
        <w:rPr>
          <w:bCs/>
        </w:rPr>
        <w:t xml:space="preserve">, </w:t>
      </w:r>
    </w:p>
    <w:p w14:paraId="0DB909DD" w14:textId="19BDD318" w:rsidR="000A5E4B" w:rsidRPr="000A5E4B"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University of Arizona</w:t>
      </w:r>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2446BC83" w:rsidR="000A5E4B" w:rsidRDefault="000A5E4B" w:rsidP="005E166B">
      <w:pPr>
        <w:rPr>
          <w:bCs/>
        </w:rPr>
      </w:pPr>
      <w:r>
        <w:rPr>
          <w:bCs/>
        </w:rPr>
        <w:t xml:space="preserve">*Corresponding author. Email: </w:t>
      </w:r>
      <w:r w:rsidR="00CA2E21">
        <w:rPr>
          <w:bCs/>
        </w:rPr>
        <w:t>dannyjackson@arizona.edu</w:t>
      </w:r>
    </w:p>
    <w:p w14:paraId="26B6053D" w14:textId="77777777" w:rsidR="000A5E4B" w:rsidRDefault="000A5E4B" w:rsidP="005E166B">
      <w:pPr>
        <w:rPr>
          <w:ins w:id="1" w:author="Sabrina McNew" w:date="2025-03-11T12:58:00Z" w16du:dateUtc="2025-03-11T19:58:00Z"/>
          <w:bCs/>
        </w:rPr>
      </w:pPr>
    </w:p>
    <w:p w14:paraId="59A65E64" w14:textId="52174911" w:rsidR="00C326FE" w:rsidRDefault="00C326FE" w:rsidP="005E166B">
      <w:pPr>
        <w:rPr>
          <w:ins w:id="2" w:author="Sabrina McNew" w:date="2025-03-11T12:58:00Z" w16du:dateUtc="2025-03-11T19:58:00Z"/>
          <w:b/>
        </w:rPr>
      </w:pPr>
      <w:ins w:id="3" w:author="Sabrina McNew" w:date="2025-03-11T12:58:00Z" w16du:dateUtc="2025-03-11T19:58:00Z">
        <w:r>
          <w:rPr>
            <w:b/>
          </w:rPr>
          <w:t xml:space="preserve">Add acknowledgements </w:t>
        </w:r>
      </w:ins>
      <w:ins w:id="4" w:author="Sabrina McNew" w:date="2025-03-11T13:00:00Z" w16du:dateUtc="2025-03-11T20:00:00Z">
        <w:r w:rsidR="00DD0FB6">
          <w:rPr>
            <w:b/>
          </w:rPr>
          <w:t>following</w:t>
        </w:r>
      </w:ins>
      <w:ins w:id="5" w:author="Sabrina McNew" w:date="2025-03-11T12:58:00Z" w16du:dateUtc="2025-03-11T19:58:00Z">
        <w:r>
          <w:rPr>
            <w:b/>
          </w:rPr>
          <w:t xml:space="preserve"> Ornithology style </w:t>
        </w:r>
      </w:ins>
      <w:ins w:id="6" w:author="Sabrina McNew" w:date="2025-03-11T13:00:00Z" w16du:dateUtc="2025-03-11T20:00:00Z">
        <w:r w:rsidR="00DD0FB6">
          <w:rPr>
            <w:b/>
          </w:rPr>
          <w:t>guide</w:t>
        </w:r>
      </w:ins>
    </w:p>
    <w:p w14:paraId="3CF2A254" w14:textId="1EF35B03" w:rsidR="00C326FE" w:rsidRPr="00C326FE" w:rsidRDefault="00C326FE" w:rsidP="005E166B">
      <w:pPr>
        <w:rPr>
          <w:bCs/>
        </w:rPr>
      </w:pPr>
      <w:ins w:id="7" w:author="Sabrina McNew" w:date="2025-03-11T12:58:00Z" w16du:dateUtc="2025-03-11T19:58:00Z">
        <w:r w:rsidRPr="00C326FE">
          <w:rPr>
            <w:bCs/>
            <w:rPrChange w:id="8" w:author="Sabrina McNew" w:date="2025-03-11T12:58:00Z" w16du:dateUtc="2025-03-11T19:58:00Z">
              <w:rPr>
                <w:b/>
              </w:rPr>
            </w:rPrChange>
          </w:rPr>
          <w:t>https://academic.oup.com/auk/pages/general_instructions#Preparing%20Your%20Manuscript</w:t>
        </w:r>
      </w:ins>
    </w:p>
    <w:p w14:paraId="5F65852C" w14:textId="708C2EAD" w:rsidR="0085178F" w:rsidRPr="000A5E4B" w:rsidRDefault="00DD0FB6" w:rsidP="005E166B">
      <w:pPr>
        <w:rPr>
          <w:b/>
          <w:bCs/>
          <w:u w:val="single"/>
          <w:lang w:val="en"/>
        </w:rPr>
      </w:pPr>
      <w:ins w:id="9" w:author="Sabrina McNew" w:date="2025-03-11T13:00:00Z" w16du:dateUtc="2025-03-11T20:00:00Z">
        <w:r>
          <w:rPr>
            <w:rFonts w:ascii="Merriweather" w:hAnsi="Merriweather"/>
            <w:color w:val="2A2A2A"/>
            <w:sz w:val="23"/>
            <w:szCs w:val="23"/>
            <w:shd w:val="clear" w:color="auto" w:fill="FFFFFF"/>
          </w:rPr>
          <w:t>(1) Thanks to your sponsors, everyone in the field or lab who helped with the research, and reviewers, (2) </w:t>
        </w:r>
        <w:r>
          <w:rPr>
            <w:rStyle w:val="Emphasis"/>
            <w:rFonts w:ascii="Merriweather" w:hAnsi="Merriweather"/>
            <w:color w:val="2A2A2A"/>
            <w:sz w:val="23"/>
            <w:szCs w:val="23"/>
            <w:bdr w:val="none" w:sz="0" w:space="0" w:color="auto" w:frame="1"/>
            <w:shd w:val="clear" w:color="auto" w:fill="FFFFFF"/>
          </w:rPr>
          <w:t>Funding statement</w:t>
        </w:r>
        <w:r>
          <w:rPr>
            <w:rFonts w:ascii="Merriweather" w:hAnsi="Merriweather"/>
            <w:color w:val="2A2A2A"/>
            <w:sz w:val="23"/>
            <w:szCs w:val="23"/>
            <w:shd w:val="clear" w:color="auto" w:fill="FFFFFF"/>
          </w:rPr>
          <w:t> listing your funding sources, (3) </w:t>
        </w:r>
        <w:r>
          <w:rPr>
            <w:rStyle w:val="Emphasis"/>
            <w:rFonts w:ascii="Merriweather" w:hAnsi="Merriweather"/>
            <w:color w:val="2A2A2A"/>
            <w:sz w:val="23"/>
            <w:szCs w:val="23"/>
            <w:bdr w:val="none" w:sz="0" w:space="0" w:color="auto" w:frame="1"/>
            <w:shd w:val="clear" w:color="auto" w:fill="FFFFFF"/>
          </w:rPr>
          <w:t>Ethics statement</w:t>
        </w:r>
        <w:r>
          <w:rPr>
            <w:rFonts w:ascii="Merriweather" w:hAnsi="Merriweather"/>
            <w:color w:val="2A2A2A"/>
            <w:sz w:val="23"/>
            <w:szCs w:val="23"/>
            <w:shd w:val="clear" w:color="auto" w:fill="FFFFFF"/>
          </w:rPr>
          <w:t>, (4) </w:t>
        </w:r>
        <w:r>
          <w:rPr>
            <w:rStyle w:val="Emphasis"/>
            <w:rFonts w:ascii="Merriweather" w:hAnsi="Merriweather"/>
            <w:color w:val="2A2A2A"/>
            <w:sz w:val="23"/>
            <w:szCs w:val="23"/>
            <w:bdr w:val="none" w:sz="0" w:space="0" w:color="auto" w:frame="1"/>
            <w:shd w:val="clear" w:color="auto" w:fill="FFFFFF"/>
          </w:rPr>
          <w:t>Conflict of interest statement</w:t>
        </w:r>
        <w:r>
          <w:rPr>
            <w:rFonts w:ascii="Merriweather" w:hAnsi="Merriweather"/>
            <w:color w:val="2A2A2A"/>
            <w:sz w:val="23"/>
            <w:szCs w:val="23"/>
            <w:shd w:val="clear" w:color="auto" w:fill="FFFFFF"/>
          </w:rPr>
          <w:t>, (5) </w:t>
        </w:r>
        <w:r>
          <w:rPr>
            <w:rStyle w:val="Emphasis"/>
            <w:rFonts w:ascii="Merriweather" w:hAnsi="Merriweather"/>
            <w:color w:val="2A2A2A"/>
            <w:sz w:val="23"/>
            <w:szCs w:val="23"/>
            <w:bdr w:val="none" w:sz="0" w:space="0" w:color="auto" w:frame="1"/>
            <w:shd w:val="clear" w:color="auto" w:fill="FFFFFF"/>
          </w:rPr>
          <w:t>Author contributions</w:t>
        </w:r>
        <w:r>
          <w:rPr>
            <w:rFonts w:ascii="Merriweather" w:hAnsi="Merriweather"/>
            <w:color w:val="2A2A2A"/>
            <w:sz w:val="23"/>
            <w:szCs w:val="23"/>
            <w:shd w:val="clear" w:color="auto" w:fill="FFFFFF"/>
          </w:rPr>
          <w:t>, and (6) </w:t>
        </w:r>
        <w:r>
          <w:rPr>
            <w:rStyle w:val="Emphasis"/>
            <w:rFonts w:ascii="Merriweather" w:hAnsi="Merriweather"/>
            <w:color w:val="2A2A2A"/>
            <w:sz w:val="23"/>
            <w:szCs w:val="23"/>
            <w:bdr w:val="none" w:sz="0" w:space="0" w:color="auto" w:frame="1"/>
            <w:shd w:val="clear" w:color="auto" w:fill="FFFFFF"/>
          </w:rPr>
          <w:t>Data availability</w:t>
        </w:r>
        <w:r>
          <w:rPr>
            <w:rFonts w:ascii="Merriweather" w:hAnsi="Merriweather"/>
            <w:color w:val="2A2A2A"/>
            <w:sz w:val="23"/>
            <w:szCs w:val="23"/>
            <w:shd w:val="clear" w:color="auto" w:fill="FFFFFF"/>
          </w:rPr>
          <w:t>. Details for (3) - (6) are below.</w:t>
        </w:r>
        <w:r>
          <w:rPr>
            <w:b/>
            <w:bCs/>
            <w:u w:val="single"/>
            <w:lang w:val="en"/>
          </w:rPr>
          <w:br w:type="column"/>
        </w:r>
      </w:ins>
      <w:r w:rsidR="0085178F" w:rsidRPr="000A5E4B">
        <w:rPr>
          <w:b/>
          <w:bCs/>
          <w:u w:val="single"/>
          <w:lang w:val="en"/>
        </w:rPr>
        <w:lastRenderedPageBreak/>
        <w:t>Abstract</w:t>
      </w:r>
    </w:p>
    <w:p w14:paraId="24448963" w14:textId="37C47C40" w:rsidR="00CA2E21" w:rsidRDefault="0085178F" w:rsidP="00847D9D">
      <w:pPr>
        <w:ind w:firstLine="720"/>
        <w:rPr>
          <w:bCs/>
          <w:lang w:val="en"/>
        </w:rPr>
      </w:pPr>
      <w:r w:rsidRPr="006D2868">
        <w:rPr>
          <w:bCs/>
          <w:lang w:val="en"/>
        </w:rPr>
        <w:t xml:space="preserve">Urbanization has reshaped ecosystems globally and has created new selective regimes to which wild animals must adapt if they are to persist in the new </w:t>
      </w:r>
      <w:del w:id="10" w:author="Sabrina McNew" w:date="2025-03-11T09:48:00Z" w16du:dateUtc="2025-03-11T16:48:00Z">
        <w:r w:rsidRPr="006D2868" w:rsidDel="00671892">
          <w:rPr>
            <w:bCs/>
            <w:lang w:val="en"/>
          </w:rPr>
          <w:delText>urban ecosystem</w:delText>
        </w:r>
      </w:del>
      <w:ins w:id="11" w:author="Sabrina McNew" w:date="2025-03-11T09:48:00Z" w16du:dateUtc="2025-03-11T16:48:00Z">
        <w:r w:rsidR="00671892">
          <w:rPr>
            <w:bCs/>
            <w:lang w:val="en"/>
          </w:rPr>
          <w:t>landscape</w:t>
        </w:r>
      </w:ins>
      <w:r w:rsidRPr="006D2868">
        <w:rPr>
          <w:bCs/>
          <w:lang w:val="en"/>
        </w:rPr>
        <w:t xml:space="preserve">. </w:t>
      </w:r>
      <w:r w:rsidR="008F5817">
        <w:rPr>
          <w:bCs/>
          <w:lang w:val="en"/>
        </w:rPr>
        <w:t>U</w:t>
      </w:r>
      <w:r w:rsidRPr="006D2868">
        <w:rPr>
          <w:bCs/>
          <w:lang w:val="en"/>
        </w:rPr>
        <w:t xml:space="preserve">rbanization presents a variety of additional novel challenges (e.g. artificial light at night, noise pollution, novel resource distributions, etc.) that may </w:t>
      </w:r>
      <w:commentRangeStart w:id="12"/>
      <w:del w:id="13" w:author="Sabrina McNew" w:date="2025-03-11T09:48:00Z" w16du:dateUtc="2025-03-11T16:48:00Z">
        <w:r w:rsidRPr="006D2868" w:rsidDel="00671892">
          <w:rPr>
            <w:bCs/>
            <w:lang w:val="en"/>
          </w:rPr>
          <w:delText xml:space="preserve">differently </w:delText>
        </w:r>
        <w:commentRangeEnd w:id="12"/>
        <w:r w:rsidR="00671892" w:rsidDel="00671892">
          <w:rPr>
            <w:rStyle w:val="CommentReference"/>
            <w:rFonts w:ascii="Calibri" w:eastAsia="Calibri" w:hAnsi="Calibri" w:cs="Calibri"/>
          </w:rPr>
          <w:commentReference w:id="12"/>
        </w:r>
      </w:del>
      <w:r w:rsidR="008F5817">
        <w:rPr>
          <w:bCs/>
          <w:lang w:val="en"/>
        </w:rPr>
        <w:t>affect native taxa</w:t>
      </w:r>
      <w:r w:rsidRPr="006D2868">
        <w:rPr>
          <w:bCs/>
          <w:lang w:val="en"/>
        </w:rPr>
        <w:t>.</w:t>
      </w:r>
      <w:r w:rsidR="008F5817">
        <w:rPr>
          <w:bCs/>
          <w:lang w:val="en"/>
        </w:rPr>
        <w:t xml:space="preserve"> </w:t>
      </w:r>
      <w:commentRangeStart w:id="14"/>
      <w:r w:rsidR="008F5817">
        <w:rPr>
          <w:bCs/>
          <w:lang w:val="en"/>
        </w:rPr>
        <w:t>S</w:t>
      </w:r>
      <w:r w:rsidR="008F5817" w:rsidRPr="006D2868">
        <w:rPr>
          <w:bCs/>
          <w:lang w:val="en"/>
        </w:rPr>
        <w:t>election</w:t>
      </w:r>
      <w:r w:rsidR="008F5817">
        <w:rPr>
          <w:bCs/>
          <w:lang w:val="en"/>
        </w:rPr>
        <w:t xml:space="preserve"> by urbanization</w:t>
      </w:r>
      <w:r w:rsidR="008F5817" w:rsidRPr="006D2868">
        <w:rPr>
          <w:bCs/>
          <w:lang w:val="en"/>
        </w:rPr>
        <w:t xml:space="preserve"> on genes involved in behavior, cognition, and immune function has been demonstrated in several avian species</w:t>
      </w:r>
      <w:commentRangeEnd w:id="14"/>
      <w:r w:rsidR="00671892">
        <w:rPr>
          <w:rStyle w:val="CommentReference"/>
          <w:rFonts w:ascii="Calibri" w:eastAsia="Calibri" w:hAnsi="Calibri" w:cs="Calibri"/>
        </w:rPr>
        <w:commentReference w:id="14"/>
      </w:r>
      <w:r w:rsidR="008F5817">
        <w:rPr>
          <w:bCs/>
          <w:lang w:val="en"/>
        </w:rPr>
        <w:t>.</w:t>
      </w:r>
      <w:r w:rsidRPr="006D2868">
        <w:rPr>
          <w:bCs/>
          <w:lang w:val="en"/>
        </w:rPr>
        <w:t xml:space="preserve"> </w:t>
      </w:r>
      <w:commentRangeStart w:id="15"/>
      <w:r w:rsidRPr="006D2868">
        <w:rPr>
          <w:bCs/>
          <w:lang w:val="en"/>
        </w:rPr>
        <w:t xml:space="preserve">Studies of </w:t>
      </w:r>
      <w:r w:rsidR="00847D9D" w:rsidRPr="006D2868">
        <w:rPr>
          <w:bCs/>
          <w:lang w:val="en"/>
        </w:rPr>
        <w:t>closely related</w:t>
      </w:r>
      <w:r w:rsidRPr="006D2868">
        <w:rPr>
          <w:bCs/>
          <w:lang w:val="en"/>
        </w:rPr>
        <w:t xml:space="preserve"> sympatric species may shed new light on how organisms experience genetic change in urban settings. </w:t>
      </w:r>
      <w:commentRangeEnd w:id="15"/>
      <w:r w:rsidR="00671892">
        <w:rPr>
          <w:rStyle w:val="CommentReference"/>
          <w:rFonts w:ascii="Calibri" w:eastAsia="Calibri" w:hAnsi="Calibri" w:cs="Calibri"/>
        </w:rPr>
        <w:commentReference w:id="15"/>
      </w:r>
      <w:r w:rsidRPr="006D2868">
        <w:rPr>
          <w:bCs/>
          <w:lang w:val="en"/>
        </w:rPr>
        <w:t>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 xml:space="preserve">C. </w:t>
      </w:r>
      <w:proofErr w:type="spellStart"/>
      <w:r w:rsidRPr="006D2868">
        <w:rPr>
          <w:bCs/>
          <w:i/>
          <w:iCs/>
          <w:lang w:val="en"/>
        </w:rPr>
        <w:t>sinuatus</w:t>
      </w:r>
      <w:proofErr w:type="spellEnd"/>
      <w:r w:rsidRPr="006D2868">
        <w:rPr>
          <w:bCs/>
          <w:lang w:val="en"/>
        </w:rPr>
        <w:t xml:space="preserve">) from urban and rural areas of Arizona, USA to test for the presence of urban-related parallel evolution and introgression. </w:t>
      </w:r>
      <w:r w:rsidR="00847D9D">
        <w:rPr>
          <w:bCs/>
          <w:lang w:val="en"/>
        </w:rPr>
        <w:t xml:space="preserve">We identified genes involved in neural function, muscle development, </w:t>
      </w:r>
      <w:r w:rsidR="00825C7F">
        <w:rPr>
          <w:bCs/>
          <w:lang w:val="en"/>
        </w:rPr>
        <w:t xml:space="preserve">blood physiology, </w:t>
      </w:r>
      <w:r w:rsidR="00847D9D">
        <w:rPr>
          <w:bCs/>
          <w:lang w:val="en"/>
        </w:rPr>
        <w:t xml:space="preserve">and immune function across both species that appear to have undergone urban selection. We demonstrate evidence of parallel urban selection on the same genes in both cardinal species and between our focal species and </w:t>
      </w:r>
      <w:r w:rsidR="00825C7F">
        <w:rPr>
          <w:bCs/>
          <w:lang w:val="en"/>
        </w:rPr>
        <w:t xml:space="preserve">two other </w:t>
      </w:r>
      <w:r w:rsidR="00847D9D">
        <w:rPr>
          <w:bCs/>
          <w:lang w:val="en"/>
        </w:rPr>
        <w:t>avian taxa in the literature. Our findings emphasize the novel dynamics of behavior, energetics, and immune challenges faced by native species in a rapidly urbanizing world.</w:t>
      </w:r>
    </w:p>
    <w:p w14:paraId="71E762D3" w14:textId="77777777" w:rsidR="00DD0FB6" w:rsidRDefault="00DD0FB6" w:rsidP="00DD0FB6">
      <w:pPr>
        <w:rPr>
          <w:ins w:id="16" w:author="Sabrina McNew" w:date="2025-03-11T12:59:00Z" w16du:dateUtc="2025-03-11T19:59:00Z"/>
          <w:bCs/>
          <w:lang w:val="en"/>
        </w:rPr>
      </w:pPr>
    </w:p>
    <w:p w14:paraId="7A9355C2" w14:textId="2CC29686" w:rsidR="00DD0FB6" w:rsidRPr="00DD0FB6" w:rsidRDefault="00DD0FB6" w:rsidP="00DD0FB6">
      <w:pPr>
        <w:rPr>
          <w:ins w:id="17" w:author="Sabrina McNew" w:date="2025-03-11T12:59:00Z" w16du:dateUtc="2025-03-11T19:59:00Z"/>
          <w:b/>
          <w:i/>
          <w:iCs/>
          <w:lang w:val="en"/>
          <w:rPrChange w:id="18" w:author="Sabrina McNew" w:date="2025-03-11T12:59:00Z" w16du:dateUtc="2025-03-11T19:59:00Z">
            <w:rPr>
              <w:ins w:id="19" w:author="Sabrina McNew" w:date="2025-03-11T12:59:00Z" w16du:dateUtc="2025-03-11T19:59:00Z"/>
              <w:b/>
              <w:lang w:val="en"/>
            </w:rPr>
          </w:rPrChange>
        </w:rPr>
      </w:pPr>
      <w:ins w:id="20" w:author="Sabrina McNew" w:date="2025-03-11T12:59:00Z" w16du:dateUtc="2025-03-11T19:59:00Z">
        <w:r w:rsidRPr="00DD0FB6">
          <w:rPr>
            <w:b/>
            <w:i/>
            <w:iCs/>
            <w:lang w:val="en"/>
            <w:rPrChange w:id="21" w:author="Sabrina McNew" w:date="2025-03-11T12:59:00Z" w16du:dateUtc="2025-03-11T19:59:00Z">
              <w:rPr>
                <w:b/>
                <w:lang w:val="en"/>
              </w:rPr>
            </w:rPrChange>
          </w:rPr>
          <w:t>Key Words:</w:t>
        </w:r>
      </w:ins>
    </w:p>
    <w:p w14:paraId="7CAF9802" w14:textId="77777777" w:rsidR="00DD0FB6" w:rsidRDefault="00DD0FB6" w:rsidP="00DD0FB6">
      <w:pPr>
        <w:rPr>
          <w:ins w:id="22" w:author="Sabrina McNew" w:date="2025-03-11T13:00:00Z" w16du:dateUtc="2025-03-11T20:00:00Z"/>
          <w:bCs/>
          <w:lang w:val="en"/>
        </w:rPr>
      </w:pPr>
    </w:p>
    <w:p w14:paraId="42767C15" w14:textId="77777777" w:rsidR="00DD0FB6" w:rsidRDefault="00DD0FB6" w:rsidP="00DD0FB6">
      <w:pPr>
        <w:rPr>
          <w:ins w:id="23" w:author="Sabrina McNew" w:date="2025-03-11T13:00:00Z" w16du:dateUtc="2025-03-11T20:00:00Z"/>
          <w:bCs/>
          <w:lang w:val="en"/>
        </w:rPr>
      </w:pPr>
    </w:p>
    <w:p w14:paraId="7CBD87DD" w14:textId="601A6CA7" w:rsidR="00DD0FB6" w:rsidRPr="00DD0FB6" w:rsidRDefault="00DD0FB6" w:rsidP="00DD0FB6">
      <w:pPr>
        <w:rPr>
          <w:bCs/>
          <w:i/>
          <w:iCs/>
          <w:lang w:val="en"/>
          <w:rPrChange w:id="24" w:author="Sabrina McNew" w:date="2025-03-11T13:00:00Z" w16du:dateUtc="2025-03-11T20:00:00Z">
            <w:rPr>
              <w:bCs/>
              <w:lang w:val="en"/>
            </w:rPr>
          </w:rPrChange>
        </w:rPr>
        <w:pPrChange w:id="25" w:author="Sabrina McNew" w:date="2025-03-11T12:59:00Z" w16du:dateUtc="2025-03-11T19:59:00Z">
          <w:pPr>
            <w:ind w:firstLine="720"/>
          </w:pPr>
        </w:pPrChange>
      </w:pPr>
      <w:ins w:id="26" w:author="Sabrina McNew" w:date="2025-03-11T13:00:00Z" w16du:dateUtc="2025-03-11T20:00:00Z">
        <w:r>
          <w:rPr>
            <w:b/>
            <w:i/>
            <w:iCs/>
            <w:lang w:val="en"/>
          </w:rPr>
          <w:t xml:space="preserve">Lay summary: </w:t>
        </w:r>
      </w:ins>
    </w:p>
    <w:p w14:paraId="48CB3C8B" w14:textId="77777777" w:rsidR="00847D9D" w:rsidRDefault="00847D9D">
      <w:pPr>
        <w:rPr>
          <w:bCs/>
          <w:lang w:val="en"/>
        </w:rPr>
      </w:pPr>
      <w:r>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72211126" w:rsidR="00EA3916" w:rsidRDefault="0085178F" w:rsidP="00FE72A9">
      <w:pPr>
        <w:spacing w:line="480" w:lineRule="auto"/>
        <w:ind w:firstLine="720"/>
        <w:rPr>
          <w:bCs/>
          <w:lang w:val="en"/>
        </w:rPr>
      </w:pPr>
      <w:r w:rsidRPr="006D2868">
        <w:rPr>
          <w:bCs/>
          <w:lang w:val="en"/>
        </w:rPr>
        <w:t xml:space="preserve">Urbanization </w:t>
      </w:r>
      <w:del w:id="27" w:author="Sabrina McNew" w:date="2025-03-11T09:54:00Z" w16du:dateUtc="2025-03-11T16:54:00Z">
        <w:r w:rsidRPr="006D2868" w:rsidDel="00671892">
          <w:rPr>
            <w:bCs/>
            <w:lang w:val="en"/>
          </w:rPr>
          <w:delText>can reshape</w:delText>
        </w:r>
      </w:del>
      <w:ins w:id="28" w:author="Sabrina McNew" w:date="2025-03-11T09:54:00Z" w16du:dateUtc="2025-03-11T16:54:00Z">
        <w:r w:rsidR="00671892">
          <w:rPr>
            <w:bCs/>
            <w:lang w:val="en"/>
          </w:rPr>
          <w:t>reshapes</w:t>
        </w:r>
      </w:ins>
      <w:r w:rsidRPr="006D2868">
        <w:rPr>
          <w:bCs/>
          <w:lang w:val="en"/>
        </w:rPr>
        <w:t xml:space="preserve"> natural selective environments and create</w:t>
      </w:r>
      <w:ins w:id="29" w:author="Sabrina McNew" w:date="2025-03-11T09:54:00Z" w16du:dateUtc="2025-03-11T16:54:00Z">
        <w:r w:rsidR="00671892">
          <w:rPr>
            <w:bCs/>
            <w:lang w:val="en"/>
          </w:rPr>
          <w:t>s</w:t>
        </w:r>
      </w:ins>
      <w:r w:rsidRPr="006D2868">
        <w:rPr>
          <w:bCs/>
          <w:lang w:val="en"/>
        </w:rPr>
        <w:t xml:space="preserve"> novel challenges for wild species. </w:t>
      </w:r>
      <w:commentRangeStart w:id="30"/>
      <w:r w:rsidRPr="006D2868">
        <w:rPr>
          <w:bCs/>
          <w:lang w:val="en"/>
        </w:rPr>
        <w:t>Genetic</w:t>
      </w:r>
      <w:commentRangeEnd w:id="30"/>
      <w:r w:rsidR="00671892">
        <w:rPr>
          <w:rStyle w:val="CommentReference"/>
          <w:rFonts w:ascii="Calibri" w:eastAsia="Calibri" w:hAnsi="Calibri" w:cs="Calibri"/>
        </w:rPr>
        <w:commentReference w:id="30"/>
      </w:r>
      <w:r w:rsidRPr="006D2868">
        <w:rPr>
          <w:bCs/>
          <w:lang w:val="en"/>
        </w:rPr>
        <w:t xml:space="preserve"> variation underlying phenotypic changes associated with urbanization has been documented in several animal species, including genes that affect boldness behavior</w:t>
      </w:r>
      <w:r w:rsidR="001243D7">
        <w:rPr>
          <w:bCs/>
          <w:lang w:val="en"/>
        </w:rPr>
        <w:t xml:space="preserve"> </w:t>
      </w:r>
      <w:r w:rsidR="001243D7">
        <w:rPr>
          <w:bCs/>
          <w:lang w:val="en"/>
        </w:rPr>
        <w:fldChar w:fldCharType="begin"/>
      </w:r>
      <w:r w:rsidR="001243D7">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w:instrText>
      </w:r>
      <w:r w:rsidR="001243D7" w:rsidRPr="00A549AF">
        <w:rPr>
          <w:bCs/>
          <w:lang w:val="es-ES"/>
        </w:rPr>
        <w:instrText>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w:instrText>
      </w:r>
      <w:r w:rsidR="001243D7" w:rsidRPr="00671892">
        <w:rPr>
          <w:bCs/>
          <w:lang w:val="es-ES"/>
        </w:rPr>
        <w:instrText xml:space="preserve">,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Pr>
          <w:bCs/>
          <w:lang w:val="en"/>
        </w:rPr>
        <w:fldChar w:fldCharType="separate"/>
      </w:r>
      <w:r w:rsidR="001243D7" w:rsidRPr="00671892">
        <w:rPr>
          <w:bCs/>
          <w:noProof/>
          <w:lang w:val="es-ES"/>
        </w:rPr>
        <w:t>(Mueller et al., 2013; van Dongen et al., 2015)</w:t>
      </w:r>
      <w:r w:rsidR="001243D7">
        <w:rPr>
          <w:bCs/>
          <w:lang w:val="en"/>
        </w:rPr>
        <w:fldChar w:fldCharType="end"/>
      </w:r>
      <w:r w:rsidR="001243D7" w:rsidRPr="00671892">
        <w:rPr>
          <w:bCs/>
          <w:lang w:val="es-ES"/>
        </w:rPr>
        <w:t xml:space="preserve">, </w:t>
      </w:r>
      <w:r w:rsidRPr="00671892">
        <w:rPr>
          <w:bCs/>
          <w:lang w:val="es-ES"/>
        </w:rPr>
        <w:t xml:space="preserve">cognitive </w:t>
      </w:r>
      <w:proofErr w:type="spellStart"/>
      <w:r w:rsidRPr="00671892">
        <w:rPr>
          <w:bCs/>
          <w:lang w:val="es-ES"/>
        </w:rPr>
        <w:t>ability</w:t>
      </w:r>
      <w:proofErr w:type="spellEnd"/>
      <w:r w:rsidR="001243D7" w:rsidRPr="00671892">
        <w:rPr>
          <w:bCs/>
          <w:lang w:val="es-ES"/>
        </w:rPr>
        <w:t xml:space="preserve"> </w:t>
      </w:r>
      <w:r w:rsidR="001243D7">
        <w:rPr>
          <w:bCs/>
          <w:lang w:val="en"/>
        </w:rPr>
        <w:fldChar w:fldCharType="begin"/>
      </w:r>
      <w:r w:rsidR="001243D7" w:rsidRPr="00671892">
        <w:rPr>
          <w:bCs/>
          <w:lang w:val="es-ES"/>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Pr>
          <w:bCs/>
          <w:lang w:val="en"/>
        </w:rPr>
        <w:fldChar w:fldCharType="separate"/>
      </w:r>
      <w:r w:rsidR="001243D7" w:rsidRPr="00671892">
        <w:rPr>
          <w:bCs/>
          <w:noProof/>
          <w:lang w:val="es-ES"/>
        </w:rPr>
        <w:t>(Mueller et al., 2020)</w:t>
      </w:r>
      <w:r w:rsidR="001243D7">
        <w:rPr>
          <w:bCs/>
          <w:lang w:val="en"/>
        </w:rPr>
        <w:fldChar w:fldCharType="end"/>
      </w:r>
      <w:r w:rsidR="001243D7" w:rsidRPr="00671892">
        <w:rPr>
          <w:bCs/>
          <w:lang w:val="es-ES"/>
        </w:rPr>
        <w:t xml:space="preserve">, </w:t>
      </w:r>
      <w:r w:rsidRPr="00671892">
        <w:rPr>
          <w:bCs/>
          <w:lang w:val="es-ES"/>
        </w:rPr>
        <w:t xml:space="preserve">and </w:t>
      </w:r>
      <w:proofErr w:type="spellStart"/>
      <w:r w:rsidRPr="00671892">
        <w:rPr>
          <w:bCs/>
          <w:lang w:val="es-ES"/>
        </w:rPr>
        <w:t>immune</w:t>
      </w:r>
      <w:proofErr w:type="spellEnd"/>
      <w:r w:rsidRPr="00671892">
        <w:rPr>
          <w:bCs/>
          <w:lang w:val="es-ES"/>
        </w:rPr>
        <w:t xml:space="preserve"> </w:t>
      </w:r>
      <w:proofErr w:type="spellStart"/>
      <w:r w:rsidRPr="00671892">
        <w:rPr>
          <w:bCs/>
          <w:lang w:val="es-ES"/>
        </w:rPr>
        <w:t>function</w:t>
      </w:r>
      <w:proofErr w:type="spellEnd"/>
      <w:r w:rsidRPr="00671892">
        <w:rPr>
          <w:bCs/>
          <w:lang w:val="es-ES"/>
        </w:rPr>
        <w:t xml:space="preserve"> </w:t>
      </w:r>
      <w:r w:rsidR="00B077FE">
        <w:rPr>
          <w:bCs/>
          <w:lang w:val="en"/>
        </w:rPr>
        <w:fldChar w:fldCharType="begin"/>
      </w:r>
      <w:r w:rsidR="00DF2823" w:rsidRPr="00671892">
        <w:rPr>
          <w:bCs/>
          <w:lang w:val="es-ES"/>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w:instrText>
      </w:r>
      <w:r w:rsidR="00DF2823">
        <w:rPr>
          <w:bCs/>
          <w:lang w:val="en"/>
        </w:rPr>
        <w:instrText xml:space="preserve">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Pr>
          <w:bCs/>
          <w:lang w:val="en"/>
        </w:rPr>
        <w:fldChar w:fldCharType="separate"/>
      </w:r>
      <w:r w:rsidR="00DF2823">
        <w:rPr>
          <w:bCs/>
          <w:noProof/>
          <w:lang w:val="en"/>
        </w:rPr>
        <w:t>(Minias, 2023; Pikus et al., 2021)</w:t>
      </w:r>
      <w:r w:rsidR="00B077FE">
        <w:rPr>
          <w:bCs/>
          <w:lang w:val="en"/>
        </w:rPr>
        <w:fldChar w:fldCharType="end"/>
      </w:r>
      <w:r w:rsidR="00DF2823">
        <w:rPr>
          <w:bCs/>
          <w:lang w:val="en"/>
        </w:rPr>
        <w:t>.</w:t>
      </w:r>
      <w:r w:rsidRPr="006D2868">
        <w:rPr>
          <w:bCs/>
          <w:lang w:val="en"/>
        </w:rPr>
        <w:t xml:space="preserve"> </w:t>
      </w:r>
    </w:p>
    <w:p w14:paraId="770A94C2" w14:textId="68C77292" w:rsidR="0085178F" w:rsidRDefault="00EA3916" w:rsidP="00FE72A9">
      <w:pPr>
        <w:spacing w:line="480" w:lineRule="auto"/>
        <w:ind w:firstLine="720"/>
        <w:rPr>
          <w:bCs/>
          <w:lang w:val="en"/>
        </w:rPr>
      </w:pPr>
      <w:r>
        <w:rPr>
          <w:bCs/>
          <w:lang w:val="en"/>
        </w:rPr>
        <w:t>The</w:t>
      </w:r>
      <w:r w:rsidR="0085178F" w:rsidRPr="006D2868">
        <w:rPr>
          <w:bCs/>
          <w:lang w:val="en"/>
        </w:rPr>
        <w:t xml:space="preserve"> effects of urbanization can be consistent within a species across different urban environments </w:t>
      </w:r>
      <w:r w:rsidR="00DF2823">
        <w:rPr>
          <w:bCs/>
          <w:lang w:val="en"/>
        </w:rPr>
        <w:fldChar w:fldCharType="begin"/>
      </w:r>
      <w:r w:rsidR="00DF2823">
        <w:rPr>
          <w:bCs/>
          <w:lang w:val="en"/>
        </w:rPr>
        <w:instrText xml:space="preserve"> ADDIN ZOTERO_ITEM CSL_CITATION {"citationID":"cMTZBx6W","properties":{"formattedCitation":"(Mueller et al., 2013; Winchell et al., 2023)","plainCitation":"(Mueller et al., 2013; Winchell et al., 2023)","noteIndex":0},"citationItems":[{"id":580,"uris":["http://zotero.org/users/15902993/items/JZCTMD96"],"itemData":{"id":580,"type":"article-journal","abstract":"Successful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Pr>
          <w:bCs/>
          <w:lang w:val="en"/>
        </w:rPr>
        <w:t>. For example, great tits (</w:t>
      </w:r>
      <w:r>
        <w:rPr>
          <w:bCs/>
          <w:i/>
          <w:iCs/>
          <w:lang w:val="en"/>
        </w:rPr>
        <w:t>Parus major</w:t>
      </w:r>
      <w:r>
        <w:rPr>
          <w:bCs/>
          <w:lang w:val="en"/>
        </w:rPr>
        <w:t>) display parallel evolution in neural and developmental genes in urban environments across the European continent</w:t>
      </w:r>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r>
        <w:rPr>
          <w:bCs/>
          <w:lang w:val="en"/>
        </w:rPr>
        <w:t>Likewise, burrowing owls (</w:t>
      </w:r>
      <w:r w:rsidRPr="00EA3916">
        <w:rPr>
          <w:bCs/>
          <w:i/>
          <w:iCs/>
          <w:lang w:val="en"/>
        </w:rPr>
        <w:t xml:space="preserve">Athene </w:t>
      </w:r>
      <w:proofErr w:type="spellStart"/>
      <w:r w:rsidRPr="00EA3916">
        <w:rPr>
          <w:bCs/>
          <w:i/>
          <w:iCs/>
          <w:lang w:val="en"/>
        </w:rPr>
        <w:t>cunicularia</w:t>
      </w:r>
      <w:proofErr w:type="spellEnd"/>
      <w:r>
        <w:rPr>
          <w:bCs/>
          <w:lang w:val="en"/>
        </w:rPr>
        <w:t>) also show parallel evolution 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Pr>
          <w:bCs/>
          <w:lang w:val="en"/>
        </w:rPr>
        <w:t xml:space="preserve"> Yet despite these lines of evidence for parallelism in urban evolutionary responses,</w:t>
      </w:r>
      <w:r w:rsidR="0085178F" w:rsidRPr="006D2868">
        <w:rPr>
          <w:bCs/>
          <w:lang w:val="en"/>
        </w:rPr>
        <w:t xml:space="preserve"> </w:t>
      </w:r>
      <w:commentRangeStart w:id="31"/>
      <w:r w:rsidR="0085178F" w:rsidRPr="006D2868">
        <w:rPr>
          <w:bCs/>
          <w:lang w:val="en"/>
        </w:rPr>
        <w:t xml:space="preserve">recent </w:t>
      </w:r>
      <w:r>
        <w:rPr>
          <w:bCs/>
          <w:lang w:val="en"/>
        </w:rPr>
        <w:t xml:space="preserve">epigenetic </w:t>
      </w:r>
      <w:r w:rsidR="0085178F" w:rsidRPr="006D2868">
        <w:rPr>
          <w:bCs/>
          <w:lang w:val="en"/>
        </w:rPr>
        <w:t xml:space="preserve">research </w:t>
      </w:r>
      <w:commentRangeEnd w:id="31"/>
      <w:r w:rsidR="00E06444">
        <w:rPr>
          <w:rStyle w:val="CommentReference"/>
          <w:rFonts w:ascii="Calibri" w:eastAsia="Calibri" w:hAnsi="Calibri" w:cs="Calibri"/>
        </w:rPr>
        <w:commentReference w:id="31"/>
      </w:r>
      <w:r w:rsidR="0085178F" w:rsidRPr="006D2868">
        <w:rPr>
          <w:bCs/>
          <w:lang w:val="en"/>
        </w:rPr>
        <w:t>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85178F" w:rsidRPr="006D2868">
        <w:rPr>
          <w:bCs/>
          <w:lang w:val="en"/>
        </w:rPr>
        <w:t xml:space="preserve">. Whether selection resulting from urbanization acts on the same genes in closely related </w:t>
      </w:r>
      <w:ins w:id="32" w:author="Sabrina McNew" w:date="2025-03-11T09:56:00Z" w16du:dateUtc="2025-03-11T16:56:00Z">
        <w:r w:rsidR="00671892">
          <w:rPr>
            <w:bCs/>
            <w:lang w:val="en"/>
          </w:rPr>
          <w:t xml:space="preserve">populations and </w:t>
        </w:r>
      </w:ins>
      <w:r w:rsidR="0085178F" w:rsidRPr="006D2868">
        <w:rPr>
          <w:bCs/>
          <w:lang w:val="en"/>
        </w:rPr>
        <w:t>species remains a</w:t>
      </w:r>
      <w:r w:rsidR="00AD2AFB">
        <w:rPr>
          <w:bCs/>
          <w:lang w:val="en"/>
        </w:rPr>
        <w:t xml:space="preserve">n </w:t>
      </w:r>
      <w:r w:rsidR="0085178F" w:rsidRPr="006D2868">
        <w:rPr>
          <w:bCs/>
          <w:lang w:val="en"/>
        </w:rPr>
        <w:t>un</w:t>
      </w:r>
      <w:r w:rsidR="00AD2AFB">
        <w:rPr>
          <w:bCs/>
          <w:lang w:val="en"/>
        </w:rPr>
        <w:t>der-</w:t>
      </w:r>
      <w:r w:rsidR="0085178F" w:rsidRPr="006D2868">
        <w:rPr>
          <w:bCs/>
          <w:lang w:val="en"/>
        </w:rPr>
        <w:t>explored area of research.</w:t>
      </w:r>
    </w:p>
    <w:p w14:paraId="66E7CE69" w14:textId="351B5A79" w:rsidR="0085178F" w:rsidRDefault="0085178F" w:rsidP="00FE72A9">
      <w:pPr>
        <w:spacing w:line="480" w:lineRule="auto"/>
        <w:ind w:firstLine="720"/>
        <w:rPr>
          <w:ins w:id="33" w:author="Sabrina McNew" w:date="2025-03-11T10:16:00Z" w16du:dateUtc="2025-03-11T17:16:00Z"/>
          <w:bCs/>
          <w:lang w:val="en"/>
        </w:rPr>
      </w:pPr>
      <w:r w:rsidRPr="006D2868">
        <w:rPr>
          <w:bCs/>
          <w:lang w:val="en"/>
        </w:rPr>
        <w:t>Species that share a similar genetic background and a similar ecological niche yet differ in their persistence in an urban environment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 xml:space="preserve">Cardinalis </w:t>
      </w:r>
      <w:proofErr w:type="spellStart"/>
      <w:r w:rsidRPr="006D2868">
        <w:rPr>
          <w:bCs/>
          <w:i/>
          <w:lang w:val="en"/>
        </w:rPr>
        <w:t>sinuatus</w:t>
      </w:r>
      <w:proofErr w:type="spellEnd"/>
      <w:r w:rsidRPr="006D2868">
        <w:rPr>
          <w:bCs/>
          <w:lang w:val="en"/>
        </w:rPr>
        <w:t xml:space="preserve">) both occupy the metropolitan area of Tucson, Arizona and largely share an ecological niche, but northern cardinals occupy more highly urbanized areas than pyrrhuloxia </w:t>
      </w:r>
      <w:commentRangeStart w:id="34"/>
      <w:commentRangeStart w:id="35"/>
      <w:r w:rsidRPr="006D2868">
        <w:rPr>
          <w:bCs/>
          <w:lang w:val="en"/>
        </w:rPr>
        <w:t>(</w:t>
      </w:r>
      <w:r w:rsidR="00847D9D">
        <w:rPr>
          <w:bCs/>
          <w:lang w:val="en"/>
        </w:rPr>
        <w:t xml:space="preserve">Jackson and McGraw </w:t>
      </w:r>
      <w:r w:rsidR="001D1173">
        <w:rPr>
          <w:bCs/>
          <w:lang w:val="en"/>
        </w:rPr>
        <w:t>unpublished data</w:t>
      </w:r>
      <w:r w:rsidRPr="006D2868">
        <w:rPr>
          <w:bCs/>
          <w:lang w:val="en"/>
        </w:rPr>
        <w:t>)</w:t>
      </w:r>
      <w:commentRangeEnd w:id="34"/>
      <w:r w:rsidR="00671892">
        <w:rPr>
          <w:rStyle w:val="CommentReference"/>
          <w:rFonts w:ascii="Calibri" w:eastAsia="Calibri" w:hAnsi="Calibri" w:cs="Calibri"/>
        </w:rPr>
        <w:commentReference w:id="34"/>
      </w:r>
      <w:commentRangeEnd w:id="35"/>
      <w:r w:rsidR="00E06444">
        <w:rPr>
          <w:rStyle w:val="CommentReference"/>
          <w:rFonts w:ascii="Calibri" w:eastAsia="Calibri" w:hAnsi="Calibri" w:cs="Calibri"/>
        </w:rPr>
        <w:commentReference w:id="35"/>
      </w:r>
      <w:r w:rsidRPr="006D2868">
        <w:rPr>
          <w:bCs/>
          <w:lang w:val="en"/>
        </w:rPr>
        <w:t xml:space="preserve">. Although northern cardinals and pyrrhuloxia are 5.1 million years divergent (CI: 4.2 - 6.0 MY; </w:t>
      </w:r>
      <w:r w:rsidR="00DF2823">
        <w:rPr>
          <w:bCs/>
          <w:lang w:val="en"/>
        </w:rPr>
        <w:fldChar w:fldCharType="begin"/>
      </w:r>
      <w:r w:rsidR="00DF2823">
        <w:rPr>
          <w:bCs/>
          <w:lang w:val="en"/>
        </w:rPr>
        <w:instrText xml:space="preserve"> ADDIN ZOTERO_ITEM CSL_CITATION {"citationID":"2fGtV1kj","properties":{"formattedCitation":"(Barker et al., 2015; Hooper &amp; Price, 2017; Kumar et al., 2017)","plainCitation":"(Barker et al., 2015; Hooper &amp; Price, 2017; Kumar et al., 2017)","noteIndex":0},"citationItems":[{"id":602,"uris":["http://zotero.org/users/15902993/items/GRY6NMMS"],"itemData":{"id":602,"type":"article-journal","container-title":"The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 xml:space="preserve">Barker et </w:t>
      </w:r>
      <w:r w:rsidR="00DF2823">
        <w:rPr>
          <w:bCs/>
          <w:noProof/>
          <w:lang w:val="en"/>
        </w:rPr>
        <w:lastRenderedPageBreak/>
        <w:t>al., 2015; Hooper &amp; Price, 2017; Kumar et al., 2017)</w:t>
      </w:r>
      <w:r w:rsidR="00DF2823">
        <w:rPr>
          <w:bCs/>
          <w:lang w:val="en"/>
        </w:rPr>
        <w:fldChar w:fldCharType="end"/>
      </w:r>
      <w:r w:rsidR="00DF2823">
        <w:rPr>
          <w:bCs/>
          <w:lang w:val="en"/>
        </w:rPr>
        <w:t xml:space="preserve"> </w:t>
      </w:r>
      <w:ins w:id="36" w:author="Sabrina McNew" w:date="2025-03-11T10:06:00Z" w16du:dateUtc="2025-03-11T17:06:00Z">
        <w:r w:rsidR="00671892">
          <w:rPr>
            <w:bCs/>
            <w:lang w:val="en"/>
          </w:rPr>
          <w:t xml:space="preserve">anecdotal sightings of phenotypic intermediates suggests that they hybridize; however, </w:t>
        </w:r>
      </w:ins>
      <w:ins w:id="37" w:author="Sabrina McNew" w:date="2025-03-11T10:07:00Z" w16du:dateUtc="2025-03-11T17:07:00Z">
        <w:r w:rsidR="00671892">
          <w:rPr>
            <w:bCs/>
            <w:lang w:val="en"/>
          </w:rPr>
          <w:t xml:space="preserve">genetic confirmation of hybridization is lacking </w:t>
        </w:r>
      </w:ins>
      <w:commentRangeStart w:id="38"/>
      <w:commentRangeStart w:id="39"/>
      <w:r w:rsidRPr="006D2868">
        <w:rPr>
          <w:bCs/>
          <w:lang w:val="en"/>
        </w:rPr>
        <w:t>they also infrequently hybridize, although no wild hybrids have been genetically confirmed, and genomic data demonstrate no evidence of introgression (Kaiya Provost pers. comm.).</w:t>
      </w:r>
      <w:commentRangeEnd w:id="38"/>
      <w:r w:rsidR="00671892">
        <w:rPr>
          <w:rStyle w:val="CommentReference"/>
          <w:rFonts w:ascii="Calibri" w:eastAsia="Calibri" w:hAnsi="Calibri" w:cs="Calibri"/>
        </w:rPr>
        <w:commentReference w:id="38"/>
      </w:r>
      <w:commentRangeEnd w:id="39"/>
      <w:r w:rsidR="00E06444">
        <w:rPr>
          <w:rStyle w:val="CommentReference"/>
          <w:rFonts w:ascii="Calibri" w:eastAsia="Calibri" w:hAnsi="Calibri" w:cs="Calibri"/>
        </w:rPr>
        <w:commentReference w:id="39"/>
      </w:r>
      <w:r w:rsidR="00847D9D">
        <w:rPr>
          <w:bCs/>
          <w:lang w:val="en"/>
        </w:rPr>
        <w:t xml:space="preserve"> Slight differences arising from the largely similar genetic backgrounds of these two species may </w:t>
      </w:r>
      <w:r w:rsidR="00EA3916">
        <w:rPr>
          <w:bCs/>
          <w:lang w:val="en"/>
        </w:rPr>
        <w:t xml:space="preserve">therefore </w:t>
      </w:r>
      <w:r w:rsidR="00847D9D">
        <w:rPr>
          <w:bCs/>
          <w:lang w:val="en"/>
        </w:rPr>
        <w:t>underlie the differences in urban persistence, and a comparison of the two may illuminate mechanisms associated with urban adaptation.</w:t>
      </w:r>
    </w:p>
    <w:p w14:paraId="7DE4842D" w14:textId="2F4E7AF2" w:rsidR="00E06444" w:rsidRPr="006D2868" w:rsidRDefault="00E06444" w:rsidP="00FE72A9">
      <w:pPr>
        <w:spacing w:line="480" w:lineRule="auto"/>
        <w:ind w:firstLine="720"/>
        <w:rPr>
          <w:bCs/>
          <w:lang w:val="en"/>
        </w:rPr>
      </w:pPr>
      <w:ins w:id="40" w:author="Sabrina McNew" w:date="2025-03-11T10:16:00Z" w16du:dateUtc="2025-03-11T17:16:00Z">
        <w:r>
          <w:rPr>
            <w:bCs/>
            <w:lang w:val="en"/>
          </w:rPr>
          <w:t>A</w:t>
        </w:r>
      </w:ins>
      <w:ins w:id="41" w:author="Sabrina McNew" w:date="2025-03-11T10:17:00Z" w16du:dateUtc="2025-03-11T17:17:00Z">
        <w:r>
          <w:rPr>
            <w:bCs/>
            <w:lang w:val="en"/>
          </w:rPr>
          <w:t xml:space="preserve">dd a paragraph about </w:t>
        </w:r>
        <w:proofErr w:type="spellStart"/>
        <w:r>
          <w:rPr>
            <w:bCs/>
            <w:lang w:val="en"/>
          </w:rPr>
          <w:t>tucson</w:t>
        </w:r>
      </w:ins>
      <w:proofErr w:type="spellEnd"/>
    </w:p>
    <w:p w14:paraId="65E6762C" w14:textId="4E75AD97" w:rsidR="0085178F" w:rsidRPr="006D2868" w:rsidRDefault="0085178F" w:rsidP="00FE72A9">
      <w:pPr>
        <w:spacing w:line="480" w:lineRule="auto"/>
        <w:ind w:firstLine="720"/>
        <w:rPr>
          <w:bCs/>
          <w:lang w:val="en"/>
        </w:rPr>
      </w:pPr>
      <w:commentRangeStart w:id="42"/>
      <w:r w:rsidRPr="006D2868">
        <w:rPr>
          <w:bCs/>
          <w:lang w:val="en"/>
        </w:rPr>
        <w:t xml:space="preserve">We </w:t>
      </w:r>
      <w:del w:id="43" w:author="Sabrina McNew" w:date="2025-03-11T10:17:00Z" w16du:dateUtc="2025-03-11T17:17:00Z">
        <w:r w:rsidR="00AD2AFB" w:rsidDel="00E06444">
          <w:rPr>
            <w:bCs/>
            <w:lang w:val="en"/>
          </w:rPr>
          <w:delText>analyzed</w:delText>
        </w:r>
        <w:r w:rsidRPr="006D2868" w:rsidDel="00E06444">
          <w:rPr>
            <w:bCs/>
            <w:lang w:val="en"/>
          </w:rPr>
          <w:delText xml:space="preserve"> whole genomes</w:delText>
        </w:r>
      </w:del>
      <w:ins w:id="44" w:author="Sabrina McNew" w:date="2025-03-11T10:17:00Z" w16du:dateUtc="2025-03-11T17:17:00Z">
        <w:r w:rsidR="00E06444">
          <w:rPr>
            <w:bCs/>
            <w:lang w:val="en"/>
          </w:rPr>
          <w:t>used whole genome resequencing</w:t>
        </w:r>
      </w:ins>
      <w:r w:rsidRPr="006D2868">
        <w:rPr>
          <w:bCs/>
          <w:lang w:val="en"/>
        </w:rPr>
        <w:t xml:space="preserve"> of </w:t>
      </w:r>
      <w:r w:rsidR="001D1173">
        <w:rPr>
          <w:bCs/>
          <w:lang w:val="en"/>
        </w:rPr>
        <w:t xml:space="preserve">urban and rural </w:t>
      </w:r>
      <w:r w:rsidRPr="006D2868">
        <w:rPr>
          <w:bCs/>
          <w:lang w:val="en"/>
        </w:rPr>
        <w:t xml:space="preserve">northern cardinals </w:t>
      </w:r>
      <w:commentRangeEnd w:id="42"/>
      <w:r w:rsidR="00E06444">
        <w:rPr>
          <w:rStyle w:val="CommentReference"/>
          <w:rFonts w:ascii="Calibri" w:eastAsia="Calibri" w:hAnsi="Calibri" w:cs="Calibri"/>
        </w:rPr>
        <w:commentReference w:id="42"/>
      </w:r>
      <w:r w:rsidRPr="006D2868">
        <w:rPr>
          <w:bCs/>
          <w:lang w:val="en"/>
        </w:rPr>
        <w:t>and pyrrhuloxia to identify regions that may have undergone positive selection in the urban environment</w:t>
      </w:r>
      <w:r w:rsidR="001D1173">
        <w:rPr>
          <w:bCs/>
          <w:lang w:val="en"/>
        </w:rPr>
        <w:t>. We then</w:t>
      </w:r>
      <w:ins w:id="45" w:author="Sabrina McNew" w:date="2025-03-11T10:17:00Z" w16du:dateUtc="2025-03-11T17:17:00Z">
        <w:r w:rsidR="00E06444">
          <w:rPr>
            <w:bCs/>
            <w:lang w:val="en"/>
          </w:rPr>
          <w:t xml:space="preserve"> investigated potential targets of selectio</w:t>
        </w:r>
      </w:ins>
      <w:ins w:id="46" w:author="Sabrina McNew" w:date="2025-03-11T10:18:00Z" w16du:dateUtc="2025-03-11T17:18:00Z">
        <w:r w:rsidR="00E06444">
          <w:rPr>
            <w:bCs/>
            <w:lang w:val="en"/>
          </w:rPr>
          <w:t xml:space="preserve">n by </w:t>
        </w:r>
        <w:r w:rsidR="004A233B">
          <w:rPr>
            <w:bCs/>
            <w:lang w:val="en"/>
          </w:rPr>
          <w:t>analyzing Gene Ontology</w:t>
        </w:r>
      </w:ins>
      <w:del w:id="47" w:author="Sabrina McNew" w:date="2025-03-11T10:18:00Z" w16du:dateUtc="2025-03-11T17:18:00Z">
        <w:r w:rsidR="001D1173" w:rsidDel="004A233B">
          <w:rPr>
            <w:bCs/>
            <w:lang w:val="en"/>
          </w:rPr>
          <w:delText xml:space="preserve"> tested for overrepresented Gene Ontology terms</w:delText>
        </w:r>
        <w:r w:rsidR="00EA3916" w:rsidDel="004A233B">
          <w:rPr>
            <w:bCs/>
            <w:lang w:val="en"/>
          </w:rPr>
          <w:delText xml:space="preserve"> and</w:delText>
        </w:r>
      </w:del>
      <w:ins w:id="48" w:author="Sabrina McNew" w:date="2025-03-11T10:18:00Z" w16du:dateUtc="2025-03-11T17:18:00Z">
        <w:r w:rsidR="004A233B">
          <w:rPr>
            <w:bCs/>
            <w:lang w:val="en"/>
          </w:rPr>
          <w:t xml:space="preserve"> and tested</w:t>
        </w:r>
      </w:ins>
      <w:r w:rsidR="00EA3916">
        <w:rPr>
          <w:bCs/>
          <w:lang w:val="en"/>
        </w:rPr>
        <w:t xml:space="preserve"> </w:t>
      </w:r>
      <w:r w:rsidR="00847D9D">
        <w:rPr>
          <w:bCs/>
          <w:lang w:val="en"/>
        </w:rPr>
        <w:t>for evidence of parallel selection across taxa</w:t>
      </w:r>
      <w:r w:rsidR="00EA3916">
        <w:rPr>
          <w:bCs/>
          <w:lang w:val="en"/>
        </w:rPr>
        <w:t xml:space="preserve"> at the gene level</w:t>
      </w:r>
      <w:ins w:id="49" w:author="Sabrina McNew" w:date="2025-03-11T10:17:00Z" w16du:dateUtc="2025-03-11T17:17:00Z">
        <w:r w:rsidR="00E06444">
          <w:rPr>
            <w:bCs/>
            <w:lang w:val="en"/>
          </w:rPr>
          <w:t xml:space="preserve"> among other birds living in urban environments</w:t>
        </w:r>
      </w:ins>
      <w:r w:rsidR="00EA3916">
        <w:rPr>
          <w:bCs/>
          <w:lang w:val="en"/>
        </w:rPr>
        <w:t>.</w:t>
      </w:r>
      <w:r w:rsidR="00AD2AFB">
        <w:rPr>
          <w:bCs/>
          <w:lang w:val="en"/>
        </w:rPr>
        <w:t xml:space="preserve"> We predicted that pyrrhuloxia would show a fainter signal of selection, but that some similar genes would be under selection in both species.</w:t>
      </w:r>
    </w:p>
    <w:p w14:paraId="555062A1" w14:textId="5E228A79" w:rsidR="0085178F" w:rsidRPr="006D2868" w:rsidDel="00E06444" w:rsidRDefault="0085178F" w:rsidP="00FE72A9">
      <w:pPr>
        <w:spacing w:line="480" w:lineRule="auto"/>
        <w:rPr>
          <w:del w:id="50" w:author="Sabrina McNew" w:date="2025-03-11T10:12:00Z" w16du:dateUtc="2025-03-11T17:12:00Z"/>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0FE308E6" w:rsidR="0085178F" w:rsidRPr="006D2868" w:rsidRDefault="00EA3916" w:rsidP="00FE72A9">
      <w:pPr>
        <w:spacing w:line="480" w:lineRule="auto"/>
        <w:ind w:firstLine="720"/>
        <w:rPr>
          <w:bCs/>
          <w:lang w:val="en"/>
        </w:rPr>
      </w:pPr>
      <w:r>
        <w:rPr>
          <w:bCs/>
          <w:lang w:val="en"/>
        </w:rPr>
        <w:t>Between 2021-2022, w</w:t>
      </w:r>
      <w:r w:rsidR="0085178F" w:rsidRPr="006D2868">
        <w:rPr>
          <w:bCs/>
          <w:lang w:val="en"/>
        </w:rPr>
        <w:t xml:space="preserve">e collected blood samples from a total of 12 birds at residences around Tucson, Arizona spanning approximately 22 miles of the city: </w:t>
      </w:r>
      <w:del w:id="51" w:author="Sabrina McNew" w:date="2025-03-11T10:18:00Z" w16du:dateUtc="2025-03-11T17:18:00Z">
        <w:r w:rsidR="0085178F" w:rsidRPr="006D2868" w:rsidDel="004A233B">
          <w:rPr>
            <w:bCs/>
            <w:lang w:val="en"/>
          </w:rPr>
          <w:delText xml:space="preserve">6 </w:delText>
        </w:r>
      </w:del>
      <w:ins w:id="52" w:author="Sabrina McNew" w:date="2025-03-11T10:18:00Z" w16du:dateUtc="2025-03-11T17:18:00Z">
        <w:r w:rsidR="004A233B">
          <w:rPr>
            <w:bCs/>
            <w:lang w:val="en"/>
          </w:rPr>
          <w:t>six</w:t>
        </w:r>
        <w:r w:rsidR="004A233B" w:rsidRPr="006D2868">
          <w:rPr>
            <w:bCs/>
            <w:lang w:val="en"/>
          </w:rPr>
          <w:t xml:space="preserve"> </w:t>
        </w:r>
      </w:ins>
      <w:r w:rsidR="0085178F" w:rsidRPr="006D2868">
        <w:rPr>
          <w:bCs/>
          <w:lang w:val="en"/>
        </w:rPr>
        <w:t xml:space="preserve">northern cardinals and </w:t>
      </w:r>
      <w:del w:id="53" w:author="Sabrina McNew" w:date="2025-03-11T10:18:00Z" w16du:dateUtc="2025-03-11T17:18:00Z">
        <w:r w:rsidR="0085178F" w:rsidRPr="006D2868" w:rsidDel="004A233B">
          <w:rPr>
            <w:bCs/>
            <w:lang w:val="en"/>
          </w:rPr>
          <w:delText xml:space="preserve">6 </w:delText>
        </w:r>
      </w:del>
      <w:ins w:id="54" w:author="Sabrina McNew" w:date="2025-03-11T10:18:00Z" w16du:dateUtc="2025-03-11T17:18:00Z">
        <w:r w:rsidR="004A233B">
          <w:rPr>
            <w:bCs/>
            <w:lang w:val="en"/>
          </w:rPr>
          <w:t>six</w:t>
        </w:r>
        <w:r w:rsidR="004A233B" w:rsidRPr="006D2868">
          <w:rPr>
            <w:bCs/>
            <w:lang w:val="en"/>
          </w:rPr>
          <w:t xml:space="preserve"> </w:t>
        </w:r>
      </w:ins>
      <w:r w:rsidR="0085178F" w:rsidRPr="006D2868">
        <w:rPr>
          <w:bCs/>
          <w:lang w:val="en"/>
        </w:rPr>
        <w:t xml:space="preserve">pyrrhuloxia (Table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del w:id="55" w:author="Sabrina McNew" w:date="2025-03-11T10:19:00Z" w16du:dateUtc="2025-03-11T17:19:00Z">
        <w:r w:rsidR="0085178F" w:rsidRPr="006D2868" w:rsidDel="004A233B">
          <w:rPr>
            <w:bCs/>
            <w:lang w:val="en"/>
          </w:rPr>
          <w:delText xml:space="preserve">6 </w:delText>
        </w:r>
      </w:del>
      <w:ins w:id="56"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northern cardinals and </w:t>
      </w:r>
      <w:del w:id="57" w:author="Sabrina McNew" w:date="2025-03-11T10:19:00Z" w16du:dateUtc="2025-03-11T17:19:00Z">
        <w:r w:rsidR="0085178F" w:rsidRPr="006D2868" w:rsidDel="004A233B">
          <w:rPr>
            <w:bCs/>
            <w:lang w:val="en"/>
          </w:rPr>
          <w:delText xml:space="preserve">6 </w:delText>
        </w:r>
      </w:del>
      <w:ins w:id="58"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pyrrhuloxia) from the University of Washington Burke Museum and the Museum of Southwestern Biology</w:t>
      </w:r>
      <w:ins w:id="59" w:author="Sabrina McNew" w:date="2025-03-11T10:25:00Z" w16du:dateUtc="2025-03-11T17:25:00Z">
        <w:r w:rsidR="00AF61E3">
          <w:rPr>
            <w:bCs/>
            <w:lang w:val="en"/>
          </w:rPr>
          <w:t xml:space="preserve"> collected duri</w:t>
        </w:r>
      </w:ins>
      <w:ins w:id="60" w:author="Sabrina McNew" w:date="2025-03-11T10:26:00Z" w16du:dateUtc="2025-03-11T17:26:00Z">
        <w:r w:rsidR="00AF61E3">
          <w:rPr>
            <w:bCs/>
            <w:lang w:val="en"/>
          </w:rPr>
          <w:t>ng years xx – xx</w:t>
        </w:r>
      </w:ins>
      <w:r w:rsidR="0085178F" w:rsidRPr="006D2868">
        <w:rPr>
          <w:bCs/>
          <w:lang w:val="en"/>
        </w:rPr>
        <w:t xml:space="preserve">. This produced a sample size of </w:t>
      </w:r>
      <w:del w:id="61" w:author="Sabrina McNew" w:date="2025-03-11T10:19:00Z" w16du:dateUtc="2025-03-11T17:19:00Z">
        <w:r w:rsidR="0085178F" w:rsidRPr="006D2868" w:rsidDel="004A233B">
          <w:rPr>
            <w:bCs/>
            <w:lang w:val="en"/>
          </w:rPr>
          <w:delText xml:space="preserve">6 </w:delText>
        </w:r>
      </w:del>
      <w:ins w:id="62"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per species per population </w:t>
      </w:r>
      <w:r w:rsidR="0085178F" w:rsidRPr="006D2868">
        <w:rPr>
          <w:bCs/>
          <w:lang w:val="en"/>
        </w:rPr>
        <w:lastRenderedPageBreak/>
        <w:t>(urban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(Hahn, 2018)</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del w:id="63" w:author="Sabrina McNew" w:date="2025-03-11T10:23:00Z" w16du:dateUtc="2025-03-11T17:23:00Z">
        <w:r w:rsidR="0085178F" w:rsidRPr="006D2868" w:rsidDel="00AF61E3">
          <w:rPr>
            <w:bCs/>
            <w:lang w:val="en"/>
          </w:rPr>
          <w:delText xml:space="preserve"> at approximately </w:delText>
        </w:r>
        <w:r w:rsidR="00D04AF6" w:rsidDel="00AF61E3">
          <w:rPr>
            <w:bCs/>
            <w:lang w:val="en"/>
          </w:rPr>
          <w:delText>5</w:delText>
        </w:r>
        <w:r w:rsidR="00AD2AFB" w:rsidDel="00AF61E3">
          <w:rPr>
            <w:bCs/>
            <w:lang w:val="en"/>
          </w:rPr>
          <w:delText>x</w:delText>
        </w:r>
        <w:r w:rsidR="0085178F" w:rsidRPr="006D2868" w:rsidDel="00AF61E3">
          <w:rPr>
            <w:bCs/>
            <w:lang w:val="en"/>
          </w:rPr>
          <w:delText xml:space="preserve"> coverage</w:delText>
        </w:r>
      </w:del>
      <w:r w:rsidR="0085178F" w:rsidRPr="006D2868">
        <w:rPr>
          <w:bCs/>
          <w:lang w:val="en"/>
        </w:rPr>
        <w:t>.</w:t>
      </w:r>
    </w:p>
    <w:p w14:paraId="3AB3D21B" w14:textId="453E04B9" w:rsidR="005E166B" w:rsidRDefault="001243C1" w:rsidP="00FE72A9">
      <w:pPr>
        <w:spacing w:line="480" w:lineRule="auto"/>
        <w:ind w:firstLine="720"/>
        <w:rPr>
          <w:bCs/>
          <w:lang w:val="en"/>
        </w:rPr>
      </w:pPr>
      <w:moveFromRangeStart w:id="64" w:author="Sabrina McNew" w:date="2025-03-11T10:20:00Z" w:name="move192580855"/>
      <w:moveFrom w:id="65" w:author="Sabrina McNew" w:date="2025-03-11T10:20:00Z" w16du:dateUtc="2025-03-11T17:20:00Z">
        <w:r w:rsidDel="004A233B">
          <w:rPr>
            <w:bCs/>
            <w:lang w:val="en"/>
          </w:rPr>
          <w:t>All code used to analyze these genomes can be found on GitHub (</w:t>
        </w:r>
        <w:r w:rsidDel="004A233B">
          <w:fldChar w:fldCharType="begin"/>
        </w:r>
        <w:r w:rsidDel="004A233B">
          <w:instrText>HYPERLINK "https://github.com/dannyjackson/CardinalisGenomics"</w:instrText>
        </w:r>
      </w:moveFrom>
      <w:del w:id="66" w:author="Sabrina McNew" w:date="2025-03-11T10:20:00Z" w16du:dateUtc="2025-03-11T17:20:00Z"/>
      <w:moveFrom w:id="67" w:author="Sabrina McNew" w:date="2025-03-11T10:20:00Z" w16du:dateUtc="2025-03-11T17:20:00Z">
        <w:r w:rsidDel="004A233B">
          <w:fldChar w:fldCharType="separate"/>
        </w:r>
        <w:r w:rsidRPr="00B73507" w:rsidDel="004A233B">
          <w:rPr>
            <w:rStyle w:val="Hyperlink"/>
            <w:bCs/>
            <w:lang w:val="en"/>
          </w:rPr>
          <w:t>https://github.com/dannyjackson/CardinalisGenomics</w:t>
        </w:r>
        <w:r w:rsidDel="004A233B">
          <w:fldChar w:fldCharType="end"/>
        </w:r>
        <w:r w:rsidDel="004A233B">
          <w:rPr>
            <w:bCs/>
            <w:lang w:val="en"/>
          </w:rPr>
          <w:t xml:space="preserve">; will publish a release with a DOI before submitting). </w:t>
        </w:r>
      </w:moveFrom>
      <w:moveFromRangeEnd w:id="64"/>
      <w:r w:rsidR="0085178F" w:rsidRPr="006D2868">
        <w:rPr>
          <w:bCs/>
          <w:lang w:val="en"/>
        </w:rPr>
        <w:t xml:space="preserve">We trimmed raw sequence </w:t>
      </w:r>
      <w:proofErr w:type="spellStart"/>
      <w:r w:rsidR="0085178F" w:rsidRPr="006D2868">
        <w:rPr>
          <w:bCs/>
          <w:lang w:val="en"/>
        </w:rPr>
        <w:t>fasta</w:t>
      </w:r>
      <w:proofErr w:type="spellEnd"/>
      <w:r w:rsidR="0085178F" w:rsidRPr="006D2868">
        <w:rPr>
          <w:bCs/>
          <w:lang w:val="en"/>
        </w:rPr>
        <w:t xml:space="preserve"> files using </w:t>
      </w:r>
      <w:proofErr w:type="spellStart"/>
      <w:r w:rsidR="0085178F" w:rsidRPr="006D2868">
        <w:rPr>
          <w:bCs/>
          <w:lang w:val="en"/>
        </w:rPr>
        <w:t>Trimmomatic</w:t>
      </w:r>
      <w:proofErr w:type="spellEnd"/>
      <w:r w:rsidR="0085178F" w:rsidRPr="006D2868">
        <w:rPr>
          <w:bCs/>
          <w:lang w:val="en"/>
        </w:rPr>
        <w:t xml:space="preserve">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0085178F" w:rsidRPr="006D2868">
        <w:rPr>
          <w:bCs/>
          <w:lang w:val="en"/>
        </w:rPr>
        <w:t xml:space="preserve"> and analyzed for quality using </w:t>
      </w:r>
      <w:proofErr w:type="spellStart"/>
      <w:r w:rsidR="0085178F" w:rsidRPr="006D2868">
        <w:rPr>
          <w:bCs/>
          <w:lang w:val="en"/>
        </w:rPr>
        <w:t>FastQC</w:t>
      </w:r>
      <w:proofErr w:type="spellEnd"/>
      <w:r w:rsidR="0085178F"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0085178F" w:rsidRPr="006D2868">
        <w:rPr>
          <w:bCs/>
          <w:lang w:val="en"/>
        </w:rPr>
        <w:t xml:space="preserve">. </w:t>
      </w:r>
      <w:r w:rsidR="000023FB">
        <w:rPr>
          <w:bCs/>
          <w:lang w:val="en"/>
        </w:rPr>
        <w:t>The publicly available annotated northern cardinal genome is not chromosome-level and each scaffold could not reliably be assigned as either an autosome or sex chromosome</w:t>
      </w:r>
      <w:ins w:id="68" w:author="Sabrina McNew" w:date="2025-03-11T10:21:00Z" w16du:dateUtc="2025-03-11T17:21:00Z">
        <w:r w:rsidR="004A233B">
          <w:rPr>
            <w:bCs/>
            <w:lang w:val="en"/>
          </w:rPr>
          <w:t>.</w:t>
        </w:r>
      </w:ins>
      <w:del w:id="69" w:author="Sabrina McNew" w:date="2025-03-11T10:21:00Z" w16du:dateUtc="2025-03-11T17:21:00Z">
        <w:r w:rsidR="000023FB" w:rsidDel="004A233B">
          <w:rPr>
            <w:bCs/>
            <w:lang w:val="en"/>
          </w:rPr>
          <w:delText>;</w:delText>
        </w:r>
      </w:del>
      <w:r w:rsidR="000023FB">
        <w:rPr>
          <w:bCs/>
          <w:lang w:val="en"/>
        </w:rPr>
        <w:t xml:space="preserve"> </w:t>
      </w:r>
      <w:del w:id="70" w:author="Sabrina McNew" w:date="2025-03-11T10:21:00Z" w16du:dateUtc="2025-03-11T17:21:00Z">
        <w:r w:rsidR="000023FB" w:rsidDel="004A233B">
          <w:rPr>
            <w:bCs/>
            <w:lang w:val="en"/>
          </w:rPr>
          <w:delText>therefore</w:delText>
        </w:r>
      </w:del>
      <w:ins w:id="71" w:author="Sabrina McNew" w:date="2025-03-11T10:21:00Z" w16du:dateUtc="2025-03-11T17:21:00Z">
        <w:r w:rsidR="004A233B">
          <w:rPr>
            <w:bCs/>
            <w:lang w:val="en"/>
          </w:rPr>
          <w:t>Therefore</w:t>
        </w:r>
      </w:ins>
      <w:r w:rsidR="000023FB">
        <w:rPr>
          <w:bCs/>
          <w:lang w:val="en"/>
        </w:rPr>
        <w:t xml:space="preserve">, </w:t>
      </w:r>
      <w:del w:id="72" w:author="Sabrina McNew" w:date="2025-03-11T10:21:00Z" w16du:dateUtc="2025-03-11T17:21:00Z">
        <w:r w:rsidR="000023FB" w:rsidDel="004A233B">
          <w:rPr>
            <w:bCs/>
            <w:lang w:val="en"/>
          </w:rPr>
          <w:delText>w</w:delText>
        </w:r>
        <w:r w:rsidR="0085178F" w:rsidRPr="006D2868" w:rsidDel="004A233B">
          <w:rPr>
            <w:bCs/>
            <w:lang w:val="en"/>
          </w:rPr>
          <w:delText xml:space="preserve">e </w:delText>
        </w:r>
        <w:r w:rsidR="00CA2E21" w:rsidDel="004A233B">
          <w:rPr>
            <w:bCs/>
            <w:lang w:val="en"/>
          </w:rPr>
          <w:delText>used bwa mem</w:delText>
        </w:r>
        <w:r w:rsidR="00B369DB" w:rsidDel="004A233B">
          <w:rPr>
            <w:bCs/>
            <w:lang w:val="en"/>
          </w:rPr>
          <w:delText xml:space="preserve"> </w:delText>
        </w:r>
        <w:r w:rsidR="00B369DB" w:rsidDel="004A233B">
          <w:rPr>
            <w:bCs/>
            <w:lang w:val="en"/>
          </w:rPr>
          <w:fldChar w:fldCharType="begin"/>
        </w:r>
        <w:r w:rsidR="00B369DB" w:rsidDel="004A233B">
          <w:rPr>
            <w:bCs/>
            <w:lang w:val="en"/>
          </w:rPr>
          <w:del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delInstrText>
        </w:r>
        <w:r w:rsidR="00B369DB" w:rsidDel="004A233B">
          <w:rPr>
            <w:rFonts w:ascii="Cambria Math" w:hAnsi="Cambria Math" w:cs="Cambria Math"/>
            <w:bCs/>
            <w:lang w:val="en"/>
          </w:rPr>
          <w:delInstrText>∼</w:delInstrText>
        </w:r>
        <w:r w:rsidR="00B369DB" w:rsidDel="004A233B">
          <w:rPr>
            <w:bCs/>
            <w:lang w:val="en"/>
          </w:rPr>
          <w:del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delInstrText>
        </w:r>
        <w:r w:rsidR="00B369DB" w:rsidDel="004A233B">
          <w:rPr>
            <w:bCs/>
            <w:lang w:val="en"/>
          </w:rPr>
          <w:fldChar w:fldCharType="separate"/>
        </w:r>
        <w:r w:rsidR="00B369DB" w:rsidDel="004A233B">
          <w:rPr>
            <w:bCs/>
            <w:noProof/>
            <w:lang w:val="en"/>
          </w:rPr>
          <w:delText>(Li &amp; Durbin, 2009)</w:delText>
        </w:r>
        <w:r w:rsidR="00B369DB" w:rsidDel="004A233B">
          <w:rPr>
            <w:bCs/>
            <w:lang w:val="en"/>
          </w:rPr>
          <w:fldChar w:fldCharType="end"/>
        </w:r>
        <w:r w:rsidR="00CA2E21" w:rsidDel="004A233B">
          <w:rPr>
            <w:bCs/>
            <w:lang w:val="en"/>
          </w:rPr>
          <w:delText xml:space="preserve"> </w:delText>
        </w:r>
      </w:del>
      <w:del w:id="73" w:author="Sabrina McNew" w:date="2025-03-11T10:22:00Z" w16du:dateUtc="2025-03-11T17:22:00Z">
        <w:r w:rsidR="00CA2E21" w:rsidDel="004A233B">
          <w:rPr>
            <w:bCs/>
            <w:lang w:val="en"/>
          </w:rPr>
          <w:delText xml:space="preserve">to </w:delText>
        </w:r>
        <w:r w:rsidR="0085178F" w:rsidRPr="006D2868" w:rsidDel="004A233B">
          <w:rPr>
            <w:bCs/>
            <w:lang w:val="en"/>
          </w:rPr>
          <w:delText>align</w:delText>
        </w:r>
      </w:del>
      <w:ins w:id="74" w:author="Sabrina McNew" w:date="2025-03-11T10:22:00Z" w16du:dateUtc="2025-03-11T17:22:00Z">
        <w:r w:rsidR="004A233B">
          <w:rPr>
            <w:bCs/>
            <w:lang w:val="en"/>
          </w:rPr>
          <w:t>we aligned</w:t>
        </w:r>
      </w:ins>
      <w:r w:rsidR="0085178F" w:rsidRPr="006D2868">
        <w:rPr>
          <w:bCs/>
          <w:lang w:val="en"/>
        </w:rPr>
        <w:t xml:space="preserve"> the trimmed sequence reads to the reference </w:t>
      </w:r>
      <w:r w:rsidR="00CA2E21">
        <w:rPr>
          <w:bCs/>
          <w:lang w:val="en"/>
        </w:rPr>
        <w:t>small tree finch (</w:t>
      </w:r>
      <w:proofErr w:type="spellStart"/>
      <w:r w:rsidR="00CA2E21">
        <w:rPr>
          <w:bCs/>
          <w:lang w:val="en"/>
        </w:rPr>
        <w:t>Camarhynchus</w:t>
      </w:r>
      <w:proofErr w:type="spellEnd"/>
      <w:r w:rsidR="00CA2E21">
        <w:rPr>
          <w:bCs/>
          <w:lang w:val="en"/>
        </w:rPr>
        <w:t xml:space="preserve"> </w:t>
      </w:r>
      <w:proofErr w:type="spellStart"/>
      <w:r w:rsidR="00CA2E21">
        <w:rPr>
          <w:b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ins w:id="75" w:author="Sabrina McNew" w:date="2025-03-11T10:22:00Z" w16du:dateUtc="2025-03-11T17:22:00Z">
        <w:r w:rsidR="004A233B">
          <w:rPr>
            <w:bCs/>
            <w:lang w:val="en"/>
          </w:rPr>
          <w:t xml:space="preserve"> using bwa mem </w:t>
        </w:r>
        <w:r w:rsidR="004A233B">
          <w:rPr>
            <w:bCs/>
            <w:lang w:val="en"/>
          </w:rPr>
          <w:fldChar w:fldCharType="begin"/>
        </w:r>
        <w:r w:rsidR="004A233B">
          <w:rPr>
            <w:bCs/>
            <w:lang w:val="en"/>
          </w:rPr>
          <w: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A233B">
          <w:rPr>
            <w:rFonts w:ascii="Cambria Math" w:hAnsi="Cambria Math" w:cs="Cambria Math"/>
            <w:bCs/>
            <w:lang w:val="en"/>
          </w:rPr>
          <w:instrText>∼</w:instrText>
        </w:r>
        <w:r w:rsidR="004A233B">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A233B">
          <w:rPr>
            <w:bCs/>
            <w:lang w:val="en"/>
          </w:rPr>
          <w:fldChar w:fldCharType="separate"/>
        </w:r>
        <w:r w:rsidR="004A233B">
          <w:rPr>
            <w:bCs/>
            <w:noProof/>
            <w:lang w:val="en"/>
          </w:rPr>
          <w:t>(Li &amp; Durbin, 2009)</w:t>
        </w:r>
        <w:r w:rsidR="004A233B">
          <w:rPr>
            <w:bCs/>
            <w:lang w:val="en"/>
          </w:rPr>
          <w:fldChar w:fldCharType="end"/>
        </w:r>
      </w:ins>
      <w:r w:rsidR="00F96EB6">
        <w:rPr>
          <w:bCs/>
          <w:lang w:val="en"/>
        </w:rPr>
        <w:t xml:space="preserve">. The small tree finch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76390C">
        <w:rPr>
          <w:bCs/>
          <w:noProof/>
          <w:lang w:val="en"/>
        </w:rPr>
        <w:t>(3.7, 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ins w:id="76" w:author="Sabrina McNew" w:date="2025-03-11T10:24:00Z" w16du:dateUtc="2025-03-11T17:24:00Z">
        <w:r w:rsidR="00AF61E3">
          <w:rPr>
            <w:bCs/>
            <w:lang w:val="en"/>
          </w:rPr>
          <w:t xml:space="preserve">Because our </w:t>
        </w:r>
        <w:commentRangeStart w:id="77"/>
        <w:r w:rsidR="00AF61E3">
          <w:rPr>
            <w:bCs/>
            <w:lang w:val="en"/>
          </w:rPr>
          <w:t xml:space="preserve">coverage was &lt; 10 </w:t>
        </w:r>
        <w:commentRangeEnd w:id="77"/>
        <w:r w:rsidR="00AF61E3">
          <w:rPr>
            <w:rStyle w:val="CommentReference"/>
            <w:rFonts w:ascii="Calibri" w:eastAsia="Calibri" w:hAnsi="Calibri" w:cs="Calibri"/>
          </w:rPr>
          <w:commentReference w:id="77"/>
        </w:r>
        <w:r w:rsidR="00AF61E3">
          <w:rPr>
            <w:bCs/>
            <w:lang w:val="en"/>
          </w:rPr>
          <w:t xml:space="preserve">for all samples, we employed a genotype likelihood approach using </w:t>
        </w:r>
        <w:proofErr w:type="spellStart"/>
        <w:r w:rsidR="00AF61E3">
          <w:rPr>
            <w:bCs/>
            <w:lang w:val="en"/>
          </w:rPr>
          <w:t>angsd</w:t>
        </w:r>
        <w:proofErr w:type="spellEnd"/>
        <w:r w:rsidR="00AF61E3">
          <w:rPr>
            <w:bCs/>
            <w:lang w:val="en"/>
          </w:rPr>
          <w:t xml:space="preserve"> to call SNPs</w:t>
        </w:r>
      </w:ins>
      <w:del w:id="78" w:author="Sabrina McNew" w:date="2025-03-11T10:25:00Z" w16du:dateUtc="2025-03-11T17:25:00Z">
        <w:r w:rsidR="00445C45" w:rsidDel="00AF61E3">
          <w:rPr>
            <w:bCs/>
            <w:lang w:val="en"/>
          </w:rPr>
          <w:delText>We used angsd</w:delText>
        </w:r>
      </w:del>
      <w:r w:rsidR="00445C45">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ins w:id="79" w:author="Sabrina McNew" w:date="2025-03-11T10:25:00Z" w16du:dateUtc="2025-03-11T17:25:00Z">
        <w:r w:rsidR="00AF61E3">
          <w:rPr>
            <w:bCs/>
            <w:lang w:val="en"/>
          </w:rPr>
          <w:t>.</w:t>
        </w:r>
      </w:ins>
      <w:r w:rsidR="0076390C">
        <w:rPr>
          <w:bCs/>
          <w:lang w:val="en"/>
        </w:rPr>
        <w:t xml:space="preserve"> </w:t>
      </w:r>
      <w:del w:id="80" w:author="Sabrina McNew" w:date="2025-03-11T10:25:00Z" w16du:dateUtc="2025-03-11T17:25:00Z">
        <w:r w:rsidR="00445C45" w:rsidDel="00AF61E3">
          <w:rPr>
            <w:bCs/>
            <w:lang w:val="en"/>
          </w:rPr>
          <w:delText xml:space="preserve">to </w:delText>
        </w:r>
      </w:del>
      <w:ins w:id="81" w:author="Sabrina McNew" w:date="2025-03-11T10:25:00Z" w16du:dateUtc="2025-03-11T17:25:00Z">
        <w:r w:rsidR="00AF61E3">
          <w:rPr>
            <w:bCs/>
            <w:lang w:val="en"/>
          </w:rPr>
          <w:t xml:space="preserve">We </w:t>
        </w:r>
      </w:ins>
      <w:r w:rsidR="00445C45">
        <w:rPr>
          <w:bCs/>
          <w:lang w:val="en"/>
        </w:rPr>
        <w:t>generate</w:t>
      </w:r>
      <w:ins w:id="82" w:author="Sabrina McNew" w:date="2025-03-11T10:25:00Z" w16du:dateUtc="2025-03-11T17:25:00Z">
        <w:r w:rsidR="00AF61E3">
          <w:rPr>
            <w:bCs/>
            <w:lang w:val="en"/>
          </w:rPr>
          <w:t>d</w:t>
        </w:r>
      </w:ins>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del w:id="83" w:author="Sabrina McNew" w:date="2025-03-11T10:22:00Z" w16du:dateUtc="2025-03-11T17:22:00Z">
        <w:r w:rsidR="00445C45" w:rsidDel="004A233B">
          <w:rPr>
            <w:bCs/>
            <w:lang w:val="en"/>
          </w:rPr>
          <w:delText xml:space="preserve">This </w:delText>
        </w:r>
      </w:del>
      <w:ins w:id="84" w:author="Sabrina McNew" w:date="2025-03-11T10:22:00Z" w16du:dateUtc="2025-03-11T17:22:00Z">
        <w:r w:rsidR="004A233B">
          <w:rPr>
            <w:bCs/>
            <w:lang w:val="en"/>
          </w:rPr>
          <w:t xml:space="preserve">Our quality control and filtering steps </w:t>
        </w:r>
      </w:ins>
      <w:r w:rsidR="00445C45">
        <w:rPr>
          <w:bCs/>
          <w:lang w:val="en"/>
        </w:rPr>
        <w:t xml:space="preserve">left </w:t>
      </w:r>
      <w:ins w:id="85" w:author="Sabrina McNew" w:date="2025-03-11T10:22:00Z" w16du:dateUtc="2025-03-11T17:22:00Z">
        <w:r w:rsidR="004A233B">
          <w:rPr>
            <w:bCs/>
            <w:lang w:val="en"/>
          </w:rPr>
          <w:t xml:space="preserve">a dataset of </w:t>
        </w:r>
      </w:ins>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ins w:id="86" w:author="Sabrina McNew" w:date="2025-03-11T10:23:00Z" w16du:dateUtc="2025-03-11T17:23:00Z">
        <w:r w:rsidR="004A233B">
          <w:rPr>
            <w:bCs/>
            <w:lang w:val="en"/>
          </w:rPr>
          <w:t xml:space="preserve"> across our samples</w:t>
        </w:r>
      </w:ins>
      <w:r w:rsidR="00445C45">
        <w:rPr>
          <w:bCs/>
          <w:lang w:val="en"/>
        </w:rPr>
        <w:t xml:space="preserve">. </w:t>
      </w:r>
      <w:commentRangeStart w:id="87"/>
      <w:r w:rsidR="00445C45">
        <w:rPr>
          <w:bCs/>
          <w:lang w:val="en"/>
        </w:rPr>
        <w:t xml:space="preserve">We additionally tested for and did not find evidence of batch effects between museum and field collected samples </w:t>
      </w:r>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 xml:space="preserve">. </w:t>
      </w:r>
      <w:commentRangeEnd w:id="87"/>
      <w:r w:rsidR="00AF61E3">
        <w:rPr>
          <w:rStyle w:val="CommentReference"/>
          <w:rFonts w:ascii="Calibri" w:eastAsia="Calibri" w:hAnsi="Calibri" w:cs="Calibri"/>
        </w:rPr>
        <w:commentReference w:id="87"/>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3C00E364" w:rsidR="00445C45" w:rsidRDefault="0085178F" w:rsidP="00FE72A9">
      <w:pPr>
        <w:spacing w:line="480" w:lineRule="auto"/>
        <w:ind w:firstLine="720"/>
        <w:rPr>
          <w:bCs/>
          <w:lang w:val="en"/>
        </w:rPr>
      </w:pPr>
      <w:r w:rsidRPr="006D2868">
        <w:rPr>
          <w:bCs/>
          <w:lang w:val="en"/>
        </w:rPr>
        <w:t xml:space="preserve">We analyzed relationships between our samples </w:t>
      </w:r>
      <w:r w:rsidR="00445C45">
        <w:rPr>
          <w:bCs/>
          <w:lang w:val="en"/>
        </w:rPr>
        <w:t>using</w:t>
      </w:r>
      <w:r w:rsidRPr="006D2868">
        <w:rPr>
          <w:bCs/>
          <w:lang w:val="en"/>
        </w:rPr>
        <w:t xml:space="preserve"> Principal Component Analyses (PCA)</w:t>
      </w:r>
      <w:r w:rsidR="00D04AF6">
        <w:rPr>
          <w:bCs/>
          <w:lang w:val="en"/>
        </w:rPr>
        <w:t xml:space="preserve"> and ADMIXTURE</w:t>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 which we input into plink 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7777777" w:rsidR="0085178F" w:rsidRPr="006D2868" w:rsidRDefault="0085178F" w:rsidP="00FE72A9">
      <w:pPr>
        <w:spacing w:line="480" w:lineRule="auto"/>
        <w:rPr>
          <w:bCs/>
          <w:u w:val="single"/>
          <w:lang w:val="en"/>
        </w:rPr>
      </w:pPr>
      <w:r w:rsidRPr="006D2868">
        <w:rPr>
          <w:bCs/>
          <w:u w:val="single"/>
          <w:lang w:val="en"/>
        </w:rPr>
        <w:t>Tests for positive selection and introgression</w:t>
      </w:r>
    </w:p>
    <w:p w14:paraId="2E24E7CB" w14:textId="55AA3AB2" w:rsidR="002E1F60" w:rsidRDefault="0085178F" w:rsidP="00FE72A9">
      <w:pPr>
        <w:spacing w:line="480" w:lineRule="auto"/>
        <w:ind w:firstLine="720"/>
        <w:rPr>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r w:rsidR="00445C45">
        <w:rPr>
          <w:bCs/>
          <w:lang w:val="en"/>
        </w:rPr>
        <w:t xml:space="preserve">Then, we employed </w:t>
      </w:r>
      <w:proofErr w:type="spellStart"/>
      <w:r w:rsidR="00445C45">
        <w:rPr>
          <w:bCs/>
          <w:lang w:val="en"/>
        </w:rPr>
        <w:t>RAiSD</w:t>
      </w:r>
      <w:proofErr w:type="spellEnd"/>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ins w:id="88" w:author="Sabrina McNew" w:date="2025-03-11T10:30:00Z" w16du:dateUtc="2025-03-11T17:30:00Z">
        <w:r w:rsidR="00665AEE">
          <w:rPr>
            <w:bCs/>
            <w:lang w:val="en"/>
          </w:rPr>
          <w:t xml:space="preserve"> (cite </w:t>
        </w:r>
        <w:proofErr w:type="spellStart"/>
        <w:r w:rsidR="00665AEE">
          <w:rPr>
            <w:bCs/>
            <w:lang w:val="en"/>
          </w:rPr>
          <w:t>RaiSD</w:t>
        </w:r>
        <w:proofErr w:type="spellEnd"/>
        <w:r w:rsidR="00665AEE">
          <w:rPr>
            <w:bCs/>
            <w:lang w:val="en"/>
          </w:rPr>
          <w:t>?)</w:t>
        </w:r>
      </w:ins>
      <w:r w:rsidR="00445C45">
        <w:rPr>
          <w:bCs/>
          <w:lang w:val="en"/>
        </w:rPr>
        <w:t>.</w:t>
      </w:r>
      <w:r w:rsidRPr="006D2868">
        <w:rPr>
          <w:bCs/>
          <w:lang w:val="en"/>
        </w:rPr>
        <w:t xml:space="preserve"> We considered regions that were significant within urban but not within rural populations of the same species to be regions of relevance to selection within an urban environment. </w:t>
      </w:r>
      <w:proofErr w:type="spellStart"/>
      <w:r w:rsidR="002E1F60">
        <w:rPr>
          <w:bCs/>
          <w:lang w:val="en"/>
        </w:rPr>
        <w:t>RAiSD</w:t>
      </w:r>
      <w:proofErr w:type="spellEnd"/>
      <w:r w:rsidR="002E1F60">
        <w:rPr>
          <w:bCs/>
          <w:lang w:val="en"/>
        </w:rPr>
        <w:t xml:space="preserve"> determines window sizes by number of informative sites rather than total base pair numbers, so we use</w:t>
      </w:r>
      <w:r w:rsidR="00EE3E0E">
        <w:rPr>
          <w:bCs/>
          <w:lang w:val="en"/>
        </w:rPr>
        <w:t>d</w:t>
      </w:r>
      <w:r w:rsidR="002E1F60">
        <w:rPr>
          <w:bCs/>
          <w:lang w:val="en"/>
        </w:rPr>
        <w:t xml:space="preserve"> windows containing 50 SNPs. For both analyses, we </w:t>
      </w:r>
      <w:r w:rsidR="00EE3E0E">
        <w:rPr>
          <w:bCs/>
          <w:lang w:val="en"/>
        </w:rPr>
        <w:t>retained</w:t>
      </w:r>
      <w:r w:rsidR="002E1F60">
        <w:rPr>
          <w:bCs/>
          <w:lang w:val="en"/>
        </w:rPr>
        <w:t xml:space="preserve"> any region in the top 1% of statistics (either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 xml:space="preserve">) </w:t>
      </w:r>
      <w:r w:rsidR="00EE3E0E">
        <w:rPr>
          <w:bCs/>
          <w:lang w:val="en"/>
        </w:rPr>
        <w:t>for GO term analysis</w:t>
      </w:r>
      <w:r w:rsidR="002E1F60">
        <w:rPr>
          <w:bCs/>
          <w:lang w:val="en"/>
        </w:rPr>
        <w:t>.</w:t>
      </w:r>
    </w:p>
    <w:p w14:paraId="27906427" w14:textId="06EBE69F" w:rsidR="002E1F60" w:rsidRDefault="002E1F60" w:rsidP="00FE72A9">
      <w:pPr>
        <w:spacing w:line="480" w:lineRule="auto"/>
        <w:ind w:firstLine="720"/>
        <w:rPr>
          <w:bCs/>
          <w:lang w:val="en"/>
        </w:rPr>
      </w:pPr>
      <w:r>
        <w:rPr>
          <w:bCs/>
          <w:lang w:val="en"/>
        </w:rPr>
        <w:lastRenderedPageBreak/>
        <w:t xml:space="preserve">To identify </w:t>
      </w:r>
      <w:del w:id="89" w:author="Sabrina McNew" w:date="2025-03-11T10:30:00Z" w16du:dateUtc="2025-03-11T17:30:00Z">
        <w:r w:rsidDel="00665AEE">
          <w:rPr>
            <w:bCs/>
            <w:lang w:val="en"/>
          </w:rPr>
          <w:delText>general selective trends</w:delText>
        </w:r>
      </w:del>
      <w:ins w:id="90" w:author="Sabrina McNew" w:date="2025-03-11T10:30:00Z" w16du:dateUtc="2025-03-11T17:30:00Z">
        <w:r w:rsidR="00665AEE">
          <w:rPr>
            <w:bCs/>
            <w:lang w:val="en"/>
          </w:rPr>
          <w:t>putative functions of regions under selection</w:t>
        </w:r>
      </w:ins>
      <w:r>
        <w:rPr>
          <w:bCs/>
          <w:lang w:val="en"/>
        </w:rPr>
        <w:t xml:space="preserve">, </w:t>
      </w:r>
      <w:r w:rsidR="00EE3E0E">
        <w:rPr>
          <w:bCs/>
          <w:lang w:val="en"/>
        </w:rPr>
        <w:t>we</w:t>
      </w:r>
      <w:r>
        <w:rPr>
          <w:bCs/>
          <w:lang w:val="en"/>
        </w:rPr>
        <w:t xml:space="preserve"> tested for significant overrepresentation of Gene Ontology (GO) terms</w:t>
      </w:r>
      <w:r w:rsidR="002D65AD">
        <w:rPr>
          <w:bCs/>
          <w:lang w:val="en"/>
        </w:rPr>
        <w:t xml:space="preserve"> </w:t>
      </w:r>
      <w:r w:rsidR="00EE3E0E">
        <w:rPr>
          <w:bCs/>
          <w:lang w:val="en"/>
        </w:rPr>
        <w:t xml:space="preserve">among gene lists within the top 1% of these analyses </w:t>
      </w:r>
      <w:r w:rsidR="002D65AD">
        <w:rPr>
          <w:bCs/>
          <w:lang w:val="en"/>
        </w:rPr>
        <w:t>using the PANTHER classification system</w:t>
      </w:r>
      <w:ins w:id="91" w:author="Sabrina McNew" w:date="2025-03-11T10:30:00Z" w16du:dateUtc="2025-03-11T17:30:00Z">
        <w:r w:rsidR="00665AEE">
          <w:rPr>
            <w:bCs/>
            <w:lang w:val="en"/>
          </w:rPr>
          <w:t xml:space="preserve"> (cite Panther)</w:t>
        </w:r>
      </w:ins>
      <w:r>
        <w:rPr>
          <w:bCs/>
          <w:lang w:val="en"/>
        </w:rPr>
        <w:t xml:space="preserve">. We compared the lists of genes of interest to a filtered list of </w:t>
      </w:r>
      <w:ins w:id="92" w:author="Sabrina McNew" w:date="2025-03-11T10:31:00Z" w16du:dateUtc="2025-03-11T17:31:00Z">
        <w:r w:rsidR="00665AEE">
          <w:rPr>
            <w:bCs/>
            <w:lang w:val="en"/>
          </w:rPr>
          <w:t>background genes</w:t>
        </w:r>
      </w:ins>
      <w:del w:id="93" w:author="Sabrina McNew" w:date="2025-03-11T10:31:00Z" w16du:dateUtc="2025-03-11T17:31:00Z">
        <w:r w:rsidDel="00665AEE">
          <w:rPr>
            <w:bCs/>
            <w:lang w:val="en"/>
          </w:rPr>
          <w:delText>all genes in the reference genome</w:delText>
        </w:r>
      </w:del>
      <w:r>
        <w:rPr>
          <w:bCs/>
          <w:lang w:val="en"/>
        </w:rPr>
        <w:t xml:space="preserve">. </w:t>
      </w:r>
      <w:commentRangeStart w:id="94"/>
      <w:r w:rsidR="00D04AF6">
        <w:rPr>
          <w:bCs/>
          <w:lang w:val="en"/>
        </w:rPr>
        <w:t xml:space="preserve">To curate our list of background genes, </w:t>
      </w:r>
      <w:ins w:id="95" w:author="Sabrina McNew" w:date="2025-03-11T10:31:00Z" w16du:dateUtc="2025-03-11T17:31:00Z">
        <w:r w:rsidR="00665AEE">
          <w:rPr>
            <w:bCs/>
            <w:lang w:val="en"/>
          </w:rPr>
          <w:t>we started with all genes in the reference genome</w:t>
        </w:r>
      </w:ins>
      <w:ins w:id="96" w:author="Sabrina McNew" w:date="2025-03-11T10:32:00Z" w16du:dateUtc="2025-03-11T17:32:00Z">
        <w:r w:rsidR="00665AEE">
          <w:rPr>
            <w:bCs/>
            <w:lang w:val="en"/>
          </w:rPr>
          <w:t xml:space="preserve"> for which we had </w:t>
        </w:r>
      </w:ins>
      <w:ins w:id="97" w:author="Sabrina McNew" w:date="2025-03-11T10:33:00Z" w16du:dateUtc="2025-03-11T17:33:00Z">
        <w:r w:rsidR="00665AEE">
          <w:rPr>
            <w:bCs/>
            <w:lang w:val="en"/>
          </w:rPr>
          <w:t>sequence coverage (or SNPs??)</w:t>
        </w:r>
      </w:ins>
      <w:ins w:id="98" w:author="Sabrina McNew" w:date="2025-03-11T10:31:00Z" w16du:dateUtc="2025-03-11T17:31:00Z">
        <w:r w:rsidR="00665AEE">
          <w:rPr>
            <w:bCs/>
            <w:lang w:val="en"/>
          </w:rPr>
          <w:t xml:space="preserve">, then </w:t>
        </w:r>
      </w:ins>
      <w:r w:rsidR="00D04AF6">
        <w:rPr>
          <w:bCs/>
          <w:lang w:val="en"/>
        </w:rPr>
        <w:t>we</w:t>
      </w:r>
      <w:r>
        <w:rPr>
          <w:bCs/>
          <w:lang w:val="en"/>
        </w:rPr>
        <w:t xml:space="preserve"> filtered out</w:t>
      </w:r>
      <w:ins w:id="99" w:author="Sabrina McNew" w:date="2025-03-11T10:32:00Z" w16du:dateUtc="2025-03-11T17:32:00Z">
        <w:r w:rsidR="00665AEE">
          <w:rPr>
            <w:bCs/>
            <w:lang w:val="en"/>
          </w:rPr>
          <w:t xml:space="preserve"> </w:t>
        </w:r>
      </w:ins>
      <w:del w:id="100" w:author="Sabrina McNew" w:date="2025-03-11T10:32:00Z" w16du:dateUtc="2025-03-11T17:32:00Z">
        <w:r w:rsidDel="00665AEE">
          <w:rPr>
            <w:bCs/>
            <w:lang w:val="en"/>
          </w:rPr>
          <w:delText xml:space="preserve"> </w:delText>
        </w:r>
      </w:del>
      <w:r>
        <w:rPr>
          <w:bCs/>
          <w:lang w:val="en"/>
        </w:rPr>
        <w:t xml:space="preserve">any </w:t>
      </w:r>
      <w:ins w:id="101" w:author="Sabrina McNew" w:date="2025-03-11T10:32:00Z" w16du:dateUtc="2025-03-11T17:32:00Z">
        <w:r w:rsidR="00665AEE">
          <w:rPr>
            <w:bCs/>
            <w:lang w:val="en"/>
          </w:rPr>
          <w:t xml:space="preserve">genes with </w:t>
        </w:r>
      </w:ins>
      <w:del w:id="102" w:author="Sabrina McNew" w:date="2025-03-11T10:32:00Z" w16du:dateUtc="2025-03-11T17:32:00Z">
        <w:r w:rsidDel="00665AEE">
          <w:rPr>
            <w:bCs/>
            <w:lang w:val="en"/>
          </w:rPr>
          <w:delText xml:space="preserve">site </w:delText>
        </w:r>
      </w:del>
      <w:ins w:id="103" w:author="Sabrina McNew" w:date="2025-03-11T10:32:00Z" w16du:dateUtc="2025-03-11T17:32:00Z">
        <w:r w:rsidR="00665AEE">
          <w:rPr>
            <w:bCs/>
            <w:lang w:val="en"/>
          </w:rPr>
          <w:t xml:space="preserve">SNPs </w:t>
        </w:r>
      </w:ins>
      <w:r>
        <w:rPr>
          <w:bCs/>
          <w:lang w:val="en"/>
        </w:rPr>
        <w:t xml:space="preserve">with low </w:t>
      </w:r>
      <w:proofErr w:type="spellStart"/>
      <w:r>
        <w:rPr>
          <w:bCs/>
          <w:lang w:val="en"/>
        </w:rPr>
        <w:t>mappability</w:t>
      </w:r>
      <w:proofErr w:type="spellEnd"/>
      <w:r>
        <w:rPr>
          <w:bCs/>
          <w:lang w:val="en"/>
        </w:rPr>
        <w:t xml:space="preserve"> </w:t>
      </w:r>
      <w:commentRangeEnd w:id="94"/>
      <w:r w:rsidR="00665AEE">
        <w:rPr>
          <w:rStyle w:val="CommentReference"/>
          <w:rFonts w:ascii="Calibri" w:eastAsia="Calibri" w:hAnsi="Calibri" w:cs="Calibri"/>
        </w:rPr>
        <w:commentReference w:id="94"/>
      </w:r>
      <w:r>
        <w:rPr>
          <w:bCs/>
          <w:lang w:val="en"/>
        </w:rPr>
        <w:t xml:space="preserve">(&lt;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r w:rsidR="001A72F4" w:rsidRPr="001A72F4">
        <w:rPr>
          <w:bCs/>
          <w:lang w:val="en"/>
        </w:rPr>
        <w:t>http://lh3lh3.users.sourceforge.net/snpable.shtml</w:t>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mean depth of the sample (28.15). We also excluded any significant genes that may have been identified in these regions, to reduce errors from poor alignment. </w:t>
      </w:r>
      <w:r w:rsidR="00D04AF6">
        <w:rPr>
          <w:bCs/>
          <w:lang w:val="en"/>
        </w:rPr>
        <w:t xml:space="preserve">Genes excluded from the background gene list were also removed from any ultimate lists of candidate genes, as we inferred that they were in regions prone to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D04AF6">
        <w:rPr>
          <w:bCs/>
          <w:vertAlign w:val="superscript"/>
          <w:lang w:val="en"/>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commentRangeStart w:id="104"/>
      <w:commentRangeStart w:id="105"/>
      <w:proofErr w:type="spellStart"/>
      <w:r w:rsidR="00DC016C">
        <w:rPr>
          <w:bCs/>
          <w:lang w:val="en"/>
        </w:rPr>
        <w:t>rrvgo</w:t>
      </w:r>
      <w:proofErr w:type="spellEnd"/>
      <w:r w:rsidR="00DC016C">
        <w:rPr>
          <w:bCs/>
          <w:lang w:val="en"/>
        </w:rPr>
        <w:t xml:space="preserve"> </w:t>
      </w:r>
      <w:commentRangeEnd w:id="104"/>
      <w:r w:rsidR="00665AEE">
        <w:rPr>
          <w:rStyle w:val="CommentReference"/>
          <w:rFonts w:ascii="Calibri" w:eastAsia="Calibri" w:hAnsi="Calibri" w:cs="Calibri"/>
        </w:rPr>
        <w:commentReference w:id="104"/>
      </w:r>
      <w:commentRangeEnd w:id="105"/>
      <w:r w:rsidR="00665AEE">
        <w:rPr>
          <w:rStyle w:val="CommentReference"/>
          <w:rFonts w:ascii="Calibri" w:eastAsia="Calibri" w:hAnsi="Calibri" w:cs="Calibri"/>
        </w:rPr>
        <w:commentReference w:id="105"/>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proofErr w:type="spellStart"/>
      <w:r w:rsidR="00DC016C">
        <w:rPr>
          <w:bCs/>
          <w:lang w:val="en"/>
        </w:rPr>
        <w:t>PCoA</w:t>
      </w:r>
      <w:proofErr w:type="spellEnd"/>
      <w:r w:rsidR="00DC016C">
        <w:rPr>
          <w:bCs/>
          <w:lang w:val="en"/>
        </w:rPr>
        <w:t xml:space="preserve"> of the dissimilarity matrix of the semantic similarity of overrepresented GO terms. Terms in these plots cluster by meaning, but the units of the axes are meaningless and are therefore not included.</w:t>
      </w:r>
    </w:p>
    <w:p w14:paraId="6939F460" w14:textId="02B1751E" w:rsidR="00750FCE" w:rsidRPr="006D2868" w:rsidRDefault="00750FCE" w:rsidP="00FE72A9">
      <w:pPr>
        <w:spacing w:line="480" w:lineRule="auto"/>
        <w:ind w:firstLine="720"/>
        <w:rPr>
          <w:bCs/>
          <w:lang w:val="en"/>
        </w:rPr>
      </w:pPr>
      <w:r>
        <w:rPr>
          <w:bCs/>
          <w:lang w:val="en"/>
        </w:rPr>
        <w:t xml:space="preserve">Finally, to test for significant parallel evolution in response to urbanization across avian taxa, we compared our lists of candidate genes </w:t>
      </w:r>
      <w:r w:rsidR="00EE3E0E">
        <w:rPr>
          <w:bCs/>
          <w:lang w:val="en"/>
        </w:rPr>
        <w:t xml:space="preserve">between cardinal species and </w:t>
      </w:r>
      <w:r>
        <w:rPr>
          <w:bCs/>
          <w:lang w:val="en"/>
        </w:rPr>
        <w:t xml:space="preserve">with lists curated in two major </w:t>
      </w:r>
      <w:ins w:id="106" w:author="Sabrina McNew" w:date="2025-03-11T10:46:00Z" w16du:dateUtc="2025-03-11T17:46:00Z">
        <w:r w:rsidR="00175883">
          <w:rPr>
            <w:bCs/>
            <w:lang w:val="en"/>
          </w:rPr>
          <w:t xml:space="preserve">recent </w:t>
        </w:r>
      </w:ins>
      <w:r>
        <w:rPr>
          <w:bCs/>
          <w:lang w:val="en"/>
        </w:rPr>
        <w:t xml:space="preserve">investigations of avian urban genomic responses. One of these studies </w:t>
      </w:r>
      <w:r>
        <w:rPr>
          <w:bCs/>
          <w:lang w:val="en"/>
        </w:rPr>
        <w:lastRenderedPageBreak/>
        <w:t xml:space="preserve">investigated urban adaptation of </w:t>
      </w:r>
      <w:r w:rsidR="00AD2AFB">
        <w:rPr>
          <w:bCs/>
          <w:lang w:val="en"/>
        </w:rPr>
        <w:t>b</w:t>
      </w:r>
      <w:r>
        <w:rPr>
          <w:bCs/>
          <w:lang w:val="en"/>
        </w:rPr>
        <w:t xml:space="preserve">urrowing </w:t>
      </w:r>
      <w:r w:rsidR="00AD2AFB">
        <w:rPr>
          <w:bCs/>
          <w:lang w:val="en"/>
        </w:rPr>
        <w:t>o</w:t>
      </w:r>
      <w:r>
        <w:rPr>
          <w:bCs/>
          <w:lang w:val="en"/>
        </w:rPr>
        <w:t>wls (</w:t>
      </w:r>
      <w:r w:rsidR="00D04AF6" w:rsidRPr="00D04AF6">
        <w:rPr>
          <w:bCs/>
          <w:i/>
          <w:iCs/>
          <w:lang w:val="en"/>
        </w:rPr>
        <w:t xml:space="preserve">Athene </w:t>
      </w:r>
      <w:proofErr w:type="spellStart"/>
      <w:r w:rsidR="00D04AF6" w:rsidRPr="00D04AF6">
        <w:rPr>
          <w:bCs/>
          <w:i/>
          <w:iCs/>
          <w:lang w:val="en"/>
        </w:rPr>
        <w:t>cunicularia</w:t>
      </w:r>
      <w:proofErr w:type="spellEnd"/>
      <w:r>
        <w:rPr>
          <w:bCs/>
          <w:lang w:val="en"/>
        </w:rPr>
        <w:t xml:space="preserve">) across multiple cities in Argentina and the other investigated urban adaptation of </w:t>
      </w:r>
      <w:r w:rsidR="00AD2AFB">
        <w:rPr>
          <w:bCs/>
          <w:lang w:val="en"/>
        </w:rPr>
        <w:t>g</w:t>
      </w:r>
      <w:r>
        <w:rPr>
          <w:bCs/>
          <w:lang w:val="en"/>
        </w:rPr>
        <w:t xml:space="preserve">reat </w:t>
      </w:r>
      <w:r w:rsidR="00AD2AFB">
        <w:rPr>
          <w:bCs/>
          <w:lang w:val="en"/>
        </w:rPr>
        <w:t>t</w:t>
      </w:r>
      <w:r>
        <w:rPr>
          <w:bCs/>
          <w:lang w:val="en"/>
        </w:rPr>
        <w:t>its (</w:t>
      </w:r>
      <w:r w:rsidRPr="00750FCE">
        <w:rPr>
          <w:bCs/>
          <w:i/>
          <w:iCs/>
          <w:lang w:val="en"/>
        </w:rPr>
        <w:t>Parus major</w:t>
      </w:r>
      <w:r>
        <w:rPr>
          <w:bCs/>
          <w:lang w:val="en"/>
        </w:rPr>
        <w:t>) across multiple European cities</w:t>
      </w:r>
      <w:r w:rsidR="00AD2AFB">
        <w:rPr>
          <w:bCs/>
          <w:lang w:val="en"/>
        </w:rPr>
        <w:t xml:space="preserve"> </w:t>
      </w:r>
      <w:r w:rsidR="001A72F4">
        <w:rPr>
          <w:bCs/>
          <w:lang w:val="en"/>
        </w:rPr>
        <w:fldChar w:fldCharType="begin"/>
      </w:r>
      <w:r w:rsidR="001A72F4">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Pr>
          <w:bCs/>
          <w:lang w:val="en"/>
        </w:rPr>
        <w:fldChar w:fldCharType="separate"/>
      </w:r>
      <w:r w:rsidR="001A72F4" w:rsidRPr="001A72F4">
        <w:rPr>
          <w:rFonts w:eastAsiaTheme="minorHAnsi"/>
        </w:rPr>
        <w:t>(Mueller et al., 2020; Salmón et al., 2021)</w:t>
      </w:r>
      <w:r w:rsidR="001A72F4">
        <w:rPr>
          <w:bCs/>
          <w:lang w:val="en"/>
        </w:rPr>
        <w:fldChar w:fldCharType="end"/>
      </w:r>
      <w:r>
        <w:rPr>
          <w:bCs/>
          <w:lang w:val="en"/>
        </w:rPr>
        <w:t xml:space="preserve">. We first tested for significant overlap between </w:t>
      </w:r>
      <w:r w:rsidR="00C57197">
        <w:rPr>
          <w:bCs/>
          <w:lang w:val="en"/>
        </w:rPr>
        <w:t>taxa and</w:t>
      </w:r>
      <w:r>
        <w:rPr>
          <w:bCs/>
          <w:lang w:val="en"/>
        </w:rPr>
        <w:t xml:space="preserve"> then highlight genes that show signatures of selection across multiple taxa.</w:t>
      </w:r>
      <w:ins w:id="107" w:author="Sabrina McNew" w:date="2025-03-11T10:20:00Z" w16du:dateUtc="2025-03-11T17:20:00Z">
        <w:r w:rsidR="004A233B" w:rsidRPr="004A233B">
          <w:rPr>
            <w:bCs/>
            <w:lang w:val="en"/>
          </w:rPr>
          <w:t xml:space="preserve"> </w:t>
        </w:r>
      </w:ins>
      <w:moveToRangeStart w:id="108" w:author="Sabrina McNew" w:date="2025-03-11T10:20:00Z" w:name="move192580855"/>
      <w:moveTo w:id="109" w:author="Sabrina McNew" w:date="2025-03-11T10:20:00Z" w16du:dateUtc="2025-03-11T17:20:00Z">
        <w:r w:rsidR="004A233B">
          <w:rPr>
            <w:bCs/>
            <w:lang w:val="en"/>
          </w:rPr>
          <w:t xml:space="preserve">All code used to </w:t>
        </w:r>
        <w:del w:id="110" w:author="Sabrina McNew" w:date="2025-03-11T10:20:00Z" w16du:dateUtc="2025-03-11T17:20:00Z">
          <w:r w:rsidR="004A233B" w:rsidDel="004A233B">
            <w:rPr>
              <w:bCs/>
              <w:lang w:val="en"/>
            </w:rPr>
            <w:delText>analyze these genomes</w:delText>
          </w:r>
        </w:del>
      </w:moveTo>
      <w:ins w:id="111" w:author="Sabrina McNew" w:date="2025-03-11T10:20:00Z" w16du:dateUtc="2025-03-11T17:20:00Z">
        <w:r w:rsidR="004A233B">
          <w:rPr>
            <w:bCs/>
            <w:lang w:val="en"/>
          </w:rPr>
          <w:t>in these analysis</w:t>
        </w:r>
      </w:ins>
      <w:moveTo w:id="112" w:author="Sabrina McNew" w:date="2025-03-11T10:20:00Z" w16du:dateUtc="2025-03-11T17:20:00Z">
        <w:r w:rsidR="004A233B">
          <w:rPr>
            <w:bCs/>
            <w:lang w:val="en"/>
          </w:rPr>
          <w:t xml:space="preserve"> can be found on GitHub</w:t>
        </w:r>
      </w:moveTo>
      <w:ins w:id="113" w:author="Sabrina McNew" w:date="2025-03-11T10:21:00Z" w16du:dateUtc="2025-03-11T17:21:00Z">
        <w:r w:rsidR="004A233B">
          <w:rPr>
            <w:bCs/>
            <w:lang w:val="en"/>
          </w:rPr>
          <w:t xml:space="preserve">, and will be archived permanently upon acceptance </w:t>
        </w:r>
      </w:ins>
      <w:moveTo w:id="114" w:author="Sabrina McNew" w:date="2025-03-11T10:20:00Z" w16du:dateUtc="2025-03-11T17:20:00Z">
        <w:del w:id="115" w:author="Sabrina McNew" w:date="2025-03-11T10:21:00Z" w16du:dateUtc="2025-03-11T17:21:00Z">
          <w:r w:rsidR="004A233B" w:rsidDel="004A233B">
            <w:rPr>
              <w:bCs/>
              <w:lang w:val="en"/>
            </w:rPr>
            <w:delText xml:space="preserve"> </w:delText>
          </w:r>
        </w:del>
        <w:r w:rsidR="004A233B">
          <w:rPr>
            <w:bCs/>
            <w:lang w:val="en"/>
          </w:rPr>
          <w:t>(</w:t>
        </w:r>
        <w:r w:rsidR="004A233B">
          <w:fldChar w:fldCharType="begin"/>
        </w:r>
        <w:r w:rsidR="004A233B">
          <w:instrText>HYPERLINK "https://github.com/dannyjackson/CardinalisGenomics"</w:instrText>
        </w:r>
      </w:moveTo>
      <w:ins w:id="116" w:author="Sabrina McNew" w:date="2025-03-11T10:20:00Z" w16du:dateUtc="2025-03-11T17:20:00Z"/>
      <w:moveTo w:id="117" w:author="Sabrina McNew" w:date="2025-03-11T10:20:00Z" w16du:dateUtc="2025-03-11T17:20:00Z">
        <w:r w:rsidR="004A233B">
          <w:fldChar w:fldCharType="separate"/>
        </w:r>
        <w:r w:rsidR="004A233B" w:rsidRPr="00B73507">
          <w:rPr>
            <w:rStyle w:val="Hyperlink"/>
            <w:bCs/>
            <w:lang w:val="en"/>
          </w:rPr>
          <w:t>https://github.com/dannyjackson/CardinalisGenomics</w:t>
        </w:r>
        <w:r w:rsidR="004A233B">
          <w:fldChar w:fldCharType="end"/>
        </w:r>
        <w:r w:rsidR="004A233B">
          <w:rPr>
            <w:bCs/>
            <w:lang w:val="en"/>
          </w:rPr>
          <w:t xml:space="preserve">; </w:t>
        </w:r>
        <w:del w:id="118" w:author="Sabrina McNew" w:date="2025-03-11T10:20:00Z" w16du:dateUtc="2025-03-11T17:20:00Z">
          <w:r w:rsidR="004A233B" w:rsidDel="004A233B">
            <w:rPr>
              <w:bCs/>
              <w:lang w:val="en"/>
            </w:rPr>
            <w:delText>will publish a release with a DOI before submitting</w:delText>
          </w:r>
        </w:del>
        <w:r w:rsidR="004A233B">
          <w:rPr>
            <w:bCs/>
            <w:lang w:val="en"/>
          </w:rPr>
          <w:t>).</w:t>
        </w:r>
      </w:moveTo>
      <w:moveToRangeEnd w:id="108"/>
    </w:p>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119" w:name="_Hlk192497998"/>
      <w:r w:rsidRPr="006D2868">
        <w:rPr>
          <w:b/>
          <w:bCs/>
          <w:u w:val="single"/>
          <w:lang w:val="en"/>
        </w:rPr>
        <w:t>Results</w:t>
      </w:r>
    </w:p>
    <w:p w14:paraId="349B1ECB" w14:textId="66B56361" w:rsidR="0085178F" w:rsidRPr="006D2868" w:rsidRDefault="0085178F" w:rsidP="00FE72A9">
      <w:pPr>
        <w:spacing w:line="480" w:lineRule="auto"/>
        <w:rPr>
          <w:bCs/>
          <w:u w:val="single"/>
          <w:lang w:val="en"/>
        </w:rPr>
      </w:pPr>
      <w:r w:rsidRPr="006D2868">
        <w:rPr>
          <w:bCs/>
          <w:u w:val="single"/>
          <w:lang w:val="en"/>
        </w:rPr>
        <w:t xml:space="preserve">Population Structure Analyses (PCA, </w:t>
      </w:r>
      <w:r w:rsidR="002D65AD">
        <w:rPr>
          <w:bCs/>
          <w:u w:val="single"/>
          <w:lang w:val="en"/>
        </w:rPr>
        <w:t>admixture</w:t>
      </w:r>
      <w:r w:rsidRPr="006D2868">
        <w:rPr>
          <w:bCs/>
          <w:u w:val="single"/>
          <w:lang w:val="en"/>
        </w:rPr>
        <w:t>)</w:t>
      </w:r>
    </w:p>
    <w:p w14:paraId="7678D1F0" w14:textId="53F492A8" w:rsidR="002D65AD" w:rsidRDefault="002D65AD" w:rsidP="00FE72A9">
      <w:pPr>
        <w:spacing w:line="480" w:lineRule="auto"/>
        <w:ind w:firstLine="720"/>
        <w:rPr>
          <w:bCs/>
          <w:lang w:val="en"/>
        </w:rPr>
      </w:pPr>
      <w:r>
        <w:rPr>
          <w:bCs/>
          <w:lang w:val="en"/>
        </w:rPr>
        <w:t>A</w:t>
      </w:r>
      <w:r w:rsidR="0085178F" w:rsidRPr="006D2868">
        <w:rPr>
          <w:bCs/>
          <w:lang w:val="en"/>
        </w:rPr>
        <w:t>ll individuals first separated out species along PC1 (2</w:t>
      </w:r>
      <w:r>
        <w:rPr>
          <w:bCs/>
          <w:lang w:val="en"/>
        </w:rPr>
        <w:t>8</w:t>
      </w:r>
      <w:r w:rsidR="0085178F" w:rsidRPr="006D2868">
        <w:rPr>
          <w:bCs/>
          <w:lang w:val="en"/>
        </w:rPr>
        <w:t>.</w:t>
      </w:r>
      <w:r>
        <w:rPr>
          <w:bCs/>
          <w:lang w:val="en"/>
        </w:rPr>
        <w:t>84</w:t>
      </w:r>
      <w:r w:rsidR="0085178F" w:rsidRPr="006D2868">
        <w:rPr>
          <w:bCs/>
          <w:lang w:val="en"/>
        </w:rPr>
        <w:t>% variation)</w:t>
      </w:r>
      <w:r>
        <w:rPr>
          <w:bCs/>
          <w:lang w:val="en"/>
        </w:rPr>
        <w:t>.</w:t>
      </w:r>
      <w:r w:rsidR="0085178F" w:rsidRPr="006D2868">
        <w:rPr>
          <w:bCs/>
          <w:lang w:val="en"/>
        </w:rPr>
        <w:t xml:space="preserve"> PC2</w:t>
      </w:r>
      <w:r>
        <w:rPr>
          <w:bCs/>
          <w:lang w:val="en"/>
        </w:rPr>
        <w:t xml:space="preserve"> </w:t>
      </w:r>
      <w:r w:rsidR="00C234B9">
        <w:rPr>
          <w:bCs/>
          <w:lang w:val="en"/>
        </w:rPr>
        <w:t xml:space="preserve">(3.78% variation) </w:t>
      </w:r>
      <w:r>
        <w:rPr>
          <w:bCs/>
          <w:lang w:val="en"/>
        </w:rPr>
        <w:t xml:space="preserve">separated northern cardinals by ecotype, with clusters associated with the Sonoran basin, </w:t>
      </w:r>
      <w:r w:rsidR="00C57197">
        <w:rPr>
          <w:bCs/>
          <w:lang w:val="en"/>
        </w:rPr>
        <w:t>montane</w:t>
      </w:r>
      <w:r>
        <w:rPr>
          <w:bCs/>
          <w:lang w:val="en"/>
        </w:rPr>
        <w:t xml:space="preserve"> conifer forests, and the </w:t>
      </w:r>
      <w:proofErr w:type="spellStart"/>
      <w:r>
        <w:rPr>
          <w:bCs/>
          <w:lang w:val="en"/>
        </w:rPr>
        <w:t>Madrean</w:t>
      </w:r>
      <w:proofErr w:type="spellEnd"/>
      <w:r>
        <w:rPr>
          <w:bCs/>
          <w:lang w:val="en"/>
        </w:rPr>
        <w:t xml:space="preserve"> archipelago</w:t>
      </w:r>
      <w:r w:rsidR="00C234B9">
        <w:rPr>
          <w:bCs/>
          <w:lang w:val="en"/>
        </w:rPr>
        <w:t xml:space="preserve">, while pyrrhuloxia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634695E7" w14:textId="037267B3" w:rsidR="008B5654" w:rsidRPr="006D2868" w:rsidRDefault="00175883" w:rsidP="00FE72A9">
      <w:pPr>
        <w:spacing w:line="480" w:lineRule="auto"/>
        <w:rPr>
          <w:bCs/>
          <w:lang w:val="en"/>
        </w:rPr>
      </w:pPr>
      <w:ins w:id="120" w:author="Sabrina McNew" w:date="2025-03-11T10:49:00Z" w16du:dateUtc="2025-03-11T17:49:00Z">
        <w:r>
          <w:rPr>
            <w:bCs/>
            <w:lang w:val="en"/>
          </w:rPr>
          <w:t xml:space="preserve">Before you get to the GO terms you should </w:t>
        </w:r>
      </w:ins>
      <w:ins w:id="121" w:author="Sabrina McNew" w:date="2025-03-11T10:50:00Z" w16du:dateUtc="2025-03-11T17:50:00Z">
        <w:r w:rsidR="001C291D">
          <w:rPr>
            <w:bCs/>
            <w:lang w:val="en"/>
          </w:rPr>
          <w:t xml:space="preserve">include some </w:t>
        </w:r>
        <w:proofErr w:type="spellStart"/>
        <w:r w:rsidR="001C291D">
          <w:rPr>
            <w:bCs/>
            <w:lang w:val="en"/>
          </w:rPr>
          <w:t>Fst</w:t>
        </w:r>
        <w:proofErr w:type="spellEnd"/>
        <w:r w:rsidR="001C291D">
          <w:rPr>
            <w:bCs/>
            <w:lang w:val="en"/>
          </w:rPr>
          <w:t xml:space="preserve"> and </w:t>
        </w:r>
        <w:proofErr w:type="spellStart"/>
        <w:r w:rsidR="001C291D">
          <w:rPr>
            <w:bCs/>
            <w:lang w:val="en"/>
          </w:rPr>
          <w:t>Raisd</w:t>
        </w:r>
        <w:proofErr w:type="spellEnd"/>
        <w:r w:rsidR="001C291D">
          <w:rPr>
            <w:bCs/>
            <w:lang w:val="en"/>
          </w:rPr>
          <w:t xml:space="preserve"> results. </w:t>
        </w:r>
      </w:ins>
    </w:p>
    <w:p w14:paraId="1C73CD92" w14:textId="608B5B4F" w:rsidR="0085178F" w:rsidRPr="006D2868" w:rsidRDefault="00222B57" w:rsidP="00FE72A9">
      <w:pPr>
        <w:spacing w:line="480" w:lineRule="auto"/>
        <w:rPr>
          <w:bCs/>
          <w:u w:val="single"/>
          <w:lang w:val="en"/>
        </w:rPr>
      </w:pPr>
      <w:r>
        <w:rPr>
          <w:bCs/>
          <w:u w:val="single"/>
          <w:lang w:val="en"/>
        </w:rPr>
        <w:t>Overrepresented GO Terms</w:t>
      </w:r>
      <w:r w:rsidR="000337C4" w:rsidRPr="000337C4">
        <w:rPr>
          <w:bCs/>
          <w:noProof/>
          <w:lang w:val="en"/>
        </w:rPr>
        <w:t xml:space="preserve"> </w:t>
      </w:r>
    </w:p>
    <w:p w14:paraId="1A8B5137" w14:textId="0B4D4C6D" w:rsidR="00DC3903" w:rsidRDefault="00DC3903" w:rsidP="00FE72A9">
      <w:pPr>
        <w:spacing w:line="480" w:lineRule="auto"/>
        <w:ind w:firstLine="720"/>
        <w:rPr>
          <w:bCs/>
          <w:lang w:val="en"/>
        </w:rPr>
      </w:pPr>
      <w:commentRangeStart w:id="122"/>
      <w:r>
        <w:rPr>
          <w:bCs/>
          <w:lang w:val="en"/>
        </w:rPr>
        <w:t>In northern cardinals</w:t>
      </w:r>
      <w:commentRangeEnd w:id="122"/>
      <w:r w:rsidR="00450B80">
        <w:rPr>
          <w:rStyle w:val="CommentReference"/>
          <w:rFonts w:ascii="Calibri" w:eastAsia="Calibri" w:hAnsi="Calibri" w:cs="Calibri"/>
        </w:rPr>
        <w:commentReference w:id="122"/>
      </w:r>
      <w:r>
        <w:rPr>
          <w:bCs/>
          <w:lang w:val="en"/>
        </w:rPr>
        <w:t xml:space="preserve">, </w:t>
      </w:r>
      <w:r w:rsidR="000337C4">
        <w:rPr>
          <w:bCs/>
          <w:lang w:val="en"/>
        </w:rPr>
        <w:t xml:space="preserve">GO terms related to </w:t>
      </w:r>
      <w:r>
        <w:rPr>
          <w:bCs/>
          <w:lang w:val="en"/>
        </w:rPr>
        <w:t>blood physiology</w:t>
      </w:r>
      <w:r w:rsidR="00712099">
        <w:rPr>
          <w:bCs/>
          <w:lang w:val="en"/>
        </w:rPr>
        <w:t xml:space="preserve"> (e.g. </w:t>
      </w:r>
      <w:r w:rsidR="00712099" w:rsidRPr="00712099">
        <w:rPr>
          <w:bCs/>
          <w:lang w:val="en"/>
        </w:rPr>
        <w:t>GO:0070527</w:t>
      </w:r>
      <w:r w:rsidR="00712099">
        <w:rPr>
          <w:bCs/>
          <w:lang w:val="en"/>
        </w:rPr>
        <w:t xml:space="preserve"> </w:t>
      </w:r>
      <w:r w:rsidR="00712099" w:rsidRPr="00712099">
        <w:rPr>
          <w:bCs/>
          <w:lang w:val="en"/>
        </w:rPr>
        <w:t>platelet aggregation</w:t>
      </w:r>
      <w:r w:rsidR="00712099">
        <w:rPr>
          <w:bCs/>
          <w:lang w:val="en"/>
        </w:rPr>
        <w:t xml:space="preserve">, </w:t>
      </w:r>
      <w:r w:rsidR="00712099">
        <w:rPr>
          <w:bCs/>
          <w:i/>
          <w:iCs/>
          <w:lang w:val="en"/>
        </w:rPr>
        <w:t>q</w:t>
      </w:r>
      <w:r w:rsidR="00712099">
        <w:rPr>
          <w:bCs/>
          <w:lang w:val="en"/>
        </w:rPr>
        <w:t xml:space="preserve"> = 0.016)</w:t>
      </w:r>
      <w:r w:rsidR="00FC6680">
        <w:rPr>
          <w:bCs/>
          <w:lang w:val="en"/>
        </w:rPr>
        <w:t>, tissue integrity</w:t>
      </w:r>
      <w:r w:rsidR="00712099">
        <w:rPr>
          <w:bCs/>
          <w:lang w:val="en"/>
        </w:rPr>
        <w:t xml:space="preserve"> (e.g. </w:t>
      </w:r>
      <w:r w:rsidR="00712099" w:rsidRPr="00712099">
        <w:rPr>
          <w:bCs/>
          <w:lang w:val="en"/>
        </w:rPr>
        <w:t>GO:0098609</w:t>
      </w:r>
      <w:r w:rsidR="00712099">
        <w:rPr>
          <w:bCs/>
          <w:lang w:val="en"/>
        </w:rPr>
        <w:t xml:space="preserve"> </w:t>
      </w:r>
      <w:r w:rsidR="00712099" w:rsidRPr="00712099">
        <w:rPr>
          <w:bCs/>
          <w:lang w:val="en"/>
        </w:rPr>
        <w:t>cell-cell adhesion</w:t>
      </w:r>
      <w:r w:rsidR="00712099">
        <w:rPr>
          <w:bCs/>
          <w:lang w:val="en"/>
        </w:rPr>
        <w:t xml:space="preserve">, </w:t>
      </w:r>
      <w:r w:rsidR="00712099">
        <w:rPr>
          <w:bCs/>
          <w:i/>
          <w:iCs/>
          <w:lang w:val="en"/>
        </w:rPr>
        <w:t>q</w:t>
      </w:r>
      <w:r w:rsidR="00712099">
        <w:rPr>
          <w:bCs/>
          <w:lang w:val="en"/>
        </w:rPr>
        <w:t xml:space="preserve"> = 0.022</w:t>
      </w:r>
      <w:r w:rsidR="00712099" w:rsidRPr="00712099">
        <w:rPr>
          <w:bCs/>
          <w:lang w:val="en"/>
        </w:rPr>
        <w:t>)</w:t>
      </w:r>
      <w:r w:rsidR="008B5654">
        <w:rPr>
          <w:bCs/>
          <w:lang w:val="en"/>
        </w:rPr>
        <w:t xml:space="preserve">, </w:t>
      </w:r>
      <w:r w:rsidR="00FC6680">
        <w:rPr>
          <w:bCs/>
          <w:lang w:val="en"/>
        </w:rPr>
        <w:t xml:space="preserve">muscle development </w:t>
      </w:r>
      <w:r w:rsidR="00712099">
        <w:rPr>
          <w:bCs/>
          <w:lang w:val="en"/>
        </w:rPr>
        <w:t xml:space="preserve">(e.g. </w:t>
      </w:r>
      <w:r w:rsidR="00712099" w:rsidRPr="00712099">
        <w:rPr>
          <w:bCs/>
          <w:lang w:val="en"/>
        </w:rPr>
        <w:t>GO:0007519</w:t>
      </w:r>
      <w:r w:rsidR="00712099">
        <w:rPr>
          <w:bCs/>
          <w:lang w:val="en"/>
        </w:rPr>
        <w:t xml:space="preserve"> </w:t>
      </w:r>
      <w:r w:rsidR="00712099" w:rsidRPr="00712099">
        <w:rPr>
          <w:bCs/>
          <w:lang w:val="en"/>
        </w:rPr>
        <w:t>skeletal muscle tissue development</w:t>
      </w:r>
      <w:r w:rsidR="00712099">
        <w:rPr>
          <w:bCs/>
          <w:lang w:val="en"/>
        </w:rPr>
        <w:t xml:space="preserve">, </w:t>
      </w:r>
      <w:r w:rsidR="00712099" w:rsidRPr="00712099">
        <w:rPr>
          <w:bCs/>
          <w:i/>
          <w:iCs/>
          <w:lang w:val="en"/>
        </w:rPr>
        <w:t>q</w:t>
      </w:r>
      <w:r w:rsidR="00712099">
        <w:rPr>
          <w:bCs/>
          <w:lang w:val="en"/>
        </w:rPr>
        <w:t xml:space="preserve"> = </w:t>
      </w:r>
      <w:r w:rsidR="00712099" w:rsidRPr="00712099">
        <w:rPr>
          <w:bCs/>
          <w:lang w:val="en"/>
        </w:rPr>
        <w:t>0.058</w:t>
      </w:r>
      <w:r w:rsidR="00712099">
        <w:rPr>
          <w:bCs/>
          <w:lang w:val="en"/>
        </w:rPr>
        <w:t>), and response to external stimuli (GO:</w:t>
      </w:r>
      <w:r w:rsidR="00712099" w:rsidRPr="00712099">
        <w:rPr>
          <w:bCs/>
          <w:lang w:val="en"/>
        </w:rPr>
        <w:t xml:space="preserve"> 0032102</w:t>
      </w:r>
      <w:r w:rsidR="00712099" w:rsidRPr="00712099">
        <w:t xml:space="preserve"> </w:t>
      </w:r>
      <w:r w:rsidR="00712099" w:rsidRPr="00712099">
        <w:rPr>
          <w:bCs/>
          <w:lang w:val="en"/>
        </w:rPr>
        <w:t>negative regulation of response to external stimulus</w:t>
      </w:r>
      <w:r w:rsidR="00712099">
        <w:rPr>
          <w:bCs/>
          <w:lang w:val="en"/>
        </w:rPr>
        <w:t xml:space="preserve">, </w:t>
      </w:r>
      <w:r w:rsidR="00712099">
        <w:rPr>
          <w:bCs/>
          <w:i/>
          <w:iCs/>
          <w:lang w:val="en"/>
        </w:rPr>
        <w:t>q</w:t>
      </w:r>
      <w:r w:rsidR="00712099">
        <w:rPr>
          <w:bCs/>
          <w:lang w:val="en"/>
        </w:rPr>
        <w:t xml:space="preserve"> = 0.022) </w:t>
      </w:r>
      <w:r w:rsidR="00FC6680">
        <w:rPr>
          <w:bCs/>
          <w:lang w:val="en"/>
        </w:rPr>
        <w:t xml:space="preserve">emerged as overrepresented categories in analyses of genes identified by </w:t>
      </w:r>
      <w:r w:rsidR="00712099">
        <w:rPr>
          <w:bCs/>
          <w:lang w:val="en"/>
        </w:rPr>
        <w:t xml:space="preserve">the combination of </w:t>
      </w:r>
      <w:r w:rsidR="00FC6680" w:rsidRPr="006D2868">
        <w:rPr>
          <w:bCs/>
          <w:lang w:val="en"/>
        </w:rPr>
        <w:t>F</w:t>
      </w:r>
      <w:r w:rsidR="00FC6680" w:rsidRPr="006D2868">
        <w:rPr>
          <w:bCs/>
          <w:vertAlign w:val="subscript"/>
          <w:lang w:val="en"/>
        </w:rPr>
        <w:t>ST</w:t>
      </w:r>
      <w:r w:rsidR="00712099">
        <w:rPr>
          <w:bCs/>
          <w:lang w:val="en"/>
        </w:rPr>
        <w:t xml:space="preserve"> </w:t>
      </w:r>
      <w:r w:rsidR="00712099">
        <w:rPr>
          <w:bCs/>
          <w:lang w:val="en"/>
        </w:rPr>
        <w:lastRenderedPageBreak/>
        <w:t xml:space="preserve">and </w:t>
      </w:r>
      <w:proofErr w:type="spellStart"/>
      <w:r w:rsidR="00FC6680">
        <w:rPr>
          <w:bCs/>
          <w:lang w:val="en"/>
        </w:rPr>
        <w:t>RAiSD</w:t>
      </w:r>
      <w:proofErr w:type="spellEnd"/>
      <w:r w:rsidR="000337C4">
        <w:rPr>
          <w:bCs/>
          <w:lang w:val="en"/>
        </w:rPr>
        <w:t xml:space="preserve"> (Figure </w:t>
      </w:r>
      <w:r w:rsidR="000023FB">
        <w:rPr>
          <w:bCs/>
          <w:lang w:val="en"/>
        </w:rPr>
        <w:t>2</w:t>
      </w:r>
      <w:r w:rsidR="000337C4">
        <w:rPr>
          <w:bCs/>
          <w:lang w:val="en"/>
        </w:rPr>
        <w:t>)</w:t>
      </w:r>
      <w:r w:rsidR="00FC6680">
        <w:rPr>
          <w:bCs/>
          <w:lang w:val="en"/>
        </w:rPr>
        <w:t xml:space="preserve">. </w:t>
      </w:r>
      <w:r w:rsidR="00A50D58">
        <w:rPr>
          <w:bCs/>
          <w:lang w:val="en"/>
        </w:rPr>
        <w:t>Two genes drove the signal associated with blood physiology, FGA (fibrinogen alpha chain) and FGB (fibrinogen beta chain)</w:t>
      </w:r>
      <w:r w:rsidR="00AA3F03">
        <w:rPr>
          <w:bCs/>
          <w:lang w:val="en"/>
        </w:rPr>
        <w:t xml:space="preserve">, both of which are located in </w:t>
      </w:r>
      <w:r w:rsidR="00D941CC">
        <w:rPr>
          <w:bCs/>
          <w:lang w:val="en"/>
        </w:rPr>
        <w:t xml:space="preserve">an ~15kb long </w:t>
      </w:r>
      <w:r w:rsidR="00AA3F03">
        <w:rPr>
          <w:bCs/>
          <w:lang w:val="en"/>
        </w:rPr>
        <w:t>segment of chromosome 4</w:t>
      </w:r>
      <w:r w:rsidR="00D941CC">
        <w:rPr>
          <w:bCs/>
          <w:lang w:val="en"/>
        </w:rPr>
        <w:t xml:space="preserve">. </w:t>
      </w:r>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w:t>
      </w:r>
      <w:proofErr w:type="spellStart"/>
      <w:r w:rsidR="00C57197">
        <w:rPr>
          <w:bCs/>
          <w:lang w:val="en"/>
        </w:rPr>
        <w:t>RAiSD</w:t>
      </w:r>
      <w:proofErr w:type="spellEnd"/>
      <w:r w:rsidR="00C57197">
        <w:rPr>
          <w:bCs/>
          <w:lang w:val="en"/>
        </w:rPr>
        <w:t xml:space="preserve"> revealed similar patterns, with the addition of </w:t>
      </w:r>
      <w:r w:rsidR="00712099">
        <w:rPr>
          <w:bCs/>
          <w:lang w:val="en"/>
        </w:rPr>
        <w:t>two</w:t>
      </w:r>
      <w:r w:rsidR="00FC6680">
        <w:rPr>
          <w:bCs/>
          <w:lang w:val="en"/>
        </w:rPr>
        <w:t xml:space="preserve"> GO terms that were overrepresented in the genes identified by </w:t>
      </w:r>
      <w:r w:rsidR="00712099" w:rsidRPr="006D2868">
        <w:rPr>
          <w:bCs/>
          <w:lang w:val="en"/>
        </w:rPr>
        <w:t>F</w:t>
      </w:r>
      <w:r w:rsidR="00712099" w:rsidRPr="006D2868">
        <w:rPr>
          <w:bCs/>
          <w:vertAlign w:val="subscript"/>
          <w:lang w:val="en"/>
        </w:rPr>
        <w:t>ST</w:t>
      </w:r>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r w:rsidR="00FC6680">
        <w:rPr>
          <w:bCs/>
          <w:lang w:val="en"/>
        </w:rPr>
        <w:t xml:space="preserve"> and </w:t>
      </w:r>
      <w:r w:rsidR="00712099">
        <w:rPr>
          <w:bCs/>
          <w:lang w:val="en"/>
        </w:rPr>
        <w:t xml:space="preserve">in </w:t>
      </w:r>
      <w:proofErr w:type="spellStart"/>
      <w:r w:rsidR="00712099">
        <w:rPr>
          <w:bCs/>
          <w:lang w:val="en"/>
        </w:rPr>
        <w:t>RAiSD</w:t>
      </w:r>
      <w:proofErr w:type="spellEnd"/>
      <w:r w:rsidR="00712099">
        <w:rPr>
          <w:bCs/>
          <w:lang w:val="en"/>
        </w:rPr>
        <w:t xml:space="preserve"> (</w:t>
      </w:r>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r w:rsidR="00C57197">
        <w:rPr>
          <w:bCs/>
          <w:lang w:val="en"/>
        </w:rPr>
        <w:t>.</w:t>
      </w:r>
    </w:p>
    <w:p w14:paraId="6265687F" w14:textId="500E3476" w:rsidR="00E35866" w:rsidRDefault="00FC6680" w:rsidP="00FE72A9">
      <w:pPr>
        <w:spacing w:line="480" w:lineRule="auto"/>
        <w:ind w:firstLine="720"/>
        <w:rPr>
          <w:bCs/>
          <w:lang w:val="en"/>
        </w:rPr>
      </w:pPr>
      <w:r>
        <w:rPr>
          <w:bCs/>
          <w:lang w:val="en"/>
        </w:rPr>
        <w:t xml:space="preserve">In pyrrhuloxia, no genes 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commentRangeStart w:id="123"/>
      <w:r>
        <w:rPr>
          <w:bCs/>
          <w:lang w:val="en"/>
        </w:rPr>
        <w:t xml:space="preserve">In </w:t>
      </w:r>
      <w:r w:rsidRPr="006D2868">
        <w:rPr>
          <w:bCs/>
          <w:lang w:val="en"/>
        </w:rPr>
        <w:t>F</w:t>
      </w:r>
      <w:r w:rsidRPr="006D2868">
        <w:rPr>
          <w:bCs/>
          <w:vertAlign w:val="subscript"/>
          <w:lang w:val="en"/>
        </w:rPr>
        <w:t>ST</w:t>
      </w:r>
      <w:r>
        <w:rPr>
          <w:bCs/>
          <w:vertAlign w:val="subscript"/>
          <w:lang w:val="en"/>
        </w:rPr>
        <w:t xml:space="preserve"> </w:t>
      </w:r>
      <w:r>
        <w:rPr>
          <w:bCs/>
          <w:lang w:val="en"/>
        </w:rPr>
        <w:t>outliers</w:t>
      </w:r>
      <w:commentRangeEnd w:id="123"/>
      <w:r w:rsidR="00450B80">
        <w:rPr>
          <w:rStyle w:val="CommentReference"/>
          <w:rFonts w:ascii="Calibri" w:eastAsia="Calibri" w:hAnsi="Calibri" w:cs="Calibri"/>
        </w:rPr>
        <w:commentReference w:id="123"/>
      </w:r>
      <w:r>
        <w:rPr>
          <w:bCs/>
          <w:lang w:val="en"/>
        </w:rPr>
        <w:t>,</w:t>
      </w:r>
      <w:r w:rsidR="00DC3903">
        <w:rPr>
          <w:bCs/>
          <w:lang w:val="en"/>
        </w:rPr>
        <w:t xml:space="preserve"> organic cyclic compound metabolic processes, nervous system development, tissue regeneration, and insulin-like growth factor receptor signaling pathway each emerged</w:t>
      </w:r>
      <w:r w:rsidR="000023FB">
        <w:rPr>
          <w:bCs/>
          <w:lang w:val="en"/>
        </w:rPr>
        <w:t xml:space="preserve"> (Figure 3)</w:t>
      </w:r>
      <w:r w:rsidR="00DC3903">
        <w:rPr>
          <w:bCs/>
          <w:lang w:val="en"/>
        </w:rPr>
        <w:t>.</w:t>
      </w:r>
      <w:r>
        <w:rPr>
          <w:bCs/>
          <w:lang w:val="en"/>
        </w:rPr>
        <w:t xml:space="preserve"> Tissue regeneration </w:t>
      </w:r>
      <w:r w:rsidR="00F571CB">
        <w:rPr>
          <w:bCs/>
          <w:lang w:val="en"/>
        </w:rPr>
        <w:t>was overrepresented</w:t>
      </w:r>
      <w:r>
        <w:rPr>
          <w:bCs/>
          <w:lang w:val="en"/>
        </w:rPr>
        <w:t xml:space="preserve"> in the </w:t>
      </w:r>
      <w:r w:rsidR="00F571CB">
        <w:rPr>
          <w:bCs/>
          <w:lang w:val="en"/>
        </w:rPr>
        <w:t xml:space="preserve">outliers identified by </w:t>
      </w:r>
      <w:proofErr w:type="spellStart"/>
      <w:r w:rsidR="00F571CB">
        <w:rPr>
          <w:bCs/>
          <w:lang w:val="en"/>
        </w:rPr>
        <w:t>RAiSD</w:t>
      </w:r>
      <w:proofErr w:type="spellEnd"/>
      <w:r w:rsidR="000023FB">
        <w:rPr>
          <w:bCs/>
          <w:lang w:val="en"/>
        </w:rPr>
        <w:t xml:space="preserve"> (Figure 3)</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 xml:space="preserve">and </w:t>
      </w:r>
      <w:proofErr w:type="spellStart"/>
      <w:r w:rsidR="00B64C7D">
        <w:rPr>
          <w:bCs/>
          <w:lang w:val="en"/>
        </w:rPr>
        <w:t>RAiSD</w:t>
      </w:r>
      <w:proofErr w:type="spellEnd"/>
      <w:r w:rsidR="00B64C7D">
        <w:rPr>
          <w:bCs/>
          <w:lang w:val="en"/>
        </w:rPr>
        <w:t xml:space="preserve"> gene lists.</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GRB10 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1F9F9C66" w14:textId="53E91BBF" w:rsidR="002A7442" w:rsidRDefault="00453D09" w:rsidP="00981918">
      <w:pPr>
        <w:spacing w:line="480" w:lineRule="auto"/>
        <w:ind w:firstLine="720"/>
        <w:rPr>
          <w:bCs/>
          <w:lang w:val="en"/>
        </w:rPr>
      </w:pPr>
      <w:r>
        <w:rPr>
          <w:bCs/>
          <w:lang w:val="en"/>
        </w:rPr>
        <w:t>Across GO categories identified as associated with urbanization</w:t>
      </w:r>
      <w:r w:rsidR="00EA1738">
        <w:rPr>
          <w:bCs/>
          <w:lang w:val="en"/>
        </w:rPr>
        <w:t>, more genes associated with GO terms related to blood physiology</w:t>
      </w:r>
      <w:r w:rsidR="00981918">
        <w:rPr>
          <w:bCs/>
          <w:lang w:val="en"/>
        </w:rPr>
        <w:t xml:space="preserve"> and muscle development </w:t>
      </w:r>
      <w:r w:rsidR="00EA1738">
        <w:rPr>
          <w:bCs/>
          <w:lang w:val="en"/>
        </w:rPr>
        <w:t xml:space="preserve">showed a signal of selection in northern cardinals compared to pyrrhuloxia </w:t>
      </w:r>
      <w:r>
        <w:rPr>
          <w:bCs/>
          <w:lang w:val="en"/>
        </w:rPr>
        <w:t>(</w:t>
      </w:r>
      <w:r w:rsidR="000023FB">
        <w:rPr>
          <w:bCs/>
          <w:lang w:val="en"/>
        </w:rPr>
        <w:t>Figure S2</w:t>
      </w:r>
      <w:r>
        <w:rPr>
          <w:bCs/>
          <w:lang w:val="en"/>
        </w:rPr>
        <w:t>).</w:t>
      </w:r>
      <w:r w:rsidR="00EA1738">
        <w:rPr>
          <w:bCs/>
          <w:lang w:val="en"/>
        </w:rPr>
        <w:t xml:space="preserve"> </w:t>
      </w:r>
      <w:r w:rsidR="00981918">
        <w:rPr>
          <w:bCs/>
          <w:lang w:val="en"/>
        </w:rPr>
        <w:t xml:space="preserve">Additionally, northern cardinals showed more representation of genes associated with negative regulation of response to external stimulus (GO:0032102). </w:t>
      </w:r>
      <w:r w:rsidR="00EA1738">
        <w:rPr>
          <w:bCs/>
          <w:lang w:val="en"/>
        </w:rPr>
        <w:t xml:space="preserve">Pyrrhuloxia showed greater representations of genes in </w:t>
      </w:r>
      <w:r w:rsidR="00981918">
        <w:rPr>
          <w:bCs/>
          <w:lang w:val="en"/>
        </w:rPr>
        <w:t xml:space="preserve">various disjunct categories, including insulin-like growth factor receptor signaling pathway (GO:0048009), tissue regeneration (GO:0042246), and regulation of phosphatase activity (GO:004666). </w:t>
      </w:r>
    </w:p>
    <w:p w14:paraId="6D26758B" w14:textId="77777777" w:rsidR="00981918" w:rsidRPr="00981918" w:rsidRDefault="00981918" w:rsidP="00981918">
      <w:pPr>
        <w:spacing w:line="480" w:lineRule="auto"/>
        <w:ind w:firstLine="720"/>
        <w:rPr>
          <w:bCs/>
          <w:lang w:val="en"/>
        </w:rPr>
      </w:pPr>
    </w:p>
    <w:p w14:paraId="74992CEA" w14:textId="07F0AD14" w:rsidR="00750FCE" w:rsidRPr="00F54901" w:rsidRDefault="00750FCE" w:rsidP="00FE72A9">
      <w:pPr>
        <w:spacing w:line="480" w:lineRule="auto"/>
        <w:rPr>
          <w:lang w:val="en"/>
        </w:rPr>
      </w:pPr>
      <w:r>
        <w:rPr>
          <w:bCs/>
          <w:u w:val="single"/>
          <w:lang w:val="en"/>
        </w:rPr>
        <w:lastRenderedPageBreak/>
        <w:t>Parallel Evolution</w:t>
      </w:r>
      <w:r w:rsidRPr="00410F32">
        <w:rPr>
          <w:bCs/>
          <w:noProof/>
          <w:lang w:val="en"/>
        </w:rPr>
        <w:t xml:space="preserve"> </w:t>
      </w:r>
    </w:p>
    <w:p w14:paraId="185E98B5" w14:textId="5BAD1FB5" w:rsidR="008D5DDE" w:rsidRDefault="008D5DDE" w:rsidP="00FE72A9">
      <w:pPr>
        <w:spacing w:line="480" w:lineRule="auto"/>
        <w:ind w:firstLine="720"/>
        <w:rPr>
          <w:bCs/>
          <w:lang w:val="en"/>
        </w:rPr>
      </w:pPr>
      <w:r>
        <w:rPr>
          <w:bCs/>
          <w:lang w:val="en"/>
        </w:rPr>
        <w:t xml:space="preserve">Pairwise comparisons of </w:t>
      </w:r>
      <w:del w:id="124" w:author="Sabrina McNew" w:date="2025-03-11T10:47:00Z" w16du:dateUtc="2025-03-11T17:47:00Z">
        <w:r w:rsidDel="00175883">
          <w:rPr>
            <w:bCs/>
            <w:lang w:val="en"/>
          </w:rPr>
          <w:delText xml:space="preserve">species </w:delText>
        </w:r>
      </w:del>
      <w:ins w:id="125" w:author="Sabrina McNew" w:date="2025-03-11T10:47:00Z" w16du:dateUtc="2025-03-11T17:47:00Z">
        <w:r w:rsidR="00175883">
          <w:rPr>
            <w:bCs/>
            <w:lang w:val="en"/>
          </w:rPr>
          <w:t xml:space="preserve">the cardinal species sequenced in this study to published data from burrowing owls and great tits </w:t>
        </w:r>
      </w:ins>
      <w:r>
        <w:rPr>
          <w:bCs/>
          <w:lang w:val="en"/>
        </w:rPr>
        <w:t xml:space="preserve">found significant evidence of overlapping genes in five of the six pairs (northern cardinals and pyrrhuloxia </w:t>
      </w:r>
      <w:r w:rsidR="00D941CC">
        <w:rPr>
          <w:bCs/>
          <w:lang w:val="en"/>
        </w:rPr>
        <w:t>q</w:t>
      </w:r>
      <w:r w:rsidR="000023FB">
        <w:rPr>
          <w:bCs/>
          <w:lang w:val="en"/>
        </w:rPr>
        <w:t xml:space="preserve"> </w:t>
      </w:r>
      <w:r>
        <w:rPr>
          <w:bCs/>
          <w:lang w:val="en"/>
        </w:rPr>
        <w:t>=</w:t>
      </w:r>
      <w:r w:rsidR="000023FB">
        <w:rPr>
          <w:bCs/>
          <w:lang w:val="en"/>
        </w:rPr>
        <w:t xml:space="preserve"> </w:t>
      </w:r>
      <w:r w:rsidRPr="00AF493F">
        <w:rPr>
          <w:bCs/>
          <w:lang w:val="en"/>
        </w:rPr>
        <w:t>1.3</w:t>
      </w:r>
      <w:r>
        <w:rPr>
          <w:bCs/>
          <w:lang w:val="en"/>
        </w:rPr>
        <w:t>2x10</w:t>
      </w:r>
      <w:r w:rsidRPr="00AF493F">
        <w:rPr>
          <w:bCs/>
          <w:vertAlign w:val="superscript"/>
          <w:lang w:val="en"/>
        </w:rPr>
        <w:t>-15</w:t>
      </w:r>
      <w:r>
        <w:rPr>
          <w:bCs/>
          <w:lang w:val="en"/>
        </w:rPr>
        <w:t xml:space="preserve">, northern cardinals and burrowing owls </w:t>
      </w:r>
      <w:r w:rsidR="000023FB">
        <w:rPr>
          <w:bCs/>
          <w:lang w:val="en"/>
        </w:rPr>
        <w:t xml:space="preserve">q </w:t>
      </w:r>
      <w:r>
        <w:rPr>
          <w:bCs/>
          <w:lang w:val="en"/>
        </w:rPr>
        <w:t xml:space="preserve">= </w:t>
      </w:r>
      <w:r w:rsidRPr="00AF493F">
        <w:rPr>
          <w:bCs/>
          <w:lang w:val="en"/>
        </w:rPr>
        <w:t>2.81</w:t>
      </w:r>
      <w:r>
        <w:rPr>
          <w:bCs/>
          <w:lang w:val="en"/>
        </w:rPr>
        <w:t>x10</w:t>
      </w:r>
      <w:r w:rsidRPr="008D5DDE">
        <w:rPr>
          <w:bCs/>
          <w:vertAlign w:val="superscript"/>
          <w:lang w:val="en"/>
        </w:rPr>
        <w:t>-05</w:t>
      </w:r>
      <w:r>
        <w:rPr>
          <w:bCs/>
          <w:lang w:val="en"/>
        </w:rPr>
        <w:t xml:space="preserve">, northern cardinals and great tits </w:t>
      </w:r>
      <w:r w:rsidR="00D941CC">
        <w:rPr>
          <w:bCs/>
          <w:lang w:val="en"/>
        </w:rPr>
        <w:t>q</w:t>
      </w:r>
      <w:r w:rsidR="000023FB">
        <w:rPr>
          <w:bCs/>
          <w:lang w:val="en"/>
        </w:rPr>
        <w:t xml:space="preserve"> </w:t>
      </w:r>
      <w:r>
        <w:rPr>
          <w:bCs/>
          <w:lang w:val="en"/>
        </w:rPr>
        <w:t>=</w:t>
      </w:r>
      <w:r w:rsidR="000023FB">
        <w:rPr>
          <w:bCs/>
          <w:lang w:val="en"/>
        </w:rPr>
        <w:t xml:space="preserve"> </w:t>
      </w:r>
      <w:r>
        <w:rPr>
          <w:bCs/>
          <w:lang w:val="en"/>
        </w:rPr>
        <w:t>0.0</w:t>
      </w:r>
      <w:r w:rsidRPr="00AF493F">
        <w:rPr>
          <w:bCs/>
          <w:lang w:val="en"/>
        </w:rPr>
        <w:t>1</w:t>
      </w:r>
      <w:r>
        <w:rPr>
          <w:bCs/>
          <w:lang w:val="en"/>
        </w:rPr>
        <w:t xml:space="preserve">2, pyrrhuloxia and burrowing owls </w:t>
      </w:r>
      <w:r w:rsidR="00D941CC">
        <w:rPr>
          <w:bCs/>
          <w:lang w:val="en"/>
        </w:rPr>
        <w:t>q</w:t>
      </w:r>
      <w:r w:rsidR="000023FB">
        <w:rPr>
          <w:bCs/>
          <w:lang w:val="en"/>
        </w:rPr>
        <w:t xml:space="preserve"> </w:t>
      </w:r>
      <w:r>
        <w:rPr>
          <w:bCs/>
          <w:lang w:val="en"/>
        </w:rPr>
        <w:t>=</w:t>
      </w:r>
      <w:r w:rsidR="000023FB">
        <w:rPr>
          <w:bCs/>
          <w:lang w:val="en"/>
        </w:rPr>
        <w:t xml:space="preserve"> </w:t>
      </w:r>
      <w:r>
        <w:rPr>
          <w:bCs/>
          <w:lang w:val="en"/>
        </w:rPr>
        <w:t xml:space="preserve">0.008, burrowing owls and great tits </w:t>
      </w:r>
      <w:r w:rsidR="000023FB">
        <w:rPr>
          <w:bCs/>
          <w:lang w:val="en"/>
        </w:rPr>
        <w:t xml:space="preserve">q </w:t>
      </w:r>
      <w:r>
        <w:rPr>
          <w:bCs/>
          <w:lang w:val="en"/>
        </w:rPr>
        <w:t>=</w:t>
      </w:r>
      <w:r w:rsidR="000023FB">
        <w:rPr>
          <w:bCs/>
          <w:lang w:val="en"/>
        </w:rPr>
        <w:t xml:space="preserve"> </w:t>
      </w:r>
      <w:r>
        <w:rPr>
          <w:bCs/>
          <w:lang w:val="en"/>
        </w:rPr>
        <w:t>0.0</w:t>
      </w:r>
      <w:r w:rsidRPr="00AF493F">
        <w:rPr>
          <w:bCs/>
          <w:lang w:val="en"/>
        </w:rPr>
        <w:t>1</w:t>
      </w:r>
      <w:r>
        <w:rPr>
          <w:bCs/>
          <w:lang w:val="en"/>
        </w:rPr>
        <w:t>2; FDR corrected Fisher’s exact test)</w:t>
      </w:r>
      <w:r w:rsidR="00AD2AFB">
        <w:rPr>
          <w:bCs/>
          <w:lang w:val="en"/>
        </w:rPr>
        <w:t>, with only pyrrhuloxia and great tits not demonstrating significant overlap (q</w:t>
      </w:r>
      <w:r w:rsidR="000023FB">
        <w:rPr>
          <w:bCs/>
          <w:lang w:val="en"/>
        </w:rPr>
        <w:t xml:space="preserve"> </w:t>
      </w:r>
      <w:r w:rsidR="00AD2AFB">
        <w:rPr>
          <w:bCs/>
          <w:lang w:val="en"/>
        </w:rPr>
        <w:t>=</w:t>
      </w:r>
      <w:r w:rsidR="000023FB">
        <w:rPr>
          <w:bCs/>
          <w:lang w:val="en"/>
        </w:rPr>
        <w:t xml:space="preserve"> </w:t>
      </w:r>
      <w:r w:rsidR="00AD2AFB">
        <w:rPr>
          <w:bCs/>
          <w:lang w:val="en"/>
        </w:rPr>
        <w:t>0.</w:t>
      </w:r>
      <w:r w:rsidR="00AD2AFB" w:rsidRPr="00AF493F">
        <w:rPr>
          <w:bCs/>
          <w:lang w:val="en"/>
        </w:rPr>
        <w:t>601</w:t>
      </w:r>
      <w:r w:rsidR="00AD2AFB">
        <w:rPr>
          <w:bCs/>
          <w:lang w:val="en"/>
        </w:rPr>
        <w:t>).</w:t>
      </w:r>
    </w:p>
    <w:p w14:paraId="335D0857" w14:textId="0F520DC4" w:rsidR="00750FCE" w:rsidRDefault="008D5DDE" w:rsidP="00FE72A9">
      <w:pPr>
        <w:spacing w:line="480" w:lineRule="auto"/>
        <w:ind w:firstLine="720"/>
        <w:rPr>
          <w:bCs/>
          <w:lang w:val="en"/>
        </w:rPr>
      </w:pPr>
      <w:r>
        <w:rPr>
          <w:bCs/>
          <w:lang w:val="en"/>
        </w:rPr>
        <w:t xml:space="preserve">Between cardinal species, </w:t>
      </w:r>
      <w:r w:rsidR="00750FCE">
        <w:rPr>
          <w:bCs/>
          <w:lang w:val="en"/>
        </w:rPr>
        <w:t xml:space="preserve">132 genes were identified by at least one analysis in both species but </w:t>
      </w:r>
      <w:proofErr w:type="gramStart"/>
      <w:r w:rsidR="00750FCE">
        <w:rPr>
          <w:bCs/>
          <w:lang w:val="en"/>
        </w:rPr>
        <w:t>no GO</w:t>
      </w:r>
      <w:proofErr w:type="gramEnd"/>
      <w:r w:rsidR="00750FCE">
        <w:rPr>
          <w:bCs/>
          <w:lang w:val="en"/>
        </w:rPr>
        <w:t xml:space="preserve"> terms were overrepresented in the list of overlapping genes. The three genes identified by both programs in both species are </w:t>
      </w:r>
      <w:r w:rsidR="00750FCE" w:rsidRPr="003B5579">
        <w:rPr>
          <w:bCs/>
          <w:lang w:val="en"/>
        </w:rPr>
        <w:t>CDKAL1</w:t>
      </w:r>
      <w:r w:rsidR="00750FCE">
        <w:rPr>
          <w:bCs/>
          <w:lang w:val="en"/>
        </w:rPr>
        <w:t xml:space="preserve"> (</w:t>
      </w:r>
      <w:r w:rsidR="00750FCE" w:rsidRPr="003B5579">
        <w:rPr>
          <w:bCs/>
          <w:lang w:val="en"/>
        </w:rPr>
        <w:t>CDK5 Regulatory Subunit Associated Protein 1 Like 1)</w:t>
      </w:r>
      <w:r w:rsidR="00750FCE">
        <w:rPr>
          <w:bCs/>
          <w:lang w:val="en"/>
        </w:rPr>
        <w:t xml:space="preserve">, </w:t>
      </w:r>
      <w:r w:rsidR="00750FCE" w:rsidRPr="003B5579">
        <w:rPr>
          <w:bCs/>
          <w:lang w:val="en"/>
        </w:rPr>
        <w:t>COL15A1</w:t>
      </w:r>
      <w:r w:rsidR="00750FCE">
        <w:rPr>
          <w:bCs/>
          <w:lang w:val="en"/>
        </w:rPr>
        <w:t xml:space="preserve"> </w:t>
      </w:r>
      <w:r w:rsidR="00750FCE" w:rsidRPr="003B5579">
        <w:rPr>
          <w:bCs/>
          <w:lang w:val="en"/>
        </w:rPr>
        <w:t>(Collagen Type XV Alpha 1 Chain)</w:t>
      </w:r>
      <w:r w:rsidR="00750FCE">
        <w:rPr>
          <w:bCs/>
          <w:lang w:val="en"/>
        </w:rPr>
        <w:t xml:space="preserve">, and </w:t>
      </w:r>
      <w:r w:rsidR="00750FCE" w:rsidRPr="003B5579">
        <w:rPr>
          <w:bCs/>
          <w:lang w:val="en"/>
        </w:rPr>
        <w:t>TGFBR</w:t>
      </w:r>
      <w:r w:rsidR="00750FCE">
        <w:rPr>
          <w:bCs/>
          <w:lang w:val="en"/>
        </w:rPr>
        <w:t xml:space="preserve">1 </w:t>
      </w:r>
      <w:r w:rsidR="00750FCE" w:rsidRPr="003B5579">
        <w:rPr>
          <w:bCs/>
          <w:lang w:val="en"/>
        </w:rPr>
        <w:t>(Transforming Growth Factor Beta Receptor 1)</w:t>
      </w:r>
      <w:r w:rsidR="00DC4E17">
        <w:rPr>
          <w:bCs/>
          <w:lang w:val="en"/>
        </w:rPr>
        <w:t xml:space="preserve">, which are all present within the same 3.4 </w:t>
      </w:r>
      <w:r w:rsidR="00AD2AFB">
        <w:rPr>
          <w:bCs/>
          <w:lang w:val="en"/>
        </w:rPr>
        <w:t xml:space="preserve">Mb </w:t>
      </w:r>
      <w:r w:rsidR="00DC4E17">
        <w:rPr>
          <w:bCs/>
          <w:lang w:val="en"/>
        </w:rPr>
        <w:t>block of chromosome 2</w:t>
      </w:r>
      <w:r w:rsidR="00226C0D">
        <w:rPr>
          <w:bCs/>
          <w:lang w:val="en"/>
        </w:rPr>
        <w:t xml:space="preserve"> and which shows distinct evidence of a selective sweep in urban pyrrhuloxia</w:t>
      </w:r>
      <w:r w:rsidR="00DC4E17">
        <w:rPr>
          <w:bCs/>
          <w:lang w:val="en"/>
        </w:rPr>
        <w:t xml:space="preserve"> (Figure </w:t>
      </w:r>
      <w:r w:rsidR="000023FB">
        <w:rPr>
          <w:bCs/>
          <w:lang w:val="en"/>
        </w:rPr>
        <w:t>4</w:t>
      </w:r>
      <w:r w:rsidR="00816E29">
        <w:rPr>
          <w:bCs/>
          <w:lang w:val="en"/>
        </w:rPr>
        <w:t>, Figure S3</w:t>
      </w:r>
      <w:r w:rsidR="00AD2AFB">
        <w:rPr>
          <w:bCs/>
          <w:lang w:val="en"/>
        </w:rPr>
        <w:t>)</w:t>
      </w:r>
      <w:r w:rsidR="00750FCE">
        <w:rPr>
          <w:bCs/>
          <w:lang w:val="en"/>
        </w:rPr>
        <w:t>.</w:t>
      </w:r>
    </w:p>
    <w:p w14:paraId="6936097D" w14:textId="6E91E3C7" w:rsidR="008D5DDE" w:rsidRDefault="008D5DDE" w:rsidP="00FE72A9">
      <w:pPr>
        <w:spacing w:line="480" w:lineRule="auto"/>
        <w:ind w:firstLine="720"/>
        <w:rPr>
          <w:bCs/>
          <w:lang w:val="en"/>
        </w:rPr>
      </w:pPr>
      <w:r>
        <w:rPr>
          <w:bCs/>
          <w:lang w:val="en"/>
        </w:rPr>
        <w:t>No genes were identified as a candidate gene associated with urbanization in all four species, but one was identified in three of the four species (</w:t>
      </w:r>
      <w:r w:rsidRPr="008D5DDE">
        <w:rPr>
          <w:bCs/>
          <w:lang w:val="en"/>
        </w:rPr>
        <w:t>NRXN3</w:t>
      </w:r>
      <w:r>
        <w:rPr>
          <w:bCs/>
          <w:lang w:val="en"/>
        </w:rPr>
        <w:t>; found in northern cardinals, burrowing owls, and great tits</w:t>
      </w:r>
      <w:r w:rsidR="0073423B">
        <w:rPr>
          <w:bCs/>
          <w:lang w:val="en"/>
        </w:rPr>
        <w:t>; Figure 5</w:t>
      </w:r>
      <w:r>
        <w:rPr>
          <w:bCs/>
          <w:lang w:val="en"/>
        </w:rPr>
        <w:t xml:space="preserve">). 45 genes were identified in </w:t>
      </w:r>
      <w:r w:rsidR="004B71C6">
        <w:rPr>
          <w:bCs/>
          <w:lang w:val="en"/>
        </w:rPr>
        <w:t>one of the two cardinal species and in one additional non-cardinal taxa.</w:t>
      </w:r>
      <w:r w:rsidR="00791708">
        <w:rPr>
          <w:bCs/>
          <w:lang w:val="en"/>
        </w:rPr>
        <w:t xml:space="preserve"> In this list of 45 genes, GO terms associated with muscle development (e.g. </w:t>
      </w:r>
      <w:r w:rsidR="00791708" w:rsidRPr="00791708">
        <w:rPr>
          <w:bCs/>
          <w:lang w:val="en"/>
        </w:rPr>
        <w:t>GO:0090257</w:t>
      </w:r>
      <w:r w:rsidR="00791708">
        <w:rPr>
          <w:bCs/>
          <w:lang w:val="en"/>
        </w:rPr>
        <w:t xml:space="preserve"> </w:t>
      </w:r>
      <w:r w:rsidR="00791708" w:rsidRPr="00791708">
        <w:rPr>
          <w:bCs/>
          <w:lang w:val="en"/>
        </w:rPr>
        <w:t xml:space="preserve">regulation of muscle system process </w:t>
      </w:r>
      <w:r w:rsidR="00791708" w:rsidRPr="00791708">
        <w:rPr>
          <w:bCs/>
          <w:i/>
          <w:iCs/>
          <w:lang w:val="en"/>
        </w:rPr>
        <w:t>q</w:t>
      </w:r>
      <w:r w:rsidR="00791708">
        <w:rPr>
          <w:bCs/>
          <w:lang w:val="en"/>
        </w:rPr>
        <w:t xml:space="preserve"> = </w:t>
      </w:r>
      <w:r w:rsidR="00791708" w:rsidRPr="00791708">
        <w:rPr>
          <w:bCs/>
          <w:lang w:val="en"/>
        </w:rPr>
        <w:t>0.041</w:t>
      </w:r>
      <w:r w:rsidR="00791708">
        <w:rPr>
          <w:bCs/>
          <w:lang w:val="en"/>
        </w:rPr>
        <w:t xml:space="preserve">) and neuronal processes (e.g. </w:t>
      </w:r>
      <w:r w:rsidR="00791708" w:rsidRPr="00791708">
        <w:rPr>
          <w:bCs/>
          <w:lang w:val="en"/>
        </w:rPr>
        <w:t>GO:0007399</w:t>
      </w:r>
      <w:r w:rsidR="00791708">
        <w:rPr>
          <w:bCs/>
          <w:lang w:val="en"/>
        </w:rPr>
        <w:t xml:space="preserve"> </w:t>
      </w:r>
      <w:r w:rsidR="00791708" w:rsidRPr="00791708">
        <w:rPr>
          <w:bCs/>
          <w:lang w:val="en"/>
        </w:rPr>
        <w:t>nervous system development</w:t>
      </w:r>
      <w:r w:rsidR="00791708">
        <w:rPr>
          <w:bCs/>
          <w:lang w:val="en"/>
        </w:rPr>
        <w:t xml:space="preserve">, </w:t>
      </w:r>
      <w:r w:rsidR="00791708">
        <w:rPr>
          <w:bCs/>
          <w:i/>
          <w:iCs/>
          <w:lang w:val="en"/>
        </w:rPr>
        <w:t xml:space="preserve">q </w:t>
      </w:r>
      <w:r w:rsidR="00791708">
        <w:rPr>
          <w:bCs/>
          <w:lang w:val="en"/>
        </w:rPr>
        <w:t xml:space="preserve">&lt; </w:t>
      </w:r>
      <w:r w:rsidR="00791708" w:rsidRPr="00791708">
        <w:rPr>
          <w:bCs/>
          <w:lang w:val="en"/>
        </w:rPr>
        <w:t>0.00</w:t>
      </w:r>
      <w:r w:rsidR="00791708">
        <w:rPr>
          <w:bCs/>
          <w:lang w:val="en"/>
        </w:rPr>
        <w:t>1) were overrepresented.</w:t>
      </w:r>
    </w:p>
    <w:bookmarkEnd w:id="119"/>
    <w:p w14:paraId="671E1E79" w14:textId="5384213E" w:rsidR="00750FCE" w:rsidRDefault="00750FCE" w:rsidP="00FE72A9">
      <w:pPr>
        <w:spacing w:line="480" w:lineRule="auto"/>
        <w:rPr>
          <w:bCs/>
          <w:lang w:val="en"/>
        </w:rPr>
      </w:pPr>
    </w:p>
    <w:p w14:paraId="49DB79AA" w14:textId="64F48F2F" w:rsidR="0085178F" w:rsidRPr="006D2868" w:rsidRDefault="0085178F" w:rsidP="00FE72A9">
      <w:pPr>
        <w:spacing w:line="480" w:lineRule="auto"/>
        <w:rPr>
          <w:b/>
          <w:bCs/>
          <w:u w:val="single"/>
          <w:lang w:val="en"/>
        </w:rPr>
      </w:pPr>
      <w:r w:rsidRPr="006D2868">
        <w:rPr>
          <w:b/>
          <w:bCs/>
          <w:u w:val="single"/>
          <w:lang w:val="en"/>
        </w:rPr>
        <w:t>Discussion</w:t>
      </w:r>
    </w:p>
    <w:p w14:paraId="16AFBD83" w14:textId="7C4CEA81" w:rsidR="00A50D58" w:rsidRDefault="00A50D58" w:rsidP="00FE72A9">
      <w:pPr>
        <w:spacing w:line="480" w:lineRule="auto"/>
        <w:rPr>
          <w:bCs/>
          <w:lang w:val="en"/>
        </w:rPr>
      </w:pPr>
      <w:r>
        <w:rPr>
          <w:bCs/>
          <w:lang w:val="en"/>
        </w:rPr>
        <w:lastRenderedPageBreak/>
        <w:tab/>
        <w:t xml:space="preserve">We demonstrate a polygenic response to urbanization by two cardinal species with important differences that may underlie the increase in urban occupation by northern cardinals compared to pyrrhuloxia. </w:t>
      </w:r>
      <w:r w:rsidR="009B6475">
        <w:rPr>
          <w:bCs/>
          <w:lang w:val="en"/>
        </w:rPr>
        <w:t xml:space="preserve">The urban environment appears to have selected for changes to the blood physiology, muscle development, and neural development of both species. </w:t>
      </w:r>
      <w:commentRangeStart w:id="126"/>
      <w:r w:rsidR="009B6475">
        <w:rPr>
          <w:bCs/>
          <w:lang w:val="en"/>
        </w:rPr>
        <w:t>Pyrrhuloxia displayed less evidence of a selective response to urbanization</w:t>
      </w:r>
      <w:ins w:id="127" w:author="Sabrina McNew" w:date="2025-03-11T11:03:00Z" w16du:dateUtc="2025-03-11T18:03:00Z">
        <w:r w:rsidR="00450B80">
          <w:rPr>
            <w:bCs/>
            <w:lang w:val="en"/>
          </w:rPr>
          <w:t xml:space="preserve">. Compared to northern cardinals, pyrrhuloxia had fewer SNPs that were significantly differentiated. </w:t>
        </w:r>
      </w:ins>
      <w:ins w:id="128" w:author="Sabrina McNew" w:date="2025-03-11T11:06:00Z" w16du:dateUtc="2025-03-11T18:06:00Z">
        <w:r w:rsidR="00450B80">
          <w:rPr>
            <w:bCs/>
            <w:lang w:val="en"/>
          </w:rPr>
          <w:t>Ge</w:t>
        </w:r>
      </w:ins>
      <w:ins w:id="129" w:author="Sabrina McNew" w:date="2025-03-11T11:03:00Z" w16du:dateUtc="2025-03-11T18:03:00Z">
        <w:r w:rsidR="00450B80">
          <w:rPr>
            <w:bCs/>
            <w:lang w:val="en"/>
          </w:rPr>
          <w:t xml:space="preserve">ne ontology analyses </w:t>
        </w:r>
      </w:ins>
      <w:ins w:id="130" w:author="Sabrina McNew" w:date="2025-03-11T11:04:00Z" w16du:dateUtc="2025-03-11T18:04:00Z">
        <w:r w:rsidR="00450B80">
          <w:rPr>
            <w:bCs/>
            <w:lang w:val="en"/>
          </w:rPr>
          <w:t xml:space="preserve">of candidate genes identified by our two methods of population differentiation each </w:t>
        </w:r>
      </w:ins>
      <w:ins w:id="131" w:author="Sabrina McNew" w:date="2025-03-11T11:06:00Z" w16du:dateUtc="2025-03-11T18:06:00Z">
        <w:r w:rsidR="00450B80">
          <w:rPr>
            <w:bCs/>
            <w:lang w:val="en"/>
          </w:rPr>
          <w:t>found functional categories associated with urbanization. However,</w:t>
        </w:r>
      </w:ins>
      <w:del w:id="132" w:author="Sabrina McNew" w:date="2025-03-11T11:03:00Z" w16du:dateUtc="2025-03-11T18:03:00Z">
        <w:r w:rsidR="009B6475" w:rsidDel="00450B80">
          <w:rPr>
            <w:bCs/>
            <w:lang w:val="en"/>
          </w:rPr>
          <w:delText>,</w:delText>
        </w:r>
      </w:del>
      <w:del w:id="133" w:author="Sabrina McNew" w:date="2025-03-11T11:07:00Z" w16du:dateUtc="2025-03-11T18:07:00Z">
        <w:r w:rsidR="009B6475" w:rsidDel="00450B80">
          <w:rPr>
            <w:bCs/>
            <w:lang w:val="en"/>
          </w:rPr>
          <w:delText xml:space="preserve"> with</w:delText>
        </w:r>
      </w:del>
      <w:r w:rsidR="009B6475">
        <w:rPr>
          <w:bCs/>
          <w:lang w:val="en"/>
        </w:rPr>
        <w:t xml:space="preserve"> no significant GO-terms </w:t>
      </w:r>
      <w:del w:id="134" w:author="Sabrina McNew" w:date="2025-03-11T11:07:00Z" w16du:dateUtc="2025-03-11T18:07:00Z">
        <w:r w:rsidR="009B6475" w:rsidDel="00450B80">
          <w:rPr>
            <w:bCs/>
            <w:lang w:val="en"/>
          </w:rPr>
          <w:delText xml:space="preserve">emerging </w:delText>
        </w:r>
      </w:del>
      <w:ins w:id="135" w:author="Sabrina McNew" w:date="2025-03-11T11:07:00Z" w16du:dateUtc="2025-03-11T18:07:00Z">
        <w:r w:rsidR="00450B80">
          <w:rPr>
            <w:bCs/>
            <w:lang w:val="en"/>
          </w:rPr>
          <w:t xml:space="preserve">emerged </w:t>
        </w:r>
      </w:ins>
      <w:r w:rsidR="009B6475">
        <w:rPr>
          <w:bCs/>
          <w:lang w:val="en"/>
        </w:rPr>
        <w:t>from analyses of the combined list of genes identified across both F</w:t>
      </w:r>
      <w:r w:rsidR="009B6475" w:rsidRPr="009B6475">
        <w:rPr>
          <w:bCs/>
          <w:vertAlign w:val="superscript"/>
          <w:lang w:val="en"/>
        </w:rPr>
        <w:t>ST</w:t>
      </w:r>
      <w:r w:rsidR="009B6475">
        <w:rPr>
          <w:bCs/>
          <w:lang w:val="en"/>
        </w:rPr>
        <w:t xml:space="preserve"> and </w:t>
      </w:r>
      <w:proofErr w:type="spellStart"/>
      <w:r w:rsidR="009B6475">
        <w:rPr>
          <w:bCs/>
          <w:lang w:val="en"/>
        </w:rPr>
        <w:t>RAiSD</w:t>
      </w:r>
      <w:commentRangeEnd w:id="126"/>
      <w:proofErr w:type="spellEnd"/>
      <w:r w:rsidR="00450B80">
        <w:rPr>
          <w:rStyle w:val="CommentReference"/>
          <w:rFonts w:ascii="Calibri" w:eastAsia="Calibri" w:hAnsi="Calibri" w:cs="Calibri"/>
        </w:rPr>
        <w:commentReference w:id="126"/>
      </w:r>
      <w:ins w:id="136" w:author="Sabrina McNew" w:date="2025-03-11T11:07:00Z" w16du:dateUtc="2025-03-11T18:07:00Z">
        <w:r w:rsidR="00450B80">
          <w:rPr>
            <w:bCs/>
            <w:lang w:val="en"/>
          </w:rPr>
          <w:t>, suggesting that the effects of urbanization on p</w:t>
        </w:r>
      </w:ins>
      <w:ins w:id="137" w:author="Sabrina McNew" w:date="2025-03-11T11:08:00Z" w16du:dateUtc="2025-03-11T18:08:00Z">
        <w:r w:rsidR="00450B80">
          <w:rPr>
            <w:bCs/>
            <w:lang w:val="en"/>
          </w:rPr>
          <w:t>yrr</w:t>
        </w:r>
      </w:ins>
      <w:ins w:id="138" w:author="Sabrina McNew" w:date="2025-03-11T11:07:00Z" w16du:dateUtc="2025-03-11T18:07:00Z">
        <w:r w:rsidR="00450B80">
          <w:rPr>
            <w:bCs/>
            <w:lang w:val="en"/>
          </w:rPr>
          <w:t xml:space="preserve">huloxia </w:t>
        </w:r>
      </w:ins>
      <w:ins w:id="139" w:author="Sabrina McNew" w:date="2025-03-11T11:08:00Z" w16du:dateUtc="2025-03-11T18:08:00Z">
        <w:r w:rsidR="00450B80">
          <w:rPr>
            <w:bCs/>
            <w:lang w:val="en"/>
          </w:rPr>
          <w:t xml:space="preserve">are more </w:t>
        </w:r>
        <w:commentRangeStart w:id="140"/>
        <w:r w:rsidR="00450B80">
          <w:rPr>
            <w:bCs/>
            <w:lang w:val="en"/>
          </w:rPr>
          <w:t>diffuse</w:t>
        </w:r>
        <w:commentRangeEnd w:id="140"/>
        <w:r w:rsidR="00450B80">
          <w:rPr>
            <w:rStyle w:val="CommentReference"/>
            <w:rFonts w:ascii="Calibri" w:eastAsia="Calibri" w:hAnsi="Calibri" w:cs="Calibri"/>
          </w:rPr>
          <w:commentReference w:id="140"/>
        </w:r>
      </w:ins>
      <w:r w:rsidR="009B6475">
        <w:rPr>
          <w:bCs/>
          <w:lang w:val="en"/>
        </w:rPr>
        <w:t xml:space="preserve">. Northern cardinals are larger than pyrrhuloxia and therefore may have had a more favorable pre-existing muscular physiology that has allowed them to better adapt to the urban environment. The behavioral and </w:t>
      </w:r>
      <w:del w:id="141" w:author="Sabrina McNew" w:date="2025-03-11T11:08:00Z" w16du:dateUtc="2025-03-11T18:08:00Z">
        <w:r w:rsidR="009B6475" w:rsidDel="00450B80">
          <w:rPr>
            <w:bCs/>
            <w:lang w:val="en"/>
          </w:rPr>
          <w:delText xml:space="preserve">hematological </w:delText>
        </w:r>
      </w:del>
      <w:ins w:id="142" w:author="Sabrina McNew" w:date="2025-03-11T11:08:00Z" w16du:dateUtc="2025-03-11T18:08:00Z">
        <w:r w:rsidR="00450B80">
          <w:rPr>
            <w:bCs/>
            <w:lang w:val="en"/>
          </w:rPr>
          <w:t xml:space="preserve">physiological </w:t>
        </w:r>
      </w:ins>
      <w:r w:rsidR="009B6475">
        <w:rPr>
          <w:bCs/>
          <w:lang w:val="en"/>
        </w:rPr>
        <w:t>differences between these species are understudied but our results suggest that traits in these realms may predict a species’ ability to persist in developed areas, particularly in ecologies similar to the Sonoran Desert.</w:t>
      </w:r>
    </w:p>
    <w:p w14:paraId="0DFFABF2" w14:textId="53F414B6" w:rsidR="002D25B2" w:rsidRDefault="009B6475" w:rsidP="00FE72A9">
      <w:pPr>
        <w:spacing w:line="480" w:lineRule="auto"/>
        <w:ind w:firstLine="720"/>
        <w:rPr>
          <w:bCs/>
          <w:lang w:val="en"/>
        </w:rPr>
      </w:pPr>
      <w:r>
        <w:rPr>
          <w:bCs/>
          <w:lang w:val="en"/>
        </w:rPr>
        <w:t xml:space="preserve">GO terms </w:t>
      </w:r>
      <w:del w:id="143" w:author="Sabrina McNew" w:date="2025-03-11T11:10:00Z" w16du:dateUtc="2025-03-11T18:10:00Z">
        <w:r w:rsidDel="004F5FBA">
          <w:rPr>
            <w:bCs/>
            <w:lang w:val="en"/>
          </w:rPr>
          <w:delText xml:space="preserve">illustrate </w:delText>
        </w:r>
      </w:del>
      <w:ins w:id="144" w:author="Sabrina McNew" w:date="2025-03-11T11:10:00Z" w16du:dateUtc="2025-03-11T18:10:00Z">
        <w:r w:rsidR="004F5FBA">
          <w:rPr>
            <w:bCs/>
            <w:lang w:val="en"/>
          </w:rPr>
          <w:t xml:space="preserve">identify </w:t>
        </w:r>
      </w:ins>
      <w:r w:rsidR="00963D70">
        <w:rPr>
          <w:bCs/>
          <w:lang w:val="en"/>
        </w:rPr>
        <w:t xml:space="preserve">potential </w:t>
      </w:r>
      <w:del w:id="145" w:author="Sabrina McNew" w:date="2025-03-11T11:10:00Z" w16du:dateUtc="2025-03-11T18:10:00Z">
        <w:r w:rsidR="00963D70" w:rsidDel="004F5FBA">
          <w:rPr>
            <w:bCs/>
            <w:lang w:val="en"/>
          </w:rPr>
          <w:delText>functions that selection acted upon</w:delText>
        </w:r>
        <w:r w:rsidDel="004F5FBA">
          <w:rPr>
            <w:bCs/>
            <w:lang w:val="en"/>
          </w:rPr>
          <w:delText xml:space="preserve"> for</w:delText>
        </w:r>
        <w:r w:rsidR="00963D70" w:rsidDel="004F5FBA">
          <w:rPr>
            <w:bCs/>
            <w:lang w:val="en"/>
          </w:rPr>
          <w:delText xml:space="preserve"> our candidate genes</w:delText>
        </w:r>
      </w:del>
      <w:ins w:id="146" w:author="Sabrina McNew" w:date="2025-03-11T11:10:00Z" w16du:dateUtc="2025-03-11T18:10:00Z">
        <w:r w:rsidR="004F5FBA">
          <w:rPr>
            <w:bCs/>
            <w:lang w:val="en"/>
          </w:rPr>
          <w:t>functions relating to urb</w:t>
        </w:r>
      </w:ins>
      <w:ins w:id="147" w:author="Sabrina McNew" w:date="2025-03-11T11:11:00Z" w16du:dateUtc="2025-03-11T18:11:00Z">
        <w:r w:rsidR="004F5FBA">
          <w:rPr>
            <w:bCs/>
            <w:lang w:val="en"/>
          </w:rPr>
          <w:t xml:space="preserve">an adaptation that could be the target of future investigation. </w:t>
        </w:r>
      </w:ins>
      <w:del w:id="148" w:author="Sabrina McNew" w:date="2025-03-11T11:11:00Z" w16du:dateUtc="2025-03-11T18:11:00Z">
        <w:r w:rsidR="00963D70" w:rsidDel="004F5FBA">
          <w:rPr>
            <w:bCs/>
            <w:lang w:val="en"/>
          </w:rPr>
          <w:delText xml:space="preserve">, but these are not </w:delText>
        </w:r>
      </w:del>
      <w:del w:id="149" w:author="Sabrina McNew" w:date="2025-03-11T11:10:00Z" w16du:dateUtc="2025-03-11T18:10:00Z">
        <w:r w:rsidR="00963D70" w:rsidDel="00450B80">
          <w:rPr>
            <w:bCs/>
            <w:lang w:val="en"/>
          </w:rPr>
          <w:delText xml:space="preserve">always </w:delText>
        </w:r>
      </w:del>
      <w:del w:id="150" w:author="Sabrina McNew" w:date="2025-03-11T11:11:00Z" w16du:dateUtc="2025-03-11T18:11:00Z">
        <w:r w:rsidR="00963D70" w:rsidDel="004F5FBA">
          <w:rPr>
            <w:bCs/>
            <w:lang w:val="en"/>
          </w:rPr>
          <w:delText xml:space="preserve">definitive. </w:delText>
        </w:r>
      </w:del>
      <w:del w:id="151" w:author="Sabrina McNew" w:date="2025-03-11T11:51:00Z" w16du:dateUtc="2025-03-11T18:51:00Z">
        <w:r w:rsidR="00963D70" w:rsidDel="00095868">
          <w:rPr>
            <w:bCs/>
            <w:lang w:val="en"/>
          </w:rPr>
          <w:delText>For example, t</w:delText>
        </w:r>
        <w:r w:rsidR="00A50D58" w:rsidDel="00095868">
          <w:rPr>
            <w:bCs/>
            <w:lang w:val="en"/>
          </w:rPr>
          <w:delText>he t</w:delText>
        </w:r>
      </w:del>
      <w:ins w:id="152" w:author="Sabrina McNew" w:date="2025-03-11T11:51:00Z" w16du:dateUtc="2025-03-11T18:51:00Z">
        <w:r w:rsidR="00095868">
          <w:rPr>
            <w:bCs/>
            <w:lang w:val="en"/>
          </w:rPr>
          <w:t>T</w:t>
        </w:r>
      </w:ins>
      <w:r w:rsidR="00A50D58">
        <w:rPr>
          <w:bCs/>
          <w:lang w:val="en"/>
        </w:rPr>
        <w:t>wo</w:t>
      </w:r>
      <w:r w:rsidR="002D25B2">
        <w:rPr>
          <w:bCs/>
          <w:lang w:val="en"/>
        </w:rPr>
        <w:t xml:space="preserve"> genes</w:t>
      </w:r>
      <w:del w:id="153" w:author="Sabrina McNew" w:date="2025-03-11T11:55:00Z" w16du:dateUtc="2025-03-11T18:55:00Z">
        <w:r w:rsidR="002D25B2" w:rsidDel="00095868">
          <w:rPr>
            <w:bCs/>
            <w:lang w:val="en"/>
          </w:rPr>
          <w:delText xml:space="preserve"> </w:delText>
        </w:r>
      </w:del>
      <w:del w:id="154" w:author="Sabrina McNew" w:date="2025-03-11T11:52:00Z" w16du:dateUtc="2025-03-11T18:52:00Z">
        <w:r w:rsidR="00A50D58" w:rsidDel="00095868">
          <w:rPr>
            <w:bCs/>
            <w:lang w:val="en"/>
          </w:rPr>
          <w:delText xml:space="preserve">that </w:delText>
        </w:r>
        <w:r w:rsidR="002D25B2" w:rsidDel="00095868">
          <w:rPr>
            <w:bCs/>
            <w:lang w:val="en"/>
          </w:rPr>
          <w:delText>drove the signal associated with</w:delText>
        </w:r>
      </w:del>
      <w:ins w:id="155" w:author="Sabrina McNew" w:date="2025-03-11T11:56:00Z" w16du:dateUtc="2025-03-11T18:56:00Z">
        <w:r w:rsidR="00095868">
          <w:rPr>
            <w:bCs/>
            <w:lang w:val="en"/>
          </w:rPr>
          <w:t xml:space="preserve"> involved in significant</w:t>
        </w:r>
      </w:ins>
      <w:ins w:id="156" w:author="Sabrina McNew" w:date="2025-03-11T11:55:00Z" w16du:dateUtc="2025-03-11T18:55:00Z">
        <w:r w:rsidR="00095868">
          <w:rPr>
            <w:bCs/>
            <w:lang w:val="en"/>
          </w:rPr>
          <w:t xml:space="preserve"> GO categories related to</w:t>
        </w:r>
      </w:ins>
      <w:r w:rsidR="002D25B2">
        <w:rPr>
          <w:bCs/>
          <w:lang w:val="en"/>
        </w:rPr>
        <w:t xml:space="preserve"> blood physiology</w:t>
      </w:r>
      <w:r w:rsidR="00A50D58">
        <w:rPr>
          <w:bCs/>
          <w:lang w:val="en"/>
        </w:rPr>
        <w:t xml:space="preserve"> in northern cardinals</w:t>
      </w:r>
      <w:r w:rsidR="002D25B2">
        <w:rPr>
          <w:bCs/>
          <w:lang w:val="en"/>
        </w:rPr>
        <w:t>, FGA (fibrinogen alpha chain) and FGB (fibrinogen beta chain)</w:t>
      </w:r>
      <w:r w:rsidR="00A50D58">
        <w:rPr>
          <w:bCs/>
          <w:lang w:val="en"/>
        </w:rPr>
        <w:t xml:space="preserve"> </w:t>
      </w:r>
      <w:del w:id="157" w:author="Sabrina McNew" w:date="2025-03-11T11:52:00Z" w16du:dateUtc="2025-03-11T18:52:00Z">
        <w:r w:rsidR="00A50D58" w:rsidDel="00095868">
          <w:rPr>
            <w:bCs/>
            <w:lang w:val="en"/>
          </w:rPr>
          <w:delText xml:space="preserve">influence </w:delText>
        </w:r>
      </w:del>
      <w:ins w:id="158" w:author="Sabrina McNew" w:date="2025-03-11T11:52:00Z" w16du:dateUtc="2025-03-11T18:52:00Z">
        <w:r w:rsidR="00095868">
          <w:rPr>
            <w:bCs/>
            <w:lang w:val="en"/>
          </w:rPr>
          <w:t xml:space="preserve">have roles in </w:t>
        </w:r>
      </w:ins>
      <w:r w:rsidR="00963D70">
        <w:rPr>
          <w:bCs/>
          <w:lang w:val="en"/>
        </w:rPr>
        <w:t xml:space="preserve">both </w:t>
      </w:r>
      <w:r w:rsidR="002D25B2">
        <w:rPr>
          <w:bCs/>
          <w:lang w:val="en"/>
        </w:rPr>
        <w:t>clotting</w:t>
      </w:r>
      <w:r w:rsidR="00A50D58">
        <w:rPr>
          <w:bCs/>
          <w:lang w:val="en"/>
        </w:rPr>
        <w:t xml:space="preserve"> and </w:t>
      </w:r>
      <w:r w:rsidR="002D25B2">
        <w:rPr>
          <w:bCs/>
          <w:lang w:val="en"/>
        </w:rPr>
        <w:t xml:space="preserve">immune system responses. </w:t>
      </w:r>
      <w:moveToRangeStart w:id="159" w:author="Sabrina McNew" w:date="2025-03-11T11:58:00Z" w:name="move192586705"/>
      <w:moveTo w:id="160" w:author="Sabrina McNew" w:date="2025-03-11T11:58:00Z" w16du:dateUtc="2025-03-11T18:58:00Z">
        <w:r w:rsidR="00095868">
          <w:rPr>
            <w:bCs/>
            <w:lang w:val="en"/>
          </w:rPr>
          <w:t>Clotting may be essential for adaptation to an urban environment, where species may interact with or even consume novel sharp objects including plastics, may be more at risk of harm from an introduced predator like a house cat (</w:t>
        </w:r>
        <w:r w:rsidR="00095868">
          <w:rPr>
            <w:bCs/>
            <w:i/>
            <w:iCs/>
            <w:lang w:val="en"/>
          </w:rPr>
          <w:t>Felis catus</w:t>
        </w:r>
        <w:r w:rsidR="00095868" w:rsidRPr="00963D70">
          <w:rPr>
            <w:bCs/>
            <w:lang w:val="en"/>
          </w:rPr>
          <w:t>)</w:t>
        </w:r>
        <w:r w:rsidR="00095868">
          <w:rPr>
            <w:bCs/>
            <w:lang w:val="en"/>
          </w:rPr>
          <w:t xml:space="preserve">, or may experience intraspecific conflicts at higher rates or with greater intensity over more concentrated </w:t>
        </w:r>
        <w:commentRangeStart w:id="161"/>
        <w:r w:rsidR="00095868">
          <w:rPr>
            <w:bCs/>
            <w:lang w:val="en"/>
          </w:rPr>
          <w:t>resources</w:t>
        </w:r>
        <w:commentRangeEnd w:id="161"/>
        <w:r w:rsidR="00095868">
          <w:rPr>
            <w:rStyle w:val="CommentReference"/>
            <w:rFonts w:ascii="Calibri" w:eastAsia="Calibri" w:hAnsi="Calibri" w:cs="Calibri"/>
          </w:rPr>
          <w:commentReference w:id="161"/>
        </w:r>
        <w:r w:rsidR="00095868">
          <w:rPr>
            <w:bCs/>
            <w:lang w:val="en"/>
          </w:rPr>
          <w:t xml:space="preserve">. </w:t>
        </w:r>
        <w:commentRangeStart w:id="162"/>
        <w:r w:rsidR="00095868">
          <w:rPr>
            <w:bCs/>
            <w:lang w:val="en"/>
          </w:rPr>
          <w:t xml:space="preserve">The signals of selection on genes involved in tissue </w:t>
        </w:r>
        <w:r w:rsidR="00095868">
          <w:rPr>
            <w:bCs/>
            <w:lang w:val="en"/>
          </w:rPr>
          <w:lastRenderedPageBreak/>
          <w:t>regeneration in Pyrrhuloxia support this interpretation</w:t>
        </w:r>
        <w:commentRangeEnd w:id="162"/>
        <w:r w:rsidR="00095868">
          <w:rPr>
            <w:rStyle w:val="CommentReference"/>
            <w:rFonts w:ascii="Calibri" w:eastAsia="Calibri" w:hAnsi="Calibri" w:cs="Calibri"/>
          </w:rPr>
          <w:commentReference w:id="162"/>
        </w:r>
        <w:r w:rsidR="00095868">
          <w:rPr>
            <w:bCs/>
            <w:lang w:val="en"/>
          </w:rPr>
          <w:t xml:space="preserve">. </w:t>
        </w:r>
      </w:moveTo>
      <w:moveToRangeEnd w:id="159"/>
      <w:ins w:id="163" w:author="Sabrina McNew" w:date="2025-03-11T11:58:00Z" w16du:dateUtc="2025-03-11T18:58:00Z">
        <w:r w:rsidR="00095868">
          <w:rPr>
            <w:bCs/>
            <w:lang w:val="en"/>
          </w:rPr>
          <w:t xml:space="preserve">However, selection on these genes could alternatively reflect altered pressure on immune function in urban landscapes. </w:t>
        </w:r>
      </w:ins>
      <w:r w:rsidR="002D25B2">
        <w:rPr>
          <w:bCs/>
          <w:lang w:val="en"/>
        </w:rPr>
        <w:t xml:space="preserve">FGA is associated with immunosuppressive activities and has been shown to be </w:t>
      </w:r>
      <w:commentRangeStart w:id="164"/>
      <w:r w:rsidR="002D25B2">
        <w:rPr>
          <w:bCs/>
          <w:lang w:val="en"/>
        </w:rPr>
        <w:t xml:space="preserve">downregulated </w:t>
      </w:r>
      <w:commentRangeEnd w:id="164"/>
      <w:r w:rsidR="00657383">
        <w:rPr>
          <w:rStyle w:val="CommentReference"/>
          <w:rFonts w:ascii="Calibri" w:eastAsia="Calibri" w:hAnsi="Calibri" w:cs="Calibri"/>
        </w:rPr>
        <w:commentReference w:id="164"/>
      </w:r>
      <w:r w:rsidR="002D25B2">
        <w:rPr>
          <w:bCs/>
          <w:lang w:val="en"/>
        </w:rPr>
        <w:t>in chickens resistant to Marek’s disease virus</w:t>
      </w:r>
      <w:r w:rsidR="001A72F4">
        <w:rPr>
          <w:bCs/>
          <w:lang w:val="en"/>
        </w:rPr>
        <w:t xml:space="preserve"> </w:t>
      </w:r>
      <w:r w:rsidR="001A72F4">
        <w:rPr>
          <w:bCs/>
          <w:lang w:val="en"/>
        </w:rPr>
        <w:fldChar w:fldCharType="begin"/>
      </w:r>
      <w:r w:rsidR="001A72F4">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Pr>
          <w:bCs/>
          <w:lang w:val="en"/>
        </w:rPr>
        <w:fldChar w:fldCharType="separate"/>
      </w:r>
      <w:r w:rsidR="001A72F4">
        <w:rPr>
          <w:bCs/>
          <w:noProof/>
          <w:lang w:val="en"/>
        </w:rPr>
        <w:t>(Dong et al., 2017)</w:t>
      </w:r>
      <w:r w:rsidR="001A72F4">
        <w:rPr>
          <w:bCs/>
          <w:lang w:val="en"/>
        </w:rPr>
        <w:fldChar w:fldCharType="end"/>
      </w:r>
      <w:r w:rsidR="002D25B2">
        <w:rPr>
          <w:bCs/>
          <w:lang w:val="en"/>
        </w:rPr>
        <w:t>, and both are shown to be downregulated in response to</w:t>
      </w:r>
      <w:r w:rsidR="002D25B2" w:rsidRPr="008B5654">
        <w:t xml:space="preserve"> </w:t>
      </w:r>
      <w:proofErr w:type="spellStart"/>
      <w:r w:rsidR="002D25B2" w:rsidRPr="008B5654">
        <w:rPr>
          <w:bCs/>
          <w:i/>
          <w:iCs/>
          <w:lang w:val="en"/>
        </w:rPr>
        <w:t>Riemerella</w:t>
      </w:r>
      <w:proofErr w:type="spellEnd"/>
      <w:r w:rsidR="002D25B2" w:rsidRPr="008B5654">
        <w:rPr>
          <w:bCs/>
          <w:i/>
          <w:iCs/>
          <w:lang w:val="en"/>
        </w:rPr>
        <w:t xml:space="preserve"> </w:t>
      </w:r>
      <w:proofErr w:type="spellStart"/>
      <w:r w:rsidR="002D25B2" w:rsidRPr="008B5654">
        <w:rPr>
          <w:bCs/>
          <w:i/>
          <w:iCs/>
          <w:lang w:val="en"/>
        </w:rPr>
        <w:t>anatipestifer</w:t>
      </w:r>
      <w:proofErr w:type="spellEnd"/>
      <w:r w:rsidR="002D25B2">
        <w:rPr>
          <w:bCs/>
          <w:lang w:val="en"/>
        </w:rPr>
        <w:t xml:space="preserve"> infection in ducks</w:t>
      </w:r>
      <w:r w:rsidR="001A72F4">
        <w:rPr>
          <w:bCs/>
          <w:lang w:val="en"/>
        </w:rPr>
        <w:t xml:space="preserve"> </w:t>
      </w:r>
      <w:r w:rsidR="001A72F4">
        <w:rPr>
          <w:bCs/>
          <w:lang w:val="en"/>
        </w:rPr>
        <w:fldChar w:fldCharType="begin"/>
      </w:r>
      <w:r w:rsidR="001A72F4">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Pr>
          <w:bCs/>
          <w:lang w:val="en"/>
        </w:rPr>
        <w:fldChar w:fldCharType="separate"/>
      </w:r>
      <w:r w:rsidR="001A72F4">
        <w:rPr>
          <w:bCs/>
          <w:noProof/>
          <w:lang w:val="en"/>
        </w:rPr>
        <w:t>(Zhou et al., 2013)</w:t>
      </w:r>
      <w:r w:rsidR="001A72F4">
        <w:rPr>
          <w:bCs/>
          <w:lang w:val="en"/>
        </w:rPr>
        <w:fldChar w:fldCharType="end"/>
      </w:r>
      <w:r w:rsidR="002D25B2">
        <w:rPr>
          <w:bCs/>
          <w:lang w:val="en"/>
        </w:rPr>
        <w:t>.</w:t>
      </w:r>
      <w:r>
        <w:rPr>
          <w:bCs/>
          <w:lang w:val="en"/>
        </w:rPr>
        <w:t xml:space="preserve"> </w:t>
      </w:r>
      <w:ins w:id="165" w:author="Sabrina McNew" w:date="2025-03-11T11:57:00Z" w16du:dateUtc="2025-03-11T18:57:00Z">
        <w:r w:rsidR="00095868">
          <w:rPr>
            <w:bCs/>
            <w:lang w:val="en"/>
          </w:rPr>
          <w:t xml:space="preserve">It is possible that urbanization is associated with greater risk of disease transmission (cite something). </w:t>
        </w:r>
      </w:ins>
      <w:moveToRangeStart w:id="166" w:author="Sabrina McNew" w:date="2025-03-11T11:56:00Z" w:name="move192586631"/>
      <w:moveTo w:id="167" w:author="Sabrina McNew" w:date="2025-03-11T11:56:00Z" w16du:dateUtc="2025-03-11T18:56:00Z">
        <w:del w:id="168" w:author="Sabrina McNew" w:date="2025-03-11T11:57:00Z" w16du:dateUtc="2025-03-11T18:57:00Z">
          <w:r w:rsidR="00095868" w:rsidDel="00095868">
            <w:rPr>
              <w:bCs/>
              <w:lang w:val="en"/>
            </w:rPr>
            <w:delText>Alternatively, a</w:delText>
          </w:r>
        </w:del>
      </w:moveTo>
      <w:ins w:id="169" w:author="Sabrina McNew" w:date="2025-03-11T11:57:00Z" w16du:dateUtc="2025-03-11T18:57:00Z">
        <w:r w:rsidR="00095868">
          <w:rPr>
            <w:bCs/>
            <w:lang w:val="en"/>
          </w:rPr>
          <w:t>Infectious diseases</w:t>
        </w:r>
      </w:ins>
      <w:moveTo w:id="170" w:author="Sabrina McNew" w:date="2025-03-11T11:56:00Z" w16du:dateUtc="2025-03-11T18:56:00Z">
        <w:del w:id="171" w:author="Sabrina McNew" w:date="2025-03-11T11:57:00Z" w16du:dateUtc="2025-03-11T18:57:00Z">
          <w:r w:rsidR="00095868" w:rsidDel="00095868">
            <w:rPr>
              <w:bCs/>
              <w:lang w:val="en"/>
            </w:rPr>
            <w:delText>vian</w:delText>
          </w:r>
        </w:del>
        <w:r w:rsidR="00095868">
          <w:rPr>
            <w:bCs/>
            <w:lang w:val="en"/>
          </w:rPr>
          <w:t xml:space="preserve"> </w:t>
        </w:r>
        <w:del w:id="172" w:author="Sabrina McNew" w:date="2025-03-11T11:57:00Z" w16du:dateUtc="2025-03-11T18:57:00Z">
          <w:r w:rsidR="00095868" w:rsidDel="00095868">
            <w:rPr>
              <w:bCs/>
              <w:lang w:val="en"/>
            </w:rPr>
            <w:delText xml:space="preserve">diseases </w:delText>
          </w:r>
        </w:del>
        <w:r w:rsidR="00095868">
          <w:rPr>
            <w:bCs/>
            <w:lang w:val="en"/>
          </w:rPr>
          <w:t xml:space="preserve">can spread more rapidly through bird feeders or interactions with poultry and released avian pets, and selection may instead act on these genes due to their immune </w:t>
        </w:r>
        <w:commentRangeStart w:id="173"/>
        <w:r w:rsidR="00095868">
          <w:rPr>
            <w:bCs/>
            <w:lang w:val="en"/>
          </w:rPr>
          <w:t>functions</w:t>
        </w:r>
      </w:moveTo>
      <w:commentRangeEnd w:id="173"/>
      <w:r w:rsidR="00657383">
        <w:rPr>
          <w:rStyle w:val="CommentReference"/>
          <w:rFonts w:ascii="Calibri" w:eastAsia="Calibri" w:hAnsi="Calibri" w:cs="Calibri"/>
        </w:rPr>
        <w:commentReference w:id="173"/>
      </w:r>
      <w:moveTo w:id="174" w:author="Sabrina McNew" w:date="2025-03-11T11:56:00Z" w16du:dateUtc="2025-03-11T18:56:00Z">
        <w:r w:rsidR="00095868">
          <w:rPr>
            <w:bCs/>
            <w:lang w:val="en"/>
          </w:rPr>
          <w:t>.</w:t>
        </w:r>
        <w:del w:id="175" w:author="Sabrina McNew" w:date="2025-03-11T12:00:00Z" w16du:dateUtc="2025-03-11T19:00:00Z">
          <w:r w:rsidR="00095868" w:rsidDel="00657383">
            <w:rPr>
              <w:bCs/>
              <w:lang w:val="en"/>
            </w:rPr>
            <w:delText xml:space="preserve"> </w:delText>
          </w:r>
        </w:del>
      </w:moveTo>
      <w:moveToRangeEnd w:id="166"/>
      <w:ins w:id="176" w:author="Sabrina McNew" w:date="2025-03-11T11:59:00Z" w16du:dateUtc="2025-03-11T18:59:00Z">
        <w:r w:rsidR="00657383">
          <w:rPr>
            <w:bCs/>
            <w:lang w:val="en"/>
          </w:rPr>
          <w:t xml:space="preserve"> </w:t>
        </w:r>
      </w:ins>
      <w:moveFromRangeStart w:id="177" w:author="Sabrina McNew" w:date="2025-03-11T11:58:00Z" w:name="move192586705"/>
      <w:moveFrom w:id="178" w:author="Sabrina McNew" w:date="2025-03-11T11:58:00Z" w16du:dateUtc="2025-03-11T18:58:00Z">
        <w:r w:rsidR="00963D70" w:rsidDel="00095868">
          <w:rPr>
            <w:bCs/>
            <w:lang w:val="en"/>
          </w:rPr>
          <w:t>Clotting may be essential for adaptation to an urban environment, where species may interact with or even consume novel sharp objects including plastics, may be more at risk of harm from an introduced predator like a house cat (</w:t>
        </w:r>
        <w:r w:rsidR="00963D70" w:rsidDel="00095868">
          <w:rPr>
            <w:bCs/>
            <w:i/>
            <w:iCs/>
            <w:lang w:val="en"/>
          </w:rPr>
          <w:t>Felis catus</w:t>
        </w:r>
        <w:r w:rsidR="00963D70" w:rsidRPr="00963D70" w:rsidDel="00095868">
          <w:rPr>
            <w:bCs/>
            <w:lang w:val="en"/>
          </w:rPr>
          <w:t>)</w:t>
        </w:r>
        <w:r w:rsidR="00963D70" w:rsidDel="00095868">
          <w:rPr>
            <w:bCs/>
            <w:lang w:val="en"/>
          </w:rPr>
          <w:t xml:space="preserve">, or may experience intraspecific conflicts at higher rates or with greater intensity over more concentrated </w:t>
        </w:r>
        <w:commentRangeStart w:id="179"/>
        <w:r w:rsidR="00963D70" w:rsidDel="00095868">
          <w:rPr>
            <w:bCs/>
            <w:lang w:val="en"/>
          </w:rPr>
          <w:t>resources</w:t>
        </w:r>
        <w:commentRangeEnd w:id="179"/>
        <w:r w:rsidR="004F5FBA" w:rsidDel="00095868">
          <w:rPr>
            <w:rStyle w:val="CommentReference"/>
            <w:rFonts w:ascii="Calibri" w:eastAsia="Calibri" w:hAnsi="Calibri" w:cs="Calibri"/>
          </w:rPr>
          <w:commentReference w:id="179"/>
        </w:r>
        <w:r w:rsidR="00963D70" w:rsidDel="00095868">
          <w:rPr>
            <w:bCs/>
            <w:lang w:val="en"/>
          </w:rPr>
          <w:t xml:space="preserve">. </w:t>
        </w:r>
        <w:commentRangeStart w:id="180"/>
        <w:r w:rsidR="00A87208" w:rsidDel="00095868">
          <w:rPr>
            <w:bCs/>
            <w:lang w:val="en"/>
          </w:rPr>
          <w:t>The signals of selection on genes involved in tissue regeneration in Pyrrhuloxia support this interpretation</w:t>
        </w:r>
        <w:commentRangeEnd w:id="180"/>
        <w:r w:rsidR="00450B80" w:rsidDel="00095868">
          <w:rPr>
            <w:rStyle w:val="CommentReference"/>
            <w:rFonts w:ascii="Calibri" w:eastAsia="Calibri" w:hAnsi="Calibri" w:cs="Calibri"/>
          </w:rPr>
          <w:commentReference w:id="180"/>
        </w:r>
        <w:r w:rsidR="00A87208" w:rsidDel="00095868">
          <w:rPr>
            <w:bCs/>
            <w:lang w:val="en"/>
          </w:rPr>
          <w:t xml:space="preserve">. </w:t>
        </w:r>
      </w:moveFrom>
      <w:moveFromRangeEnd w:id="177"/>
      <w:del w:id="181" w:author="Sabrina McNew" w:date="2025-03-11T11:12:00Z" w16du:dateUtc="2025-03-11T18:12:00Z">
        <w:r w:rsidR="00963D70" w:rsidDel="004F5FBA">
          <w:rPr>
            <w:bCs/>
            <w:lang w:val="en"/>
          </w:rPr>
          <w:delText xml:space="preserve">Additionally, changes to blood physiology may improve the species’ responses to extended periods of dehydration. </w:delText>
        </w:r>
      </w:del>
      <w:r w:rsidR="00E9295A">
        <w:rPr>
          <w:bCs/>
          <w:lang w:val="en"/>
        </w:rPr>
        <w:t xml:space="preserve">Two </w:t>
      </w:r>
      <w:del w:id="182" w:author="Sabrina McNew" w:date="2025-03-11T11:12:00Z" w16du:dateUtc="2025-03-11T18:12:00Z">
        <w:r w:rsidR="00E9295A" w:rsidDel="004F5FBA">
          <w:rPr>
            <w:bCs/>
            <w:lang w:val="en"/>
          </w:rPr>
          <w:delText xml:space="preserve">additionally </w:delText>
        </w:r>
      </w:del>
      <w:ins w:id="183" w:author="Sabrina McNew" w:date="2025-03-11T11:12:00Z" w16du:dateUtc="2025-03-11T18:12:00Z">
        <w:r w:rsidR="004F5FBA">
          <w:rPr>
            <w:bCs/>
            <w:lang w:val="en"/>
          </w:rPr>
          <w:t xml:space="preserve">other </w:t>
        </w:r>
      </w:ins>
      <w:commentRangeStart w:id="184"/>
      <w:r w:rsidR="00E9295A">
        <w:rPr>
          <w:bCs/>
          <w:lang w:val="en"/>
        </w:rPr>
        <w:t xml:space="preserve">identified GO terms </w:t>
      </w:r>
      <w:commentRangeEnd w:id="184"/>
      <w:r w:rsidR="00657383">
        <w:rPr>
          <w:rStyle w:val="CommentReference"/>
          <w:rFonts w:ascii="Calibri" w:eastAsia="Calibri" w:hAnsi="Calibri" w:cs="Calibri"/>
        </w:rPr>
        <w:commentReference w:id="184"/>
      </w:r>
      <w:del w:id="185" w:author="Sabrina McNew" w:date="2025-03-11T11:12:00Z" w16du:dateUtc="2025-03-11T18:12:00Z">
        <w:r w:rsidR="00E9295A" w:rsidDel="004F5FBA">
          <w:rPr>
            <w:bCs/>
            <w:lang w:val="en"/>
          </w:rPr>
          <w:delText>support this interpretation</w:delText>
        </w:r>
      </w:del>
      <w:ins w:id="186" w:author="Sabrina McNew" w:date="2025-03-11T11:12:00Z" w16du:dateUtc="2025-03-11T18:12:00Z">
        <w:r w:rsidR="004F5FBA">
          <w:rPr>
            <w:bCs/>
            <w:lang w:val="en"/>
          </w:rPr>
          <w:t>suggest responses to urbanization related to drought tolerance</w:t>
        </w:r>
      </w:ins>
      <w:r w:rsidR="00E9295A">
        <w:rPr>
          <w:bCs/>
          <w:lang w:val="en"/>
        </w:rPr>
        <w:t xml:space="preserve">: organonitrogen compound metabolic process and </w:t>
      </w:r>
      <w:r w:rsidR="00E9295A" w:rsidRPr="00712099">
        <w:rPr>
          <w:bCs/>
          <w:lang w:val="en"/>
        </w:rPr>
        <w:t>regulation of body fluid level</w:t>
      </w:r>
      <w:r w:rsidR="00E9295A">
        <w:rPr>
          <w:bCs/>
          <w:lang w:val="en"/>
        </w:rPr>
        <w:t xml:space="preserve">s both suggest an adaptation to deal with low-water availability. </w:t>
      </w:r>
      <w:moveFromRangeStart w:id="187" w:author="Sabrina McNew" w:date="2025-03-11T11:56:00Z" w:name="move192586631"/>
      <w:commentRangeStart w:id="188"/>
      <w:moveFrom w:id="189" w:author="Sabrina McNew" w:date="2025-03-11T11:56:00Z" w16du:dateUtc="2025-03-11T18:56:00Z">
        <w:r w:rsidR="00963D70" w:rsidDel="004F5FBA">
          <w:rPr>
            <w:bCs/>
            <w:lang w:val="en"/>
          </w:rPr>
          <w:t>Alternatively, avian diseases can spread more rapidly through bird feeders or interactions with poultry and released avian pets</w:t>
        </w:r>
        <w:r w:rsidR="00E9295A" w:rsidDel="004F5FBA">
          <w:rPr>
            <w:bCs/>
            <w:lang w:val="en"/>
          </w:rPr>
          <w:t>, and selection may instead act on these genes due to their immune functions.</w:t>
        </w:r>
        <w:r w:rsidR="00A87208" w:rsidDel="004F5FBA">
          <w:rPr>
            <w:bCs/>
            <w:lang w:val="en"/>
          </w:rPr>
          <w:t xml:space="preserve"> </w:t>
        </w:r>
      </w:moveFrom>
      <w:moveFromRangeEnd w:id="187"/>
      <w:r w:rsidR="00A87208">
        <w:rPr>
          <w:bCs/>
          <w:lang w:val="en"/>
        </w:rPr>
        <w:t xml:space="preserve">These are not mutually exclusive interpretations, as the same genotype may improve clotting, fluid retention, and immune function. </w:t>
      </w:r>
      <w:commentRangeEnd w:id="188"/>
      <w:r w:rsidR="00657383">
        <w:rPr>
          <w:rStyle w:val="CommentReference"/>
          <w:rFonts w:ascii="Calibri" w:eastAsia="Calibri" w:hAnsi="Calibri" w:cs="Calibri"/>
        </w:rPr>
        <w:commentReference w:id="188"/>
      </w:r>
      <w:ins w:id="190" w:author="Sabrina McNew" w:date="2025-03-11T12:02:00Z" w16du:dateUtc="2025-03-11T19:02:00Z">
        <w:r w:rsidR="00657383">
          <w:rPr>
            <w:bCs/>
            <w:lang w:val="en"/>
          </w:rPr>
          <w:t xml:space="preserve">Are </w:t>
        </w:r>
      </w:ins>
    </w:p>
    <w:p w14:paraId="5ACBA658" w14:textId="1632F90F" w:rsidR="00AC1477" w:rsidRDefault="00657383" w:rsidP="00FE72A9">
      <w:pPr>
        <w:spacing w:line="480" w:lineRule="auto"/>
        <w:ind w:firstLine="720"/>
        <w:rPr>
          <w:bCs/>
          <w:lang w:val="en"/>
        </w:rPr>
      </w:pPr>
      <w:ins w:id="191" w:author="Sabrina McNew" w:date="2025-03-11T12:04:00Z" w16du:dateUtc="2025-03-11T19:04:00Z">
        <w:r>
          <w:rPr>
            <w:bCs/>
            <w:lang w:val="en"/>
          </w:rPr>
          <w:t xml:space="preserve">Several </w:t>
        </w:r>
      </w:ins>
      <w:ins w:id="192" w:author="Sabrina McNew" w:date="2025-03-11T12:06:00Z" w16du:dateUtc="2025-03-11T19:06:00Z">
        <w:r>
          <w:rPr>
            <w:bCs/>
            <w:lang w:val="en"/>
          </w:rPr>
          <w:t xml:space="preserve">genomic </w:t>
        </w:r>
      </w:ins>
      <w:ins w:id="193" w:author="Sabrina McNew" w:date="2025-03-11T12:31:00Z" w16du:dateUtc="2025-03-11T19:31:00Z">
        <w:r w:rsidR="00A549AF">
          <w:rPr>
            <w:bCs/>
            <w:lang w:val="en"/>
          </w:rPr>
          <w:t>differences between urban and rural birds</w:t>
        </w:r>
      </w:ins>
      <w:ins w:id="194" w:author="Sabrina McNew" w:date="2025-03-11T12:07:00Z" w16du:dateUtc="2025-03-11T19:07:00Z">
        <w:r>
          <w:rPr>
            <w:bCs/>
            <w:lang w:val="en"/>
          </w:rPr>
          <w:t xml:space="preserve"> </w:t>
        </w:r>
      </w:ins>
      <w:ins w:id="195" w:author="Sabrina McNew" w:date="2025-03-11T12:30:00Z" w16du:dateUtc="2025-03-11T19:30:00Z">
        <w:r w:rsidR="00A549AF">
          <w:rPr>
            <w:bCs/>
            <w:lang w:val="en"/>
          </w:rPr>
          <w:t xml:space="preserve">were associated </w:t>
        </w:r>
      </w:ins>
      <w:ins w:id="196" w:author="Sabrina McNew" w:date="2025-03-11T12:31:00Z" w16du:dateUtc="2025-03-11T19:31:00Z">
        <w:r w:rsidR="00A549AF">
          <w:rPr>
            <w:bCs/>
            <w:lang w:val="en"/>
          </w:rPr>
          <w:t>with muscle function.</w:t>
        </w:r>
      </w:ins>
      <w:ins w:id="197" w:author="Sabrina McNew" w:date="2025-03-11T12:04:00Z" w16du:dateUtc="2025-03-11T19:04:00Z">
        <w:r>
          <w:rPr>
            <w:bCs/>
            <w:lang w:val="en"/>
          </w:rPr>
          <w:t xml:space="preserve"> </w:t>
        </w:r>
      </w:ins>
      <w:del w:id="198" w:author="Sabrina McNew" w:date="2025-03-11T12:31:00Z" w16du:dateUtc="2025-03-11T19:31:00Z">
        <w:r w:rsidR="00963D70" w:rsidDel="00A549AF">
          <w:rPr>
            <w:bCs/>
            <w:lang w:val="en"/>
          </w:rPr>
          <w:delText xml:space="preserve">However, the evidence for selection on muscle function in northern cardinals is more </w:delText>
        </w:r>
        <w:r w:rsidR="00FE72A9" w:rsidDel="00A549AF">
          <w:rPr>
            <w:bCs/>
            <w:lang w:val="en"/>
          </w:rPr>
          <w:delText>straightforward</w:delText>
        </w:r>
        <w:r w:rsidR="00963D70" w:rsidDel="00A549AF">
          <w:rPr>
            <w:bCs/>
            <w:lang w:val="en"/>
          </w:rPr>
          <w:delText xml:space="preserve">. </w:delText>
        </w:r>
      </w:del>
      <w:r w:rsidR="002D25B2">
        <w:rPr>
          <w:bCs/>
          <w:lang w:val="en"/>
        </w:rPr>
        <w:t xml:space="preserve">Four genes </w:t>
      </w:r>
      <w:r w:rsidR="00963D70">
        <w:rPr>
          <w:bCs/>
          <w:lang w:val="en"/>
        </w:rPr>
        <w:t xml:space="preserve">identified in northern cardinals </w:t>
      </w:r>
      <w:r w:rsidR="002D25B2">
        <w:rPr>
          <w:bCs/>
          <w:lang w:val="en"/>
        </w:rPr>
        <w:t xml:space="preserve">were involved in muscle development. DMD (Dystrophin) and </w:t>
      </w:r>
      <w:r w:rsidR="002D25B2" w:rsidRPr="008B5654">
        <w:rPr>
          <w:bCs/>
          <w:lang w:val="en"/>
        </w:rPr>
        <w:t>SGCZ</w:t>
      </w:r>
      <w:r w:rsidR="002D25B2">
        <w:rPr>
          <w:bCs/>
          <w:lang w:val="en"/>
        </w:rPr>
        <w:t xml:space="preserve"> (</w:t>
      </w:r>
      <w:proofErr w:type="spellStart"/>
      <w:r w:rsidR="002D25B2" w:rsidRPr="008B5654">
        <w:rPr>
          <w:bCs/>
          <w:lang w:val="en"/>
        </w:rPr>
        <w:t>Sarcoglycan</w:t>
      </w:r>
      <w:proofErr w:type="spellEnd"/>
      <w:r w:rsidR="002D25B2" w:rsidRPr="008B5654">
        <w:rPr>
          <w:bCs/>
          <w:lang w:val="en"/>
        </w:rPr>
        <w:t xml:space="preserve"> Zeta</w:t>
      </w:r>
      <w:r w:rsidR="002D25B2">
        <w:rPr>
          <w:bCs/>
          <w:lang w:val="en"/>
        </w:rPr>
        <w:t xml:space="preserve">) both produce parts of the </w:t>
      </w:r>
      <w:r w:rsidR="002D25B2" w:rsidRPr="008B5654">
        <w:rPr>
          <w:bCs/>
          <w:lang w:val="en"/>
        </w:rPr>
        <w:t>dystrophin-associated glycoprotein complex</w:t>
      </w:r>
      <w:r w:rsidR="002D25B2">
        <w:rPr>
          <w:bCs/>
          <w:lang w:val="en"/>
        </w:rPr>
        <w:t xml:space="preserve"> (DGC), which is a fundamental structural protein in skeletal and cardiac muscle cells and regulates insulin receptor activity in these cells with major effects on muscle development </w:t>
      </w:r>
      <w:r w:rsidR="001A72F4">
        <w:rPr>
          <w:bCs/>
          <w:lang w:val="en"/>
        </w:rPr>
        <w:fldChar w:fldCharType="begin"/>
      </w:r>
      <w:r w:rsidR="001A72F4">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Pr>
          <w:bCs/>
          <w:lang w:val="en"/>
        </w:rPr>
        <w:fldChar w:fldCharType="separate"/>
      </w:r>
      <w:r w:rsidR="001A72F4">
        <w:rPr>
          <w:bCs/>
          <w:noProof/>
          <w:lang w:val="en"/>
        </w:rPr>
        <w:t>(Eid Mutlak et al., 2020)</w:t>
      </w:r>
      <w:r w:rsidR="001A72F4">
        <w:rPr>
          <w:bCs/>
          <w:lang w:val="en"/>
        </w:rPr>
        <w:fldChar w:fldCharType="end"/>
      </w:r>
      <w:r w:rsidR="002D25B2">
        <w:rPr>
          <w:bCs/>
          <w:lang w:val="en"/>
        </w:rPr>
        <w:t xml:space="preserve">. </w:t>
      </w:r>
      <w:r w:rsidR="002D25B2" w:rsidRPr="008B5654">
        <w:rPr>
          <w:bCs/>
          <w:lang w:val="en"/>
        </w:rPr>
        <w:t>MYF5</w:t>
      </w:r>
      <w:r w:rsidR="002D25B2">
        <w:rPr>
          <w:bCs/>
          <w:lang w:val="en"/>
        </w:rPr>
        <w:t xml:space="preserve"> and </w:t>
      </w:r>
      <w:r w:rsidR="002D25B2" w:rsidRPr="008B5654">
        <w:rPr>
          <w:bCs/>
          <w:lang w:val="en"/>
        </w:rPr>
        <w:t>MYF6</w:t>
      </w:r>
      <w:r w:rsidR="002D25B2">
        <w:rPr>
          <w:bCs/>
          <w:lang w:val="en"/>
        </w:rPr>
        <w:t xml:space="preserve"> (Myogenic Factor 5 and 6), essential factors in muscle tissue development, were also outlier genes. </w:t>
      </w:r>
      <w:commentRangeStart w:id="199"/>
      <w:r w:rsidR="002D25B2">
        <w:rPr>
          <w:bCs/>
          <w:lang w:val="en"/>
        </w:rPr>
        <w:t xml:space="preserve">33 </w:t>
      </w:r>
      <w:commentRangeEnd w:id="199"/>
      <w:r>
        <w:rPr>
          <w:rStyle w:val="CommentReference"/>
          <w:rFonts w:ascii="Calibri" w:eastAsia="Calibri" w:hAnsi="Calibri" w:cs="Calibri"/>
        </w:rPr>
        <w:commentReference w:id="199"/>
      </w:r>
      <w:r w:rsidR="002D25B2">
        <w:rPr>
          <w:bCs/>
          <w:lang w:val="en"/>
        </w:rPr>
        <w:t xml:space="preserve">additional genes were identified in various aspects of tissue integrity: cell-adhesion, junction, morphogenesis, and signaling (Table </w:t>
      </w:r>
      <w:r w:rsidR="001A72F4">
        <w:rPr>
          <w:bCs/>
          <w:lang w:val="en"/>
        </w:rPr>
        <w:t>S</w:t>
      </w:r>
      <w:r w:rsidR="002D25B2">
        <w:rPr>
          <w:bCs/>
          <w:lang w:val="en"/>
        </w:rPr>
        <w:t>1).</w:t>
      </w:r>
      <w:r w:rsidR="00AC1477">
        <w:rPr>
          <w:bCs/>
          <w:lang w:val="en"/>
        </w:rPr>
        <w:t xml:space="preserve"> Pyrrhuloxia too showed some evidence of selection on muscle development, particularly with respect to the</w:t>
      </w:r>
      <w:r w:rsidR="002D25B2">
        <w:rPr>
          <w:bCs/>
          <w:lang w:val="en"/>
        </w:rPr>
        <w:t xml:space="preserve"> insulin-like growth factor (IGF) receptor signaling pathway. IGF</w:t>
      </w:r>
      <w:r w:rsidR="00AC1477">
        <w:rPr>
          <w:bCs/>
          <w:lang w:val="en"/>
        </w:rPr>
        <w:t xml:space="preserve"> receptors</w:t>
      </w:r>
      <w:r w:rsidR="002D25B2">
        <w:rPr>
          <w:bCs/>
          <w:lang w:val="en"/>
        </w:rPr>
        <w:t xml:space="preserve"> are associated with muscle development in response to acute exercise or </w:t>
      </w:r>
      <w:r w:rsidR="002D25B2">
        <w:rPr>
          <w:bCs/>
          <w:lang w:val="en"/>
        </w:rPr>
        <w:lastRenderedPageBreak/>
        <w:t xml:space="preserve">in preparation for migration </w:t>
      </w:r>
      <w:r w:rsidR="001A72F4">
        <w:rPr>
          <w:bCs/>
          <w:lang w:val="en"/>
        </w:rPr>
        <w:fldChar w:fldCharType="begin"/>
      </w:r>
      <w:r w:rsidR="001A72F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Pr>
          <w:bCs/>
          <w:lang w:val="en"/>
        </w:rPr>
        <w:fldChar w:fldCharType="separate"/>
      </w:r>
      <w:r w:rsidR="001A72F4">
        <w:rPr>
          <w:bCs/>
          <w:noProof/>
          <w:lang w:val="en"/>
        </w:rPr>
        <w:t>(Price et al., 2011)</w:t>
      </w:r>
      <w:r w:rsidR="001A72F4">
        <w:rPr>
          <w:bCs/>
          <w:lang w:val="en"/>
        </w:rPr>
        <w:fldChar w:fldCharType="end"/>
      </w:r>
      <w:r w:rsidR="002D25B2">
        <w:rPr>
          <w:bCs/>
          <w:lang w:val="en"/>
        </w:rPr>
        <w:t>, rapid nestling growth</w:t>
      </w:r>
      <w:r w:rsidR="001A72F4">
        <w:rPr>
          <w:bCs/>
          <w:lang w:val="en"/>
        </w:rPr>
        <w:t xml:space="preserve"> </w:t>
      </w:r>
      <w:r w:rsidR="001A72F4">
        <w:rPr>
          <w:bCs/>
          <w:lang w:val="en"/>
        </w:rPr>
        <w:fldChar w:fldCharType="begin"/>
      </w:r>
      <w:r w:rsidR="001A72F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Pr>
          <w:bCs/>
          <w:lang w:val="en"/>
        </w:rPr>
        <w:fldChar w:fldCharType="separate"/>
      </w:r>
      <w:r w:rsidR="001A72F4">
        <w:rPr>
          <w:bCs/>
          <w:noProof/>
          <w:lang w:val="en"/>
        </w:rPr>
        <w:t>(Lodjak et al., 2017)</w:t>
      </w:r>
      <w:r w:rsidR="001A72F4">
        <w:rPr>
          <w:bCs/>
          <w:lang w:val="en"/>
        </w:rPr>
        <w:fldChar w:fldCharType="end"/>
      </w:r>
      <w:r w:rsidR="002D25B2">
        <w:rPr>
          <w:bCs/>
          <w:lang w:val="en"/>
        </w:rPr>
        <w:t xml:space="preserve">, more rapid </w:t>
      </w:r>
      <w:proofErr w:type="spellStart"/>
      <w:r w:rsidR="002D25B2">
        <w:rPr>
          <w:bCs/>
          <w:lang w:val="en"/>
        </w:rPr>
        <w:t>moult</w:t>
      </w:r>
      <w:proofErr w:type="spellEnd"/>
      <w:r w:rsidR="002D25B2">
        <w:rPr>
          <w:bCs/>
          <w:lang w:val="en"/>
        </w:rPr>
        <w:t xml:space="preserve"> </w:t>
      </w:r>
      <w:r w:rsidR="001A72F4">
        <w:rPr>
          <w:bCs/>
          <w:lang w:val="en"/>
        </w:rPr>
        <w:fldChar w:fldCharType="begin"/>
      </w:r>
      <w:r w:rsidR="001A72F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Pr>
          <w:bCs/>
          <w:lang w:val="en"/>
        </w:rPr>
        <w:fldChar w:fldCharType="separate"/>
      </w:r>
      <w:r w:rsidR="001A72F4">
        <w:rPr>
          <w:bCs/>
          <w:noProof/>
          <w:lang w:val="en"/>
        </w:rPr>
        <w:t>(Lendvai et al., 2021)</w:t>
      </w:r>
      <w:r w:rsidR="001A72F4">
        <w:rPr>
          <w:bCs/>
          <w:lang w:val="en"/>
        </w:rPr>
        <w:fldChar w:fldCharType="end"/>
      </w:r>
      <w:r w:rsidR="002D25B2">
        <w:rPr>
          <w:bCs/>
          <w:lang w:val="en"/>
        </w:rPr>
        <w:t>, ovarian function</w:t>
      </w:r>
      <w:r w:rsidR="001A72F4">
        <w:rPr>
          <w:bCs/>
          <w:lang w:val="en"/>
        </w:rPr>
        <w:t xml:space="preserve"> </w:t>
      </w:r>
      <w:r w:rsidR="001A72F4">
        <w:rPr>
          <w:bCs/>
          <w:lang w:val="en"/>
        </w:rPr>
        <w:fldChar w:fldCharType="begin"/>
      </w:r>
      <w:r w:rsidR="001A72F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Pr>
          <w:bCs/>
          <w:lang w:val="en"/>
        </w:rPr>
        <w:fldChar w:fldCharType="separate"/>
      </w:r>
      <w:r w:rsidR="001A72F4">
        <w:rPr>
          <w:bCs/>
          <w:noProof/>
          <w:lang w:val="en"/>
        </w:rPr>
        <w:t>(Onagbesan et al., 1999)</w:t>
      </w:r>
      <w:r w:rsidR="001A72F4">
        <w:rPr>
          <w:bCs/>
          <w:lang w:val="en"/>
        </w:rPr>
        <w:fldChar w:fldCharType="end"/>
      </w:r>
      <w:r w:rsidR="002D25B2">
        <w:rPr>
          <w:bCs/>
          <w:lang w:val="en"/>
        </w:rPr>
        <w:t>, and increased oxidative stress</w:t>
      </w:r>
      <w:r w:rsidR="001A72F4">
        <w:rPr>
          <w:bCs/>
          <w:lang w:val="en"/>
        </w:rPr>
        <w:t xml:space="preserve"> </w:t>
      </w:r>
      <w:r w:rsidR="001A72F4">
        <w:rPr>
          <w:bCs/>
          <w:lang w:val="en"/>
        </w:rPr>
        <w:fldChar w:fldCharType="begin"/>
      </w:r>
      <w:r w:rsidR="001A72F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Pr>
          <w:bCs/>
          <w:lang w:val="en"/>
        </w:rPr>
        <w:fldChar w:fldCharType="separate"/>
      </w:r>
      <w:r w:rsidR="001A72F4">
        <w:rPr>
          <w:bCs/>
          <w:noProof/>
          <w:lang w:val="en"/>
        </w:rPr>
        <w:t>(Lendvai et al., 2024)</w:t>
      </w:r>
      <w:r w:rsidR="001A72F4">
        <w:rPr>
          <w:bCs/>
          <w:lang w:val="en"/>
        </w:rPr>
        <w:fldChar w:fldCharType="end"/>
      </w:r>
      <w:r w:rsidR="002D25B2">
        <w:rPr>
          <w:bCs/>
          <w:lang w:val="en"/>
        </w:rPr>
        <w:t>.</w:t>
      </w:r>
      <w:commentRangeStart w:id="200"/>
      <w:r w:rsidR="00AC1477">
        <w:rPr>
          <w:bCs/>
          <w:lang w:val="en"/>
        </w:rPr>
        <w:t xml:space="preserve"> </w:t>
      </w:r>
      <w:r w:rsidR="00A87208">
        <w:rPr>
          <w:bCs/>
          <w:lang w:val="en"/>
        </w:rPr>
        <w:t>IGF receptors also play a role in diabetes and this signal could emerge due to increased carbohydrates in the diets of urban birds</w:t>
      </w:r>
      <w:r w:rsidR="001A72F4">
        <w:rPr>
          <w:bCs/>
          <w:lang w:val="en"/>
        </w:rPr>
        <w:t xml:space="preserve"> </w:t>
      </w:r>
      <w:r w:rsidR="001A72F4">
        <w:rPr>
          <w:bCs/>
          <w:lang w:val="en"/>
        </w:rPr>
        <w:fldChar w:fldCharType="begin"/>
      </w:r>
      <w:r w:rsidR="00034B1D">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Pr>
          <w:bCs/>
          <w:lang w:val="en"/>
        </w:rPr>
        <w:fldChar w:fldCharType="separate"/>
      </w:r>
      <w:r w:rsidR="00034B1D">
        <w:rPr>
          <w:bCs/>
          <w:noProof/>
          <w:lang w:val="en"/>
        </w:rPr>
        <w:t>(Fall &amp; Ingelsson, 2014)</w:t>
      </w:r>
      <w:r w:rsidR="001A72F4">
        <w:rPr>
          <w:bCs/>
          <w:lang w:val="en"/>
        </w:rPr>
        <w:fldChar w:fldCharType="end"/>
      </w:r>
      <w:r w:rsidR="00A87208">
        <w:rPr>
          <w:bCs/>
          <w:lang w:val="en"/>
        </w:rPr>
        <w:t>.</w:t>
      </w:r>
      <w:commentRangeEnd w:id="200"/>
      <w:r w:rsidR="00A549AF">
        <w:rPr>
          <w:rStyle w:val="CommentReference"/>
          <w:rFonts w:ascii="Calibri" w:eastAsia="Calibri" w:hAnsi="Calibri" w:cs="Calibri"/>
        </w:rPr>
        <w:commentReference w:id="200"/>
      </w:r>
    </w:p>
    <w:p w14:paraId="097A4C65" w14:textId="5E0D85C9" w:rsidR="00226C0D" w:rsidRDefault="002062CB" w:rsidP="00FE72A9">
      <w:pPr>
        <w:spacing w:line="480" w:lineRule="auto"/>
        <w:ind w:firstLine="720"/>
        <w:rPr>
          <w:bCs/>
          <w:lang w:val="en"/>
        </w:rPr>
      </w:pPr>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w:t>
      </w:r>
      <w:ins w:id="201" w:author="Sabrina McNew" w:date="2025-03-11T12:32:00Z" w16du:dateUtc="2025-03-11T19:32:00Z">
        <w:r w:rsidR="00A549AF">
          <w:rPr>
            <w:bCs/>
            <w:lang w:val="en"/>
          </w:rPr>
          <w:t xml:space="preserve">as under selection in urban environments </w:t>
        </w:r>
      </w:ins>
      <w:r>
        <w:rPr>
          <w:bCs/>
          <w:lang w:val="en"/>
        </w:rPr>
        <w:t>in both northern cardinals an</w:t>
      </w:r>
      <w:r w:rsidR="00DC4E17">
        <w:rPr>
          <w:bCs/>
          <w:lang w:val="en"/>
        </w:rPr>
        <w:t>d</w:t>
      </w:r>
      <w:r>
        <w:rPr>
          <w:bCs/>
          <w:lang w:val="en"/>
        </w:rPr>
        <w:t xml:space="preserve"> pyrrhuloxia: CDKAL1, COL15A1, and TGFBR1. These three genes are associated with muscle development in different ways. </w:t>
      </w:r>
      <w:r w:rsidRPr="002062CB">
        <w:rPr>
          <w:bCs/>
          <w:lang w:val="en"/>
        </w:rPr>
        <w:t>CDKAL1 is associated with obesity in multiple studies</w:t>
      </w:r>
      <w:r w:rsidR="001A72F4">
        <w:rPr>
          <w:bCs/>
          <w:lang w:val="en"/>
        </w:rPr>
        <w:t xml:space="preserve"> </w:t>
      </w:r>
      <w:r w:rsidR="00034B1D">
        <w:rPr>
          <w:bCs/>
          <w:lang w:val="en"/>
        </w:rPr>
        <w:fldChar w:fldCharType="begin"/>
      </w:r>
      <w:r w:rsidR="00034B1D">
        <w:rPr>
          <w:bCs/>
          <w:lang w:val="en"/>
        </w:rPr>
        <w: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034B1D">
        <w:rPr>
          <w:bCs/>
          <w:lang w:val="en"/>
        </w:rPr>
        <w:fldChar w:fldCharType="separate"/>
      </w:r>
      <w:r w:rsidR="00034B1D">
        <w:rPr>
          <w:bCs/>
          <w:noProof/>
          <w:lang w:val="en"/>
        </w:rPr>
        <w:t>(Fall &amp; Ingelsson, 2014)</w:t>
      </w:r>
      <w:r w:rsidR="00034B1D">
        <w:rPr>
          <w:bCs/>
          <w:lang w:val="en"/>
        </w:rPr>
        <w:fldChar w:fldCharType="end"/>
      </w:r>
      <w:r w:rsidR="00034B1D">
        <w:rPr>
          <w:bCs/>
          <w:lang w:val="en"/>
        </w:rPr>
        <w:t xml:space="preserve"> </w:t>
      </w:r>
      <w:r w:rsidRPr="002062CB">
        <w:rPr>
          <w:bCs/>
          <w:lang w:val="en"/>
        </w:rPr>
        <w:t>and type 2 diabetes</w:t>
      </w:r>
      <w:r w:rsidR="00034B1D">
        <w:rPr>
          <w:bCs/>
          <w:lang w:val="en"/>
        </w:rPr>
        <w:t xml:space="preserve"> </w:t>
      </w:r>
      <w:r w:rsidR="00034B1D">
        <w:rPr>
          <w:bCs/>
          <w:lang w:val="en"/>
        </w:rPr>
        <w:fldChar w:fldCharType="begin"/>
      </w:r>
      <w:r w:rsidR="00034B1D">
        <w:rPr>
          <w:bCs/>
          <w:lang w:val="en"/>
        </w:rPr>
        <w: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instrText>
      </w:r>
      <w:r w:rsidR="00034B1D">
        <w:rPr>
          <w:bCs/>
          <w:lang w:val="en"/>
        </w:rPr>
        <w:fldChar w:fldCharType="separate"/>
      </w:r>
      <w:r w:rsidR="00034B1D">
        <w:rPr>
          <w:bCs/>
          <w:noProof/>
          <w:lang w:val="en"/>
        </w:rPr>
        <w:t>(Ragvin et al., 2010)</w:t>
      </w:r>
      <w:r w:rsidR="00034B1D">
        <w:rPr>
          <w:bCs/>
          <w:lang w:val="en"/>
        </w:rPr>
        <w:fldChar w:fldCharType="end"/>
      </w:r>
      <w:r w:rsidRPr="002062CB">
        <w:rPr>
          <w:bCs/>
          <w:lang w:val="en"/>
        </w:rPr>
        <w:t xml:space="preserve"> </w:t>
      </w:r>
      <w:commentRangeStart w:id="202"/>
      <w:r w:rsidRPr="002062CB">
        <w:rPr>
          <w:bCs/>
          <w:lang w:val="en"/>
        </w:rPr>
        <w:t>and is overexpressed in skeletal muscle tissues in women with polycystic ovarian syndrome</w:t>
      </w:r>
      <w:r w:rsidR="00034B1D">
        <w:rPr>
          <w:bCs/>
          <w:lang w:val="en"/>
        </w:rPr>
        <w:t xml:space="preserve"> </w:t>
      </w:r>
      <w:r w:rsidR="00034B1D">
        <w:rPr>
          <w:bCs/>
          <w:lang w:val="en"/>
        </w:rPr>
        <w:fldChar w:fldCharType="begin"/>
      </w:r>
      <w:r w:rsidR="00034B1D">
        <w:rPr>
          <w:bCs/>
          <w:lang w:val="en"/>
        </w:rPr>
        <w: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instrText>
      </w:r>
      <w:r w:rsidR="00034B1D">
        <w:rPr>
          <w:bCs/>
          <w:lang w:val="en"/>
        </w:rPr>
        <w:fldChar w:fldCharType="separate"/>
      </w:r>
      <w:r w:rsidR="00034B1D">
        <w:rPr>
          <w:bCs/>
          <w:noProof/>
          <w:lang w:val="en"/>
        </w:rPr>
        <w:t>(Manti et al., 2020)</w:t>
      </w:r>
      <w:r w:rsidR="00034B1D">
        <w:rPr>
          <w:bCs/>
          <w:lang w:val="en"/>
        </w:rPr>
        <w:fldChar w:fldCharType="end"/>
      </w:r>
      <w:r w:rsidRPr="002062CB">
        <w:rPr>
          <w:bCs/>
          <w:lang w:val="en"/>
        </w:rPr>
        <w:t xml:space="preserve">, </w:t>
      </w:r>
      <w:commentRangeEnd w:id="202"/>
      <w:r w:rsidR="00A549AF">
        <w:rPr>
          <w:rStyle w:val="CommentReference"/>
          <w:rFonts w:ascii="Calibri" w:eastAsia="Calibri" w:hAnsi="Calibri" w:cs="Calibri"/>
        </w:rPr>
        <w:commentReference w:id="202"/>
      </w:r>
      <w:r w:rsidRPr="002062CB">
        <w:rPr>
          <w:bCs/>
          <w:lang w:val="en"/>
        </w:rPr>
        <w:t>with variants leading to misfolded insulin</w:t>
      </w:r>
      <w:r w:rsidR="00034B1D">
        <w:rPr>
          <w:bCs/>
          <w:lang w:val="en"/>
        </w:rPr>
        <w:t xml:space="preserve"> </w:t>
      </w:r>
      <w:r w:rsidR="00034B1D">
        <w:rPr>
          <w:bCs/>
          <w:lang w:val="en"/>
        </w:rPr>
        <w:fldChar w:fldCharType="begin"/>
      </w:r>
      <w:r w:rsidR="00034B1D">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sidR="00034B1D">
        <w:rPr>
          <w:bCs/>
          <w:lang w:val="en"/>
        </w:rPr>
        <w:fldChar w:fldCharType="separate"/>
      </w:r>
      <w:r w:rsidR="00034B1D">
        <w:rPr>
          <w:bCs/>
          <w:noProof/>
          <w:lang w:val="en"/>
        </w:rPr>
        <w:t>(Ghosh et al., 2022)</w:t>
      </w:r>
      <w:r w:rsidR="00034B1D">
        <w:rPr>
          <w:bCs/>
          <w:lang w:val="en"/>
        </w:rPr>
        <w:fldChar w:fldCharType="end"/>
      </w:r>
      <w:r w:rsidRPr="002062CB">
        <w:rPr>
          <w:bCs/>
          <w:lang w:val="en"/>
        </w:rPr>
        <w:t>. COL15A1 is associated with chicken pectoral muscle disorders</w:t>
      </w:r>
      <w:r w:rsidR="00034B1D">
        <w:rPr>
          <w:bCs/>
          <w:lang w:val="en"/>
        </w:rPr>
        <w:t xml:space="preserve"> </w:t>
      </w:r>
      <w:r w:rsidR="00034B1D">
        <w:rPr>
          <w:bCs/>
          <w:lang w:val="en"/>
        </w:rPr>
        <w:fldChar w:fldCharType="begin"/>
      </w:r>
      <w:r w:rsidR="00034B1D">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sidR="00034B1D">
        <w:rPr>
          <w:bCs/>
          <w:lang w:val="en"/>
        </w:rPr>
        <w:fldChar w:fldCharType="separate"/>
      </w:r>
      <w:r w:rsidR="00034B1D">
        <w:rPr>
          <w:bCs/>
          <w:noProof/>
          <w:lang w:val="en"/>
        </w:rPr>
        <w:t>(Bordini et al., 2022)</w:t>
      </w:r>
      <w:r w:rsidR="00034B1D">
        <w:rPr>
          <w:bCs/>
          <w:lang w:val="en"/>
        </w:rPr>
        <w:fldChar w:fldCharType="end"/>
      </w:r>
      <w:r w:rsidRPr="002062CB">
        <w:rPr>
          <w:bCs/>
          <w:lang w:val="en"/>
        </w:rPr>
        <w:t>. TGFBR1 expression is associated with corticosterone exposure in tree swallows (</w:t>
      </w:r>
      <w:proofErr w:type="spellStart"/>
      <w:r w:rsidRPr="00A549AF">
        <w:rPr>
          <w:bCs/>
          <w:i/>
          <w:iCs/>
          <w:lang w:val="en"/>
          <w:rPrChange w:id="203" w:author="Sabrina McNew" w:date="2025-03-11T12:33:00Z" w16du:dateUtc="2025-03-11T19:33:00Z">
            <w:rPr>
              <w:bCs/>
              <w:lang w:val="en"/>
            </w:rPr>
          </w:rPrChange>
        </w:rPr>
        <w:t>Tachycineta</w:t>
      </w:r>
      <w:proofErr w:type="spellEnd"/>
      <w:r w:rsidRPr="00A549AF">
        <w:rPr>
          <w:bCs/>
          <w:i/>
          <w:iCs/>
          <w:lang w:val="en"/>
          <w:rPrChange w:id="204" w:author="Sabrina McNew" w:date="2025-03-11T12:33:00Z" w16du:dateUtc="2025-03-11T19:33:00Z">
            <w:rPr>
              <w:bCs/>
              <w:lang w:val="en"/>
            </w:rPr>
          </w:rPrChange>
        </w:rPr>
        <w:t xml:space="preserve"> bicolor</w:t>
      </w:r>
      <w:r w:rsidRPr="002062CB">
        <w:rPr>
          <w:bCs/>
          <w:lang w:val="en"/>
        </w:rPr>
        <w:t>) and</w:t>
      </w:r>
      <w:r w:rsidR="00FE72A9">
        <w:rPr>
          <w:bCs/>
          <w:lang w:val="en"/>
        </w:rPr>
        <w:t xml:space="preserve"> with </w:t>
      </w:r>
      <w:proofErr w:type="spellStart"/>
      <w:r w:rsidRPr="002062CB">
        <w:rPr>
          <w:bCs/>
          <w:lang w:val="en"/>
        </w:rPr>
        <w:t>cardovascular</w:t>
      </w:r>
      <w:proofErr w:type="spellEnd"/>
      <w:r w:rsidR="00FE72A9">
        <w:rPr>
          <w:bCs/>
          <w:lang w:val="en"/>
        </w:rPr>
        <w:t xml:space="preserve"> disease</w:t>
      </w:r>
      <w:r w:rsidR="00034B1D">
        <w:rPr>
          <w:bCs/>
          <w:lang w:val="en"/>
        </w:rPr>
        <w:t xml:space="preserve"> </w:t>
      </w:r>
      <w:r w:rsidR="00034B1D">
        <w:rPr>
          <w:bCs/>
          <w:lang w:val="en"/>
        </w:rPr>
        <w:fldChar w:fldCharType="begin"/>
      </w:r>
      <w:r w:rsidR="00034B1D">
        <w:rPr>
          <w:bCs/>
          <w:lang w:val="en"/>
        </w:rPr>
        <w: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w:instrText>
      </w:r>
      <w:r w:rsidR="00034B1D" w:rsidRPr="00A549AF">
        <w:rPr>
          <w:bCs/>
          <w:lang w:val="es-ES"/>
          <w:rPrChange w:id="205" w:author="Sabrina McNew" w:date="2025-03-11T12:30:00Z" w16du:dateUtc="2025-03-11T19:30:00Z">
            <w:rPr>
              <w:bCs/>
              <w:lang w:val="en"/>
            </w:rPr>
          </w:rPrChange>
        </w:rPr>
        <w:instrText>rding the incidence of aortic dissection, there were no significant differences among the 4 groups in male patients (36.3%, 34.3%, 21.4%, and 54.2%, respectively; P=0</w:instrText>
      </w:r>
      <w:r w:rsidR="00034B1D" w:rsidRPr="00671892">
        <w:rPr>
          <w:bCs/>
          <w:lang w:val="es-ES"/>
          <w:rPrChange w:id="206" w:author="Sabrina McNew" w:date="2025-03-11T09:48:00Z" w16du:dateUtc="2025-03-11T16:48:00Z">
            <w:rPr>
              <w:bCs/>
              <w:lang w:val="en"/>
            </w:rPr>
          </w:rPrChange>
        </w:rPr>
        <w:instrText>.06). Female patients with COL3A1 variants had a significantly lower incidence than female patients in the other 3 groups (34.2%, 59.0%, 3.1%, and 43.8%, respectively; P&lt;0.001).ConclusionsGene variants related to transforming growth factor‐</w:instrText>
      </w:r>
      <w:r w:rsidR="00034B1D">
        <w:rPr>
          <w:bCs/>
          <w:lang w:val="en"/>
        </w:rPr>
        <w:instrText>β</w:instrText>
      </w:r>
      <w:r w:rsidR="00034B1D" w:rsidRPr="00671892">
        <w:rPr>
          <w:bCs/>
          <w:lang w:val="es-ES"/>
          <w:rPrChange w:id="207" w:author="Sabrina McNew" w:date="2025-03-11T09:48:00Z" w16du:dateUtc="2025-03-11T16:48:00Z">
            <w:rPr>
              <w:bCs/>
              <w:lang w:val="en"/>
            </w:rPr>
          </w:rPrChange>
        </w:rPr>
        <w:instrText xml:space="preserve">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instrText>
      </w:r>
      <w:r w:rsidR="00034B1D">
        <w:rPr>
          <w:bCs/>
          <w:lang w:val="en"/>
        </w:rPr>
        <w:fldChar w:fldCharType="separate"/>
      </w:r>
      <w:r w:rsidR="00034B1D" w:rsidRPr="00671892">
        <w:rPr>
          <w:bCs/>
          <w:noProof/>
          <w:lang w:val="es-ES"/>
          <w:rPrChange w:id="208" w:author="Sabrina McNew" w:date="2025-03-11T09:48:00Z" w16du:dateUtc="2025-03-11T16:48:00Z">
            <w:rPr>
              <w:bCs/>
              <w:noProof/>
              <w:lang w:val="en"/>
            </w:rPr>
          </w:rPrChange>
        </w:rPr>
        <w:t>(Yagyu et al., 2023)</w:t>
      </w:r>
      <w:r w:rsidR="00034B1D">
        <w:rPr>
          <w:bCs/>
          <w:lang w:val="en"/>
        </w:rPr>
        <w:fldChar w:fldCharType="end"/>
      </w:r>
      <w:r w:rsidRPr="00671892">
        <w:rPr>
          <w:bCs/>
          <w:lang w:val="es-ES"/>
          <w:rPrChange w:id="209" w:author="Sabrina McNew" w:date="2025-03-11T09:48:00Z" w16du:dateUtc="2025-03-11T16:48:00Z">
            <w:rPr>
              <w:bCs/>
              <w:lang w:val="en"/>
            </w:rPr>
          </w:rPrChange>
        </w:rPr>
        <w:t xml:space="preserve">, </w:t>
      </w:r>
      <w:proofErr w:type="spellStart"/>
      <w:r w:rsidRPr="00671892">
        <w:rPr>
          <w:bCs/>
          <w:lang w:val="es-ES"/>
          <w:rPrChange w:id="210" w:author="Sabrina McNew" w:date="2025-03-11T09:48:00Z" w16du:dateUtc="2025-03-11T16:48:00Z">
            <w:rPr>
              <w:bCs/>
              <w:lang w:val="en"/>
            </w:rPr>
          </w:rPrChange>
        </w:rPr>
        <w:t>asthma</w:t>
      </w:r>
      <w:proofErr w:type="spellEnd"/>
      <w:r w:rsidR="00034B1D" w:rsidRPr="00671892">
        <w:rPr>
          <w:bCs/>
          <w:lang w:val="es-ES"/>
          <w:rPrChange w:id="211"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212" w:author="Sabrina McNew" w:date="2025-03-11T09:48:00Z" w16du:dateUtc="2025-03-11T16:48:00Z">
            <w:rPr>
              <w:bCs/>
              <w:lang w:val="en"/>
            </w:rPr>
          </w:rPrChange>
        </w:rPr>
        <w: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instrText>
      </w:r>
      <w:r w:rsidR="00034B1D">
        <w:rPr>
          <w:bCs/>
          <w:lang w:val="en"/>
        </w:rPr>
        <w:fldChar w:fldCharType="separate"/>
      </w:r>
      <w:r w:rsidR="00034B1D" w:rsidRPr="00671892">
        <w:rPr>
          <w:bCs/>
          <w:noProof/>
          <w:lang w:val="es-ES"/>
          <w:rPrChange w:id="213" w:author="Sabrina McNew" w:date="2025-03-11T09:48:00Z" w16du:dateUtc="2025-03-11T16:48:00Z">
            <w:rPr>
              <w:bCs/>
              <w:noProof/>
              <w:lang w:val="en"/>
            </w:rPr>
          </w:rPrChange>
        </w:rPr>
        <w:t>(Stikker et al., 2023)</w:t>
      </w:r>
      <w:r w:rsidR="00034B1D">
        <w:rPr>
          <w:bCs/>
          <w:lang w:val="en"/>
        </w:rPr>
        <w:fldChar w:fldCharType="end"/>
      </w:r>
      <w:r w:rsidRPr="00671892">
        <w:rPr>
          <w:bCs/>
          <w:lang w:val="es-ES"/>
          <w:rPrChange w:id="214" w:author="Sabrina McNew" w:date="2025-03-11T09:48:00Z" w16du:dateUtc="2025-03-11T16:48:00Z">
            <w:rPr>
              <w:bCs/>
              <w:lang w:val="en"/>
            </w:rPr>
          </w:rPrChange>
        </w:rPr>
        <w:t xml:space="preserve">, and </w:t>
      </w:r>
      <w:proofErr w:type="spellStart"/>
      <w:r w:rsidRPr="00671892">
        <w:rPr>
          <w:bCs/>
          <w:lang w:val="es-ES"/>
          <w:rPrChange w:id="215" w:author="Sabrina McNew" w:date="2025-03-11T09:48:00Z" w16du:dateUtc="2025-03-11T16:48:00Z">
            <w:rPr>
              <w:bCs/>
              <w:lang w:val="en"/>
            </w:rPr>
          </w:rPrChange>
        </w:rPr>
        <w:t>various</w:t>
      </w:r>
      <w:proofErr w:type="spellEnd"/>
      <w:r w:rsidRPr="00671892">
        <w:rPr>
          <w:bCs/>
          <w:lang w:val="es-ES"/>
          <w:rPrChange w:id="216" w:author="Sabrina McNew" w:date="2025-03-11T09:48:00Z" w16du:dateUtc="2025-03-11T16:48:00Z">
            <w:rPr>
              <w:bCs/>
              <w:lang w:val="en"/>
            </w:rPr>
          </w:rPrChange>
        </w:rPr>
        <w:t xml:space="preserve"> </w:t>
      </w:r>
      <w:proofErr w:type="spellStart"/>
      <w:r w:rsidRPr="00671892">
        <w:rPr>
          <w:bCs/>
          <w:lang w:val="es-ES"/>
          <w:rPrChange w:id="217" w:author="Sabrina McNew" w:date="2025-03-11T09:48:00Z" w16du:dateUtc="2025-03-11T16:48:00Z">
            <w:rPr>
              <w:bCs/>
              <w:lang w:val="en"/>
            </w:rPr>
          </w:rPrChange>
        </w:rPr>
        <w:t>cancers</w:t>
      </w:r>
      <w:proofErr w:type="spellEnd"/>
      <w:r w:rsidRPr="00671892">
        <w:rPr>
          <w:bCs/>
          <w:lang w:val="es-ES"/>
          <w:rPrChange w:id="218" w:author="Sabrina McNew" w:date="2025-03-11T09:48:00Z" w16du:dateUtc="2025-03-11T16:48:00Z">
            <w:rPr>
              <w:bCs/>
              <w:lang w:val="en"/>
            </w:rPr>
          </w:rPrChange>
        </w:rPr>
        <w:t xml:space="preserve"> in </w:t>
      </w:r>
      <w:proofErr w:type="spellStart"/>
      <w:r w:rsidRPr="00671892">
        <w:rPr>
          <w:bCs/>
          <w:lang w:val="es-ES"/>
          <w:rPrChange w:id="219" w:author="Sabrina McNew" w:date="2025-03-11T09:48:00Z" w16du:dateUtc="2025-03-11T16:48:00Z">
            <w:rPr>
              <w:bCs/>
              <w:lang w:val="en"/>
            </w:rPr>
          </w:rPrChange>
        </w:rPr>
        <w:t>humans</w:t>
      </w:r>
      <w:proofErr w:type="spellEnd"/>
      <w:r w:rsidR="00034B1D" w:rsidRPr="00671892">
        <w:rPr>
          <w:bCs/>
          <w:lang w:val="es-ES"/>
          <w:rPrChange w:id="220"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221" w:author="Sabrina McNew" w:date="2025-03-11T09:48:00Z" w16du:dateUtc="2025-03-11T16:48:00Z">
            <w:rPr>
              <w:bCs/>
              <w:lang w:val="en"/>
            </w:rPr>
          </w:rPrChange>
        </w:rPr>
        <w: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w:instrText>
      </w:r>
      <w:r w:rsidR="00034B1D" w:rsidRPr="00A549AF">
        <w:rPr>
          <w:bCs/>
          <w:rPrChange w:id="222" w:author="Sabrina McNew" w:date="2025-03-11T12:30:00Z" w16du:dateUtc="2025-03-11T19:30:00Z">
            <w:rPr>
              <w:bCs/>
              <w:lang w:val="en"/>
            </w:rPr>
          </w:rPrChange>
        </w:rPr>
        <w:instrText>.002). HPV incidence detected by PCR was 139/165 [84.2%] for Caucasians and 28/45 [62.2%] for minorities. Specifically, there was a higher rate in Caucasians compared to African Americans (p=0.017), but no significant difference between Caucasians and Hispanics (p=0.</w:instrText>
      </w:r>
      <w:r w:rsidR="00034B1D">
        <w:rPr>
          <w:bCs/>
          <w:lang w:val="en"/>
        </w:rPr>
        <w:instrText xml:space="preserve">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instrText>
      </w:r>
      <w:r w:rsidR="00034B1D">
        <w:rPr>
          <w:bCs/>
          <w:lang w:val="en"/>
        </w:rPr>
        <w:fldChar w:fldCharType="separate"/>
      </w:r>
      <w:r w:rsidR="00034B1D">
        <w:rPr>
          <w:bCs/>
          <w:noProof/>
          <w:lang w:val="en"/>
        </w:rPr>
        <w:t>(Ramer et al., 2016)</w:t>
      </w:r>
      <w:r w:rsidR="00034B1D">
        <w:rPr>
          <w:bCs/>
          <w:lang w:val="en"/>
        </w:rPr>
        <w:fldChar w:fldCharType="end"/>
      </w:r>
      <w:r w:rsidRPr="002062CB">
        <w:rPr>
          <w:bCs/>
          <w:lang w:val="en"/>
        </w:rPr>
        <w:t>. These diverse pathologies likely arise from TGFBR1 because it mediates inflammation and endothelial cell response to tissue injury</w:t>
      </w:r>
      <w:r w:rsidR="00034B1D">
        <w:rPr>
          <w:bCs/>
          <w:lang w:val="en"/>
        </w:rPr>
        <w:t xml:space="preserve"> </w:t>
      </w:r>
      <w:r w:rsidR="00034B1D">
        <w:rPr>
          <w:bCs/>
          <w:lang w:val="en"/>
        </w:rPr>
        <w:fldChar w:fldCharType="begin"/>
      </w:r>
      <w:r w:rsidR="00034B1D">
        <w:rPr>
          <w:bCs/>
          <w:lang w:val="en"/>
        </w:rPr>
        <w: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instrText>
      </w:r>
      <w:r w:rsidR="00034B1D">
        <w:rPr>
          <w:bCs/>
          <w:lang w:val="en"/>
        </w:rPr>
        <w:fldChar w:fldCharType="separate"/>
      </w:r>
      <w:r w:rsidR="00034B1D">
        <w:rPr>
          <w:bCs/>
          <w:noProof/>
          <w:lang w:val="en"/>
        </w:rPr>
        <w:t>(He et al., 2022)</w:t>
      </w:r>
      <w:r w:rsidR="00034B1D">
        <w:rPr>
          <w:bCs/>
          <w:lang w:val="en"/>
        </w:rPr>
        <w:fldChar w:fldCharType="end"/>
      </w:r>
      <w:r w:rsidR="00034B1D">
        <w:rPr>
          <w:bCs/>
          <w:lang w:val="en"/>
        </w:rPr>
        <w:t>.</w:t>
      </w:r>
    </w:p>
    <w:p w14:paraId="5E17EA39" w14:textId="46AF69F2" w:rsidR="00981918" w:rsidRDefault="00981918" w:rsidP="00FE72A9">
      <w:pPr>
        <w:spacing w:line="480" w:lineRule="auto"/>
        <w:ind w:firstLine="720"/>
        <w:rPr>
          <w:bCs/>
          <w:lang w:val="en"/>
        </w:rPr>
      </w:pPr>
      <w:r>
        <w:rPr>
          <w:bCs/>
          <w:lang w:val="en"/>
        </w:rPr>
        <w:t xml:space="preserve">Across multiple forms of analysis, northern cardinals demonstrate stronger signals of selection associated with urbanization. No GO terms were significantly overrepresented in analyses of the </w:t>
      </w:r>
      <w:commentRangeStart w:id="223"/>
      <w:del w:id="224" w:author="Sabrina McNew" w:date="2025-03-11T12:34:00Z" w16du:dateUtc="2025-03-11T19:34:00Z">
        <w:r w:rsidDel="00A549AF">
          <w:rPr>
            <w:bCs/>
            <w:lang w:val="en"/>
          </w:rPr>
          <w:delText>full gene list</w:delText>
        </w:r>
      </w:del>
      <w:ins w:id="225" w:author="Sabrina McNew" w:date="2025-03-11T12:34:00Z" w16du:dateUtc="2025-03-11T19:34:00Z">
        <w:r w:rsidR="00A549AF">
          <w:rPr>
            <w:bCs/>
            <w:lang w:val="en"/>
          </w:rPr>
          <w:t xml:space="preserve">combined </w:t>
        </w:r>
      </w:ins>
      <w:proofErr w:type="spellStart"/>
      <w:ins w:id="226" w:author="Sabrina McNew" w:date="2025-03-11T12:35:00Z" w16du:dateUtc="2025-03-11T19:35:00Z">
        <w:r w:rsidR="00A549AF">
          <w:rPr>
            <w:bCs/>
            <w:lang w:val="en"/>
          </w:rPr>
          <w:t>RAiSD</w:t>
        </w:r>
        <w:proofErr w:type="spellEnd"/>
        <w:r w:rsidR="00A549AF">
          <w:rPr>
            <w:bCs/>
            <w:lang w:val="en"/>
          </w:rPr>
          <w:t xml:space="preserve"> and </w:t>
        </w:r>
        <w:proofErr w:type="spellStart"/>
        <w:r w:rsidR="00A549AF">
          <w:rPr>
            <w:bCs/>
            <w:lang w:val="en"/>
          </w:rPr>
          <w:t>Fst</w:t>
        </w:r>
        <w:proofErr w:type="spellEnd"/>
        <w:r w:rsidR="00A549AF">
          <w:rPr>
            <w:bCs/>
            <w:lang w:val="en"/>
          </w:rPr>
          <w:t xml:space="preserve"> list</w:t>
        </w:r>
      </w:ins>
      <w:r>
        <w:rPr>
          <w:bCs/>
          <w:lang w:val="en"/>
        </w:rPr>
        <w:t xml:space="preserve"> </w:t>
      </w:r>
      <w:commentRangeEnd w:id="223"/>
      <w:r w:rsidR="00037CE5">
        <w:rPr>
          <w:rStyle w:val="CommentReference"/>
          <w:rFonts w:ascii="Calibri" w:eastAsia="Calibri" w:hAnsi="Calibri" w:cs="Calibri"/>
        </w:rPr>
        <w:commentReference w:id="223"/>
      </w:r>
      <w:r>
        <w:rPr>
          <w:bCs/>
          <w:lang w:val="en"/>
        </w:rPr>
        <w:t xml:space="preserve">identified in pyrrhuloxia. </w:t>
      </w:r>
      <w:commentRangeStart w:id="227"/>
      <w:commentRangeStart w:id="228"/>
      <w:r>
        <w:rPr>
          <w:bCs/>
          <w:lang w:val="en"/>
        </w:rPr>
        <w:t xml:space="preserve">In comparisons of </w:t>
      </w:r>
      <w:r w:rsidR="002A6529">
        <w:rPr>
          <w:bCs/>
          <w:lang w:val="en"/>
        </w:rPr>
        <w:t>positively selected</w:t>
      </w:r>
      <w:r>
        <w:rPr>
          <w:bCs/>
          <w:lang w:val="en"/>
        </w:rPr>
        <w:t xml:space="preserve"> gene lists across all urban-associated GO terms, genes were overrepresented in northern cardinals compared to pyrrhuloxia a majority of the time, especially with respect to biological functions that could facilitate adaptation to urbanization (Figure S1).</w:t>
      </w:r>
      <w:r w:rsidR="00D73D7D">
        <w:rPr>
          <w:bCs/>
          <w:lang w:val="en"/>
        </w:rPr>
        <w:t xml:space="preserve"> </w:t>
      </w:r>
      <w:commentRangeEnd w:id="227"/>
      <w:r w:rsidR="00037CE5">
        <w:rPr>
          <w:rStyle w:val="CommentReference"/>
          <w:rFonts w:ascii="Calibri" w:eastAsia="Calibri" w:hAnsi="Calibri" w:cs="Calibri"/>
        </w:rPr>
        <w:commentReference w:id="227"/>
      </w:r>
      <w:commentRangeEnd w:id="228"/>
      <w:r w:rsidR="00744088">
        <w:rPr>
          <w:rStyle w:val="CommentReference"/>
          <w:rFonts w:ascii="Calibri" w:eastAsia="Calibri" w:hAnsi="Calibri" w:cs="Calibri"/>
        </w:rPr>
        <w:commentReference w:id="228"/>
      </w:r>
      <w:r w:rsidR="00D73D7D">
        <w:rPr>
          <w:bCs/>
          <w:lang w:val="en"/>
        </w:rPr>
        <w:t>Among other GO terms, northern cardinals demonstrated more genes than pyrrhuloxia related to negative regulation of response to external stimulus. Of note among these genes, SUSD4 (Sushi domain-</w:t>
      </w:r>
      <w:r w:rsidR="00D73D7D">
        <w:rPr>
          <w:bCs/>
          <w:lang w:val="en"/>
        </w:rPr>
        <w:lastRenderedPageBreak/>
        <w:t>containing protein 4) can impact behavior, with SUSD4 knockout mice exhibiting anxiety behaviors</w:t>
      </w:r>
      <w:r w:rsidR="00034B1D">
        <w:rPr>
          <w:bCs/>
          <w:lang w:val="en"/>
        </w:rPr>
        <w:t xml:space="preserve"> </w:t>
      </w:r>
      <w:r w:rsidR="00034B1D">
        <w:rPr>
          <w:bCs/>
          <w:lang w:val="en"/>
        </w:rPr>
        <w:fldChar w:fldCharType="begin"/>
      </w:r>
      <w:r w:rsidR="00034B1D">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034B1D">
        <w:rPr>
          <w:bCs/>
          <w:lang w:val="en"/>
        </w:rPr>
        <w:fldChar w:fldCharType="separate"/>
      </w:r>
      <w:r w:rsidR="00034B1D">
        <w:rPr>
          <w:bCs/>
          <w:noProof/>
          <w:lang w:val="en"/>
        </w:rPr>
        <w:t>(Zhu et al., 2020)</w:t>
      </w:r>
      <w:r w:rsidR="00034B1D">
        <w:rPr>
          <w:bCs/>
          <w:lang w:val="en"/>
        </w:rPr>
        <w:fldChar w:fldCharType="end"/>
      </w:r>
      <w:r w:rsidR="00034B1D">
        <w:rPr>
          <w:bCs/>
          <w:lang w:val="en"/>
        </w:rPr>
        <w:t>.</w:t>
      </w:r>
    </w:p>
    <w:p w14:paraId="508B6519" w14:textId="730F612F" w:rsidR="007265D3" w:rsidRDefault="007265D3" w:rsidP="007265D3">
      <w:pPr>
        <w:spacing w:line="480" w:lineRule="auto"/>
        <w:ind w:firstLine="720"/>
        <w:rPr>
          <w:ins w:id="229" w:author="Sabrina McNew" w:date="2025-03-11T12:55:00Z" w16du:dateUtc="2025-03-11T19:55:00Z"/>
          <w:bCs/>
          <w:lang w:val="en"/>
        </w:rPr>
      </w:pPr>
      <w:commentRangeStart w:id="230"/>
      <w:r>
        <w:rPr>
          <w:bCs/>
          <w:lang w:val="en"/>
        </w:rPr>
        <w:t xml:space="preserve">The nine genes that were associated with a significant GO term in both </w:t>
      </w:r>
      <w:del w:id="231" w:author="Sabrina McNew" w:date="2025-03-11T12:48:00Z" w16du:dateUtc="2025-03-11T19:48:00Z">
        <w:r w:rsidDel="00037CE5">
          <w:rPr>
            <w:bCs/>
            <w:lang w:val="en"/>
          </w:rPr>
          <w:delText xml:space="preserve">taxa </w:delText>
        </w:r>
      </w:del>
      <w:ins w:id="232" w:author="Sabrina McNew" w:date="2025-03-11T12:48:00Z" w16du:dateUtc="2025-03-11T19:48:00Z">
        <w:r w:rsidR="00037CE5">
          <w:rPr>
            <w:bCs/>
            <w:lang w:val="en"/>
          </w:rPr>
          <w:t>cardinal species</w:t>
        </w:r>
        <w:r w:rsidR="00037CE5">
          <w:rPr>
            <w:bCs/>
            <w:lang w:val="en"/>
          </w:rPr>
          <w:t xml:space="preserve"> </w:t>
        </w:r>
      </w:ins>
      <w:r>
        <w:rPr>
          <w:bCs/>
          <w:lang w:val="en"/>
        </w:rPr>
        <w:t xml:space="preserve">– DMD, CDKAL1, NLGN3, SLIT3, SDK1, EPHA10, CHEK1, STT3A, and CACTIN – had a diverse array of functions (Figure 4, Table S1). </w:t>
      </w:r>
      <w:commentRangeEnd w:id="230"/>
      <w:r w:rsidR="00C326FE">
        <w:rPr>
          <w:rStyle w:val="CommentReference"/>
          <w:rFonts w:ascii="Calibri" w:eastAsia="Calibri" w:hAnsi="Calibri" w:cs="Calibri"/>
        </w:rPr>
        <w:commentReference w:id="230"/>
      </w:r>
      <w:r>
        <w:rPr>
          <w:bCs/>
          <w:lang w:val="en"/>
        </w:rPr>
        <w:t xml:space="preserve">Not only did we see independent evidence of selection, but our candidate genes also overlapped with findings from burrowing owls and great tits with overrepresentation of both muscle development and neural genes. </w:t>
      </w:r>
      <w:commentRangeStart w:id="233"/>
      <w:r>
        <w:rPr>
          <w:bCs/>
          <w:lang w:val="en"/>
        </w:rPr>
        <w:t xml:space="preserve">Several candidate genes of note –PRKN for example – were not associated with any overrepresented GO terms related to neural function in our analyses of either cardinal species. </w:t>
      </w:r>
      <w:commentRangeEnd w:id="233"/>
      <w:r w:rsidR="00C326FE">
        <w:rPr>
          <w:rStyle w:val="CommentReference"/>
          <w:rFonts w:ascii="Calibri" w:eastAsia="Calibri" w:hAnsi="Calibri" w:cs="Calibri"/>
        </w:rPr>
        <w:commentReference w:id="233"/>
      </w:r>
      <w:r>
        <w:rPr>
          <w:bCs/>
          <w:lang w:val="en"/>
        </w:rPr>
        <w:t xml:space="preserve">This function only emerged in GO term analyses of overlapping genes identified in cardinals and either burrowing owls or great tits. This highlights the utility of comparative studies across multiple organisms for uncovering patterns in genomic data. </w:t>
      </w:r>
    </w:p>
    <w:p w14:paraId="391C5574" w14:textId="4F28EA12" w:rsidR="00C326FE" w:rsidRDefault="00C326FE" w:rsidP="007265D3">
      <w:pPr>
        <w:spacing w:line="480" w:lineRule="auto"/>
        <w:ind w:firstLine="720"/>
        <w:rPr>
          <w:bCs/>
          <w:lang w:val="en"/>
        </w:rPr>
      </w:pPr>
      <w:ins w:id="234" w:author="Sabrina McNew" w:date="2025-03-11T12:55:00Z" w16du:dateUtc="2025-03-11T19:55:00Z">
        <w:r>
          <w:rPr>
            <w:bCs/>
            <w:lang w:val="en"/>
          </w:rPr>
          <w:t xml:space="preserve">Need a paragraph here on limitations of the study, including </w:t>
        </w:r>
      </w:ins>
      <w:ins w:id="235" w:author="Sabrina McNew" w:date="2025-03-11T12:56:00Z" w16du:dateUtc="2025-03-11T19:56:00Z">
        <w:r>
          <w:rPr>
            <w:bCs/>
            <w:lang w:val="en"/>
          </w:rPr>
          <w:t xml:space="preserve">lack of replication of cities and limited sample numbers. </w:t>
        </w:r>
      </w:ins>
    </w:p>
    <w:p w14:paraId="19137675" w14:textId="352CDA5D" w:rsidR="00226C0D" w:rsidRDefault="00226C0D" w:rsidP="00FE72A9">
      <w:pPr>
        <w:spacing w:line="480" w:lineRule="auto"/>
        <w:rPr>
          <w:ins w:id="236" w:author="Sabrina McNew" w:date="2025-03-11T12:56:00Z" w16du:dateUtc="2025-03-11T19:56:00Z"/>
          <w:bCs/>
          <w:lang w:val="en"/>
        </w:rPr>
      </w:pPr>
      <w:r>
        <w:rPr>
          <w:bCs/>
          <w:lang w:val="en"/>
        </w:rPr>
        <w:tab/>
        <w:t>Our analyses uncovered evidence of both 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are selected upon by urban environments. We highlight immune functions as an additional axis of important urban adaptation</w:t>
      </w:r>
      <w:r w:rsidR="001127A2">
        <w:rPr>
          <w:bCs/>
          <w:lang w:val="en"/>
        </w:rPr>
        <w:t xml:space="preserve">.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w:t>
      </w:r>
      <w:r w:rsidR="001127A2">
        <w:rPr>
          <w:bCs/>
          <w:lang w:val="en"/>
        </w:rPr>
        <w:lastRenderedPageBreak/>
        <w:t>effects emerging from these genetic differences. This work contributes to the growing body of literature showing the parallel responses of avian taxa to urbanization, and novelly contributes evidence of species-specific genetic nuance in evolution to human disturbance.</w:t>
      </w:r>
    </w:p>
    <w:p w14:paraId="31FF4E12" w14:textId="77777777" w:rsidR="00C326FE" w:rsidRDefault="00C326FE" w:rsidP="00FE72A9">
      <w:pPr>
        <w:spacing w:line="480" w:lineRule="auto"/>
        <w:rPr>
          <w:ins w:id="237" w:author="Sabrina McNew" w:date="2025-03-11T12:56:00Z" w16du:dateUtc="2025-03-11T19:56:00Z"/>
          <w:bCs/>
          <w:lang w:val="en"/>
        </w:rPr>
      </w:pPr>
    </w:p>
    <w:p w14:paraId="2B4C67CD" w14:textId="22A1DC11" w:rsidR="00C326FE" w:rsidRPr="00C326FE" w:rsidDel="00C326FE" w:rsidRDefault="00C326FE" w:rsidP="00FE72A9">
      <w:pPr>
        <w:spacing w:line="480" w:lineRule="auto"/>
        <w:rPr>
          <w:del w:id="238" w:author="Sabrina McNew" w:date="2025-03-11T12:58:00Z" w16du:dateUtc="2025-03-11T19:58:00Z"/>
          <w:b/>
          <w:lang w:val="en"/>
          <w:rPrChange w:id="239" w:author="Sabrina McNew" w:date="2025-03-11T12:56:00Z" w16du:dateUtc="2025-03-11T19:56:00Z">
            <w:rPr>
              <w:del w:id="240" w:author="Sabrina McNew" w:date="2025-03-11T12:58:00Z" w16du:dateUtc="2025-03-11T19:58:00Z"/>
              <w:bCs/>
              <w:lang w:val="en"/>
            </w:rPr>
          </w:rPrChange>
        </w:rPr>
      </w:pPr>
    </w:p>
    <w:bookmarkEnd w:id="0"/>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4B128A01" w14:textId="77777777" w:rsidR="00DC016C" w:rsidRPr="00DC016C" w:rsidRDefault="00F96EB6" w:rsidP="00DC016C">
      <w:pPr>
        <w:pStyle w:val="Bibliography"/>
        <w:rPr>
          <w:rFonts w:eastAsiaTheme="minorHAnsi"/>
        </w:rPr>
      </w:pPr>
      <w:r>
        <w:fldChar w:fldCharType="begin"/>
      </w:r>
      <w:r>
        <w:instrText xml:space="preserve"> ADDIN ZOTERO_BIBL {"uncited":[],"omitted":[],"custom":[]} CSL_BIBLIOGRAPHY </w:instrText>
      </w:r>
      <w:r>
        <w:fldChar w:fldCharType="separate"/>
      </w:r>
      <w:r w:rsidR="00DC016C" w:rsidRPr="00DC016C">
        <w:rPr>
          <w:rFonts w:eastAsiaTheme="minorHAnsi"/>
        </w:rPr>
        <w:t xml:space="preserve">Andrews, S. (2010). </w:t>
      </w:r>
      <w:r w:rsidR="00DC016C" w:rsidRPr="00DC016C">
        <w:rPr>
          <w:rFonts w:eastAsiaTheme="minorHAnsi"/>
          <w:i/>
          <w:iCs/>
        </w:rPr>
        <w:t>FastQC: A quality control tool for high throughput sequence data.</w:t>
      </w:r>
      <w:r w:rsidR="00DC016C" w:rsidRPr="00DC016C">
        <w:rPr>
          <w:rFonts w:eastAsiaTheme="minorHAnsi"/>
        </w:rPr>
        <w:t xml:space="preserve"> https://cir.nii.ac.jp/crid/1370584340724053142</w:t>
      </w:r>
    </w:p>
    <w:p w14:paraId="21452653" w14:textId="77777777" w:rsidR="00DC016C" w:rsidRPr="00DC016C" w:rsidRDefault="00DC016C" w:rsidP="00DC016C">
      <w:pPr>
        <w:pStyle w:val="Bibliography"/>
        <w:rPr>
          <w:rFonts w:eastAsiaTheme="minorHAnsi"/>
        </w:rPr>
      </w:pPr>
      <w:r w:rsidRPr="00DC016C">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DC016C">
        <w:rPr>
          <w:rFonts w:eastAsiaTheme="minorHAnsi"/>
          <w:i/>
          <w:iCs/>
        </w:rPr>
        <w:t>The Auk</w:t>
      </w:r>
      <w:r w:rsidRPr="00DC016C">
        <w:rPr>
          <w:rFonts w:eastAsiaTheme="minorHAnsi"/>
        </w:rPr>
        <w:t xml:space="preserve">, </w:t>
      </w:r>
      <w:r w:rsidRPr="00DC016C">
        <w:rPr>
          <w:rFonts w:eastAsiaTheme="minorHAnsi"/>
          <w:i/>
          <w:iCs/>
        </w:rPr>
        <w:t>132</w:t>
      </w:r>
      <w:r w:rsidRPr="00DC016C">
        <w:rPr>
          <w:rFonts w:eastAsiaTheme="minorHAnsi"/>
        </w:rPr>
        <w:t>(2), 333–348. https://doi.org/10.1642/auk-14-110.1</w:t>
      </w:r>
    </w:p>
    <w:p w14:paraId="74DC0F72" w14:textId="77777777" w:rsidR="00DC016C" w:rsidRPr="00DC016C" w:rsidRDefault="00DC016C" w:rsidP="00DC016C">
      <w:pPr>
        <w:pStyle w:val="Bibliography"/>
        <w:rPr>
          <w:rFonts w:eastAsiaTheme="minorHAnsi"/>
        </w:rPr>
      </w:pPr>
      <w:r w:rsidRPr="00DC016C">
        <w:rPr>
          <w:rFonts w:eastAsiaTheme="minorHAnsi"/>
        </w:rPr>
        <w:t xml:space="preserve">Bolger, A. M., Lohse, M., &amp; Usadel, B. (2014). Trimmomatic: A flexible trimmer for Illumina sequence data. </w:t>
      </w:r>
      <w:r w:rsidRPr="00DC016C">
        <w:rPr>
          <w:rFonts w:eastAsiaTheme="minorHAnsi"/>
          <w:i/>
          <w:iCs/>
        </w:rPr>
        <w:t>Bioinformatics</w:t>
      </w:r>
      <w:r w:rsidRPr="00DC016C">
        <w:rPr>
          <w:rFonts w:eastAsiaTheme="minorHAnsi"/>
        </w:rPr>
        <w:t xml:space="preserve">, </w:t>
      </w:r>
      <w:r w:rsidRPr="00DC016C">
        <w:rPr>
          <w:rFonts w:eastAsiaTheme="minorHAnsi"/>
          <w:i/>
          <w:iCs/>
        </w:rPr>
        <w:t>30</w:t>
      </w:r>
      <w:r w:rsidRPr="00DC016C">
        <w:rPr>
          <w:rFonts w:eastAsiaTheme="minorHAnsi"/>
        </w:rPr>
        <w:t>(15), 2114–2120. https://doi.org/10.1093/bioinformatics/btu170</w:t>
      </w:r>
    </w:p>
    <w:p w14:paraId="39498BB0" w14:textId="77777777" w:rsidR="00DC016C" w:rsidRPr="00DC016C" w:rsidRDefault="00DC016C" w:rsidP="00DC016C">
      <w:pPr>
        <w:pStyle w:val="Bibliography"/>
        <w:rPr>
          <w:rFonts w:eastAsiaTheme="minorHAnsi"/>
        </w:rPr>
      </w:pPr>
      <w:r w:rsidRPr="00DC016C">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DC016C">
        <w:rPr>
          <w:rFonts w:eastAsiaTheme="minorHAnsi"/>
          <w:i/>
          <w:iCs/>
        </w:rPr>
        <w:t>Frontiers in Physiology</w:t>
      </w:r>
      <w:r w:rsidRPr="00DC016C">
        <w:rPr>
          <w:rFonts w:eastAsiaTheme="minorHAnsi"/>
        </w:rPr>
        <w:t xml:space="preserve">, </w:t>
      </w:r>
      <w:r w:rsidRPr="00DC016C">
        <w:rPr>
          <w:rFonts w:eastAsiaTheme="minorHAnsi"/>
          <w:i/>
          <w:iCs/>
        </w:rPr>
        <w:t>13</w:t>
      </w:r>
      <w:r w:rsidRPr="00DC016C">
        <w:rPr>
          <w:rFonts w:eastAsiaTheme="minorHAnsi"/>
        </w:rPr>
        <w:t>. https://doi.org/10.3389/fphys.2022.936768</w:t>
      </w:r>
    </w:p>
    <w:p w14:paraId="5580C1C4" w14:textId="77777777" w:rsidR="00DC016C" w:rsidRPr="00DC016C" w:rsidRDefault="00DC016C" w:rsidP="00DC016C">
      <w:pPr>
        <w:pStyle w:val="Bibliography"/>
        <w:rPr>
          <w:rFonts w:eastAsiaTheme="minorHAnsi"/>
        </w:rPr>
      </w:pPr>
      <w:r w:rsidRPr="00DC016C">
        <w:rPr>
          <w:rFonts w:eastAsiaTheme="minorHAnsi"/>
        </w:rPr>
        <w:t xml:space="preserve">Caizergues, A. E., Le Luyer, J., Grégoire, A., Szulkin, M., Senar, J., Charmantier, A., &amp; Perrier, C. (2022). Epigenetics and the city: Non‐parallel DNA methylation modifications across pairs of urban‐forest Great tit populations. </w:t>
      </w:r>
      <w:r w:rsidRPr="00DC016C">
        <w:rPr>
          <w:rFonts w:eastAsiaTheme="minorHAnsi"/>
          <w:i/>
          <w:iCs/>
        </w:rPr>
        <w:t>Evolutionary Applications</w:t>
      </w:r>
      <w:r w:rsidRPr="00DC016C">
        <w:rPr>
          <w:rFonts w:eastAsiaTheme="minorHAnsi"/>
        </w:rPr>
        <w:t xml:space="preserve">, </w:t>
      </w:r>
      <w:r w:rsidRPr="00DC016C">
        <w:rPr>
          <w:rFonts w:eastAsiaTheme="minorHAnsi"/>
          <w:i/>
          <w:iCs/>
        </w:rPr>
        <w:t>15</w:t>
      </w:r>
      <w:r w:rsidRPr="00DC016C">
        <w:rPr>
          <w:rFonts w:eastAsiaTheme="minorHAnsi"/>
        </w:rPr>
        <w:t>(1), 149–165. https://doi.org/10.1111/eva.13334</w:t>
      </w:r>
    </w:p>
    <w:p w14:paraId="47966C72" w14:textId="77777777" w:rsidR="00DC016C" w:rsidRPr="00DC016C" w:rsidRDefault="00DC016C" w:rsidP="00DC016C">
      <w:pPr>
        <w:pStyle w:val="Bibliography"/>
        <w:rPr>
          <w:rFonts w:eastAsiaTheme="minorHAnsi"/>
        </w:rPr>
      </w:pPr>
      <w:r w:rsidRPr="00DC016C">
        <w:rPr>
          <w:rFonts w:eastAsiaTheme="minorHAnsi"/>
        </w:rPr>
        <w:t xml:space="preserve">Da Silva Ribeiro, T., Galván, J. A., &amp; Pool, J. E. (2022). Maximum SNP </w:t>
      </w:r>
      <w:r w:rsidRPr="00DC016C">
        <w:rPr>
          <w:rFonts w:eastAsiaTheme="minorHAnsi"/>
          <w:i/>
          <w:iCs/>
        </w:rPr>
        <w:t>FST</w:t>
      </w:r>
      <w:r w:rsidRPr="00DC016C">
        <w:rPr>
          <w:rFonts w:eastAsiaTheme="minorHAnsi"/>
        </w:rPr>
        <w:t xml:space="preserve"> Outperforms Full-Window Statistics for Detecting Soft Sweeps in Local Adaptation. </w:t>
      </w:r>
      <w:r w:rsidRPr="00DC016C">
        <w:rPr>
          <w:rFonts w:eastAsiaTheme="minorHAnsi"/>
          <w:i/>
          <w:iCs/>
        </w:rPr>
        <w:t>Genome Biology and Evolution</w:t>
      </w:r>
      <w:r w:rsidRPr="00DC016C">
        <w:rPr>
          <w:rFonts w:eastAsiaTheme="minorHAnsi"/>
        </w:rPr>
        <w:t xml:space="preserve">, </w:t>
      </w:r>
      <w:r w:rsidRPr="00DC016C">
        <w:rPr>
          <w:rFonts w:eastAsiaTheme="minorHAnsi"/>
          <w:i/>
          <w:iCs/>
        </w:rPr>
        <w:t>14</w:t>
      </w:r>
      <w:r w:rsidRPr="00DC016C">
        <w:rPr>
          <w:rFonts w:eastAsiaTheme="minorHAnsi"/>
        </w:rPr>
        <w:t>(10), evac143. https://doi.org/10.1093/gbe/evac143</w:t>
      </w:r>
    </w:p>
    <w:p w14:paraId="70CB2EFF" w14:textId="77777777" w:rsidR="00DC016C" w:rsidRPr="00DC016C" w:rsidRDefault="00DC016C" w:rsidP="00DC016C">
      <w:pPr>
        <w:pStyle w:val="Bibliography"/>
        <w:rPr>
          <w:rFonts w:eastAsiaTheme="minorHAnsi"/>
        </w:rPr>
      </w:pPr>
      <w:r w:rsidRPr="00DC016C">
        <w:rPr>
          <w:rFonts w:eastAsiaTheme="minorHAnsi"/>
        </w:rPr>
        <w:t xml:space="preserve">Dong, K., Chang, S., Xie, Q., Black-Pyrkosz, A., &amp; Zhang, H. (2017). Comparative transcriptomics of genetically divergent lines of chickens in response to Marek’s disease </w:t>
      </w:r>
      <w:r w:rsidRPr="00DC016C">
        <w:rPr>
          <w:rFonts w:eastAsiaTheme="minorHAnsi"/>
        </w:rPr>
        <w:lastRenderedPageBreak/>
        <w:t xml:space="preserve">virus challenge at cytolytic phase. </w:t>
      </w:r>
      <w:r w:rsidRPr="00DC016C">
        <w:rPr>
          <w:rFonts w:eastAsiaTheme="minorHAnsi"/>
          <w:i/>
          <w:iCs/>
        </w:rPr>
        <w:t>PLOS ONE</w:t>
      </w:r>
      <w:r w:rsidRPr="00DC016C">
        <w:rPr>
          <w:rFonts w:eastAsiaTheme="minorHAnsi"/>
        </w:rPr>
        <w:t xml:space="preserve">, </w:t>
      </w:r>
      <w:r w:rsidRPr="00DC016C">
        <w:rPr>
          <w:rFonts w:eastAsiaTheme="minorHAnsi"/>
          <w:i/>
          <w:iCs/>
        </w:rPr>
        <w:t>12</w:t>
      </w:r>
      <w:r w:rsidRPr="00DC016C">
        <w:rPr>
          <w:rFonts w:eastAsiaTheme="minorHAnsi"/>
        </w:rPr>
        <w:t>(6), e0178923. https://doi.org/10.1371/journal.pone.0178923</w:t>
      </w:r>
    </w:p>
    <w:p w14:paraId="3DD6E7D2" w14:textId="77777777" w:rsidR="00DC016C" w:rsidRPr="00DC016C" w:rsidRDefault="00DC016C" w:rsidP="00DC016C">
      <w:pPr>
        <w:pStyle w:val="Bibliography"/>
        <w:rPr>
          <w:rFonts w:eastAsiaTheme="minorHAnsi"/>
        </w:rPr>
      </w:pPr>
      <w:r w:rsidRPr="00DC016C">
        <w:rPr>
          <w:rFonts w:eastAsiaTheme="minorHAnsi"/>
        </w:rPr>
        <w:t xml:space="preserve">Eid Mutlak, Y., Aweida, D., Volodin, A., Ayalon, B., Dahan, N., Parnis, A., &amp; Cohen, S. (2020). A signaling hub of insulin receptor, dystrophin glycoprotein complex and plakoglobin regulates muscle size. </w:t>
      </w:r>
      <w:r w:rsidRPr="00DC016C">
        <w:rPr>
          <w:rFonts w:eastAsiaTheme="minorHAnsi"/>
          <w:i/>
          <w:iCs/>
        </w:rPr>
        <w:t>Nature Communications</w:t>
      </w:r>
      <w:r w:rsidRPr="00DC016C">
        <w:rPr>
          <w:rFonts w:eastAsiaTheme="minorHAnsi"/>
        </w:rPr>
        <w:t xml:space="preserve">, </w:t>
      </w:r>
      <w:r w:rsidRPr="00DC016C">
        <w:rPr>
          <w:rFonts w:eastAsiaTheme="minorHAnsi"/>
          <w:i/>
          <w:iCs/>
        </w:rPr>
        <w:t>11</w:t>
      </w:r>
      <w:r w:rsidRPr="00DC016C">
        <w:rPr>
          <w:rFonts w:eastAsiaTheme="minorHAnsi"/>
        </w:rPr>
        <w:t>(1), 1381. https://doi.org/10.1038/s41467-020-14895-9</w:t>
      </w:r>
    </w:p>
    <w:p w14:paraId="78882E70" w14:textId="77777777" w:rsidR="00DC016C" w:rsidRPr="00DC016C" w:rsidRDefault="00DC016C" w:rsidP="00DC016C">
      <w:pPr>
        <w:pStyle w:val="Bibliography"/>
        <w:rPr>
          <w:rFonts w:eastAsiaTheme="minorHAnsi"/>
        </w:rPr>
      </w:pPr>
      <w:r w:rsidRPr="00DC016C">
        <w:rPr>
          <w:rFonts w:eastAsiaTheme="minorHAnsi"/>
        </w:rPr>
        <w:t xml:space="preserve">Fall, T., &amp; Ingelsson, E. (2014). Genome-wide association studies of obesity and metabolic syndrome. </w:t>
      </w:r>
      <w:r w:rsidRPr="00DC016C">
        <w:rPr>
          <w:rFonts w:eastAsiaTheme="minorHAnsi"/>
          <w:i/>
          <w:iCs/>
        </w:rPr>
        <w:t>Molecular and Cellular Endocrinology</w:t>
      </w:r>
      <w:r w:rsidRPr="00DC016C">
        <w:rPr>
          <w:rFonts w:eastAsiaTheme="minorHAnsi"/>
        </w:rPr>
        <w:t xml:space="preserve">, </w:t>
      </w:r>
      <w:r w:rsidRPr="00DC016C">
        <w:rPr>
          <w:rFonts w:eastAsiaTheme="minorHAnsi"/>
          <w:i/>
          <w:iCs/>
        </w:rPr>
        <w:t>382</w:t>
      </w:r>
      <w:r w:rsidRPr="00DC016C">
        <w:rPr>
          <w:rFonts w:eastAsiaTheme="minorHAnsi"/>
        </w:rPr>
        <w:t>(1), 740–757. https://doi.org/10.1016/j.mce.2012.08.018</w:t>
      </w:r>
    </w:p>
    <w:p w14:paraId="1B6A8603" w14:textId="77777777" w:rsidR="00DC016C" w:rsidRPr="00DC016C" w:rsidRDefault="00DC016C" w:rsidP="00DC016C">
      <w:pPr>
        <w:pStyle w:val="Bibliography"/>
        <w:rPr>
          <w:rFonts w:eastAsiaTheme="minorHAnsi"/>
        </w:rPr>
      </w:pPr>
      <w:r w:rsidRPr="00DC016C">
        <w:rPr>
          <w:rFonts w:eastAsiaTheme="minorHAnsi"/>
        </w:rPr>
        <w:t xml:space="preserve">Ghosh, C., Das, N., Saha, S., Kundu, T., Sircar, D., &amp; Roy, P. (2022). Involvement of Cdkal1 in the etiology of type 2 diabetes mellitus and microvascular diabetic complications: A review. </w:t>
      </w:r>
      <w:r w:rsidRPr="00DC016C">
        <w:rPr>
          <w:rFonts w:eastAsiaTheme="minorHAnsi"/>
          <w:i/>
          <w:iCs/>
        </w:rPr>
        <w:t>Journal of Diabetes &amp; Metabolic Disorders</w:t>
      </w:r>
      <w:r w:rsidRPr="00DC016C">
        <w:rPr>
          <w:rFonts w:eastAsiaTheme="minorHAnsi"/>
        </w:rPr>
        <w:t xml:space="preserve">, </w:t>
      </w:r>
      <w:r w:rsidRPr="00DC016C">
        <w:rPr>
          <w:rFonts w:eastAsiaTheme="minorHAnsi"/>
          <w:i/>
          <w:iCs/>
        </w:rPr>
        <w:t>21</w:t>
      </w:r>
      <w:r w:rsidRPr="00DC016C">
        <w:rPr>
          <w:rFonts w:eastAsiaTheme="minorHAnsi"/>
        </w:rPr>
        <w:t>(1), 991–1001. https://doi.org/10.1007/s40200-021-00953-6</w:t>
      </w:r>
    </w:p>
    <w:p w14:paraId="60A3D65D" w14:textId="77777777" w:rsidR="00DC016C" w:rsidRPr="00DC016C" w:rsidRDefault="00DC016C" w:rsidP="00DC016C">
      <w:pPr>
        <w:pStyle w:val="Bibliography"/>
        <w:rPr>
          <w:rFonts w:eastAsiaTheme="minorHAnsi"/>
        </w:rPr>
      </w:pPr>
      <w:r w:rsidRPr="00DC016C">
        <w:rPr>
          <w:rFonts w:eastAsiaTheme="minorHAnsi"/>
        </w:rPr>
        <w:t xml:space="preserve">Hahn, M. W. (2018). </w:t>
      </w:r>
      <w:r w:rsidRPr="00DC016C">
        <w:rPr>
          <w:rFonts w:eastAsiaTheme="minorHAnsi"/>
          <w:i/>
          <w:iCs/>
        </w:rPr>
        <w:t>Molecular Population Genetics</w:t>
      </w:r>
      <w:r w:rsidRPr="00DC016C">
        <w:rPr>
          <w:rFonts w:eastAsiaTheme="minorHAnsi"/>
        </w:rPr>
        <w:t>. Oxford University Press.</w:t>
      </w:r>
    </w:p>
    <w:p w14:paraId="08638D3F" w14:textId="77777777" w:rsidR="00DC016C" w:rsidRPr="00DC016C" w:rsidRDefault="00DC016C" w:rsidP="00DC016C">
      <w:pPr>
        <w:pStyle w:val="Bibliography"/>
        <w:rPr>
          <w:rFonts w:eastAsiaTheme="minorHAnsi"/>
        </w:rPr>
      </w:pPr>
      <w:r w:rsidRPr="00DC016C">
        <w:rPr>
          <w:rFonts w:eastAsiaTheme="minorHAnsi"/>
        </w:rPr>
        <w:t xml:space="preserve">He, W., Chen, P., Chen, Q., Cai, Z., &amp; Zhang, P. (2022). Cytokine storm: Behind the scenes of the collateral circulation after acute myocardial infarction. </w:t>
      </w:r>
      <w:r w:rsidRPr="00DC016C">
        <w:rPr>
          <w:rFonts w:eastAsiaTheme="minorHAnsi"/>
          <w:i/>
          <w:iCs/>
        </w:rPr>
        <w:t>Inflammation Research</w:t>
      </w:r>
      <w:r w:rsidRPr="00DC016C">
        <w:rPr>
          <w:rFonts w:eastAsiaTheme="minorHAnsi"/>
        </w:rPr>
        <w:t xml:space="preserve">, </w:t>
      </w:r>
      <w:r w:rsidRPr="00DC016C">
        <w:rPr>
          <w:rFonts w:eastAsiaTheme="minorHAnsi"/>
          <w:i/>
          <w:iCs/>
        </w:rPr>
        <w:t>71</w:t>
      </w:r>
      <w:r w:rsidRPr="00DC016C">
        <w:rPr>
          <w:rFonts w:eastAsiaTheme="minorHAnsi"/>
        </w:rPr>
        <w:t>(10), 1143–1158. https://doi.org/10.1007/s00011-022-01611-0</w:t>
      </w:r>
    </w:p>
    <w:p w14:paraId="6E2E6D18" w14:textId="77777777" w:rsidR="00DC016C" w:rsidRPr="00DC016C" w:rsidRDefault="00DC016C" w:rsidP="00DC016C">
      <w:pPr>
        <w:pStyle w:val="Bibliography"/>
        <w:rPr>
          <w:rFonts w:eastAsiaTheme="minorHAnsi"/>
        </w:rPr>
      </w:pPr>
      <w:r w:rsidRPr="00DC016C">
        <w:rPr>
          <w:rFonts w:eastAsiaTheme="minorHAnsi"/>
        </w:rPr>
        <w:t xml:space="preserve">Hooper, D. M., &amp; Price, T. D. (2017). Chromosomal inversion differences correlate with range overlap in passerine birds. </w:t>
      </w:r>
      <w:r w:rsidRPr="00DC016C">
        <w:rPr>
          <w:rFonts w:eastAsiaTheme="minorHAnsi"/>
          <w:i/>
          <w:iCs/>
        </w:rPr>
        <w:t>Nature Ecology &amp;amp; Evolution</w:t>
      </w:r>
      <w:r w:rsidRPr="00DC016C">
        <w:rPr>
          <w:rFonts w:eastAsiaTheme="minorHAnsi"/>
        </w:rPr>
        <w:t xml:space="preserve">, </w:t>
      </w:r>
      <w:r w:rsidRPr="00DC016C">
        <w:rPr>
          <w:rFonts w:eastAsiaTheme="minorHAnsi"/>
          <w:i/>
          <w:iCs/>
        </w:rPr>
        <w:t>1</w:t>
      </w:r>
      <w:r w:rsidRPr="00DC016C">
        <w:rPr>
          <w:rFonts w:eastAsiaTheme="minorHAnsi"/>
        </w:rPr>
        <w:t>(10), 1526–1534. https://doi.org/10.1038/s41559-017-0284-6</w:t>
      </w:r>
    </w:p>
    <w:p w14:paraId="061C2F4D" w14:textId="77777777" w:rsidR="00DC016C" w:rsidRPr="00DC016C" w:rsidRDefault="00DC016C" w:rsidP="00DC016C">
      <w:pPr>
        <w:pStyle w:val="Bibliography"/>
        <w:rPr>
          <w:rFonts w:eastAsiaTheme="minorHAnsi"/>
        </w:rPr>
      </w:pPr>
      <w:r w:rsidRPr="00DC016C">
        <w:rPr>
          <w:rFonts w:eastAsiaTheme="minorHAnsi"/>
        </w:rPr>
        <w:t xml:space="preserve">Jun, G., Wing, M. K., Abecasis, G. R., &amp; Kang, H. M. (2015). An efficient and scalable analysis framework for variant extraction and refinement from population scale DNA sequence data. </w:t>
      </w:r>
      <w:r w:rsidRPr="00DC016C">
        <w:rPr>
          <w:rFonts w:eastAsiaTheme="minorHAnsi"/>
          <w:i/>
          <w:iCs/>
        </w:rPr>
        <w:t>Genome Research</w:t>
      </w:r>
      <w:r w:rsidRPr="00DC016C">
        <w:rPr>
          <w:rFonts w:eastAsiaTheme="minorHAnsi"/>
        </w:rPr>
        <w:t>, gr.176552.114. https://doi.org/10.1101/gr.176552.114</w:t>
      </w:r>
    </w:p>
    <w:p w14:paraId="024F60F0" w14:textId="77777777" w:rsidR="00DC016C" w:rsidRPr="00DC016C" w:rsidRDefault="00DC016C" w:rsidP="00DC016C">
      <w:pPr>
        <w:pStyle w:val="Bibliography"/>
        <w:rPr>
          <w:rFonts w:eastAsiaTheme="minorHAnsi"/>
        </w:rPr>
      </w:pPr>
      <w:r w:rsidRPr="00DC016C">
        <w:rPr>
          <w:rFonts w:eastAsiaTheme="minorHAnsi"/>
        </w:rPr>
        <w:lastRenderedPageBreak/>
        <w:t xml:space="preserve">Korneliussen, T. S., Albrechtsen, A., &amp; Nielsen, R. (2014). ANGSD: Analysis of Next Generation Sequencing Data. </w:t>
      </w:r>
      <w:r w:rsidRPr="00DC016C">
        <w:rPr>
          <w:rFonts w:eastAsiaTheme="minorHAnsi"/>
          <w:i/>
          <w:iCs/>
        </w:rPr>
        <w:t>BMC Bioinformatics</w:t>
      </w:r>
      <w:r w:rsidRPr="00DC016C">
        <w:rPr>
          <w:rFonts w:eastAsiaTheme="minorHAnsi"/>
        </w:rPr>
        <w:t xml:space="preserve">, </w:t>
      </w:r>
      <w:r w:rsidRPr="00DC016C">
        <w:rPr>
          <w:rFonts w:eastAsiaTheme="minorHAnsi"/>
          <w:i/>
          <w:iCs/>
        </w:rPr>
        <w:t>15</w:t>
      </w:r>
      <w:r w:rsidRPr="00DC016C">
        <w:rPr>
          <w:rFonts w:eastAsiaTheme="minorHAnsi"/>
        </w:rPr>
        <w:t>(1), 356. https://doi.org/10.1186/s12859-014-0356-4</w:t>
      </w:r>
    </w:p>
    <w:p w14:paraId="3A468100" w14:textId="77777777" w:rsidR="00DC016C" w:rsidRPr="00DC016C" w:rsidRDefault="00DC016C" w:rsidP="00DC016C">
      <w:pPr>
        <w:pStyle w:val="Bibliography"/>
        <w:rPr>
          <w:rFonts w:eastAsiaTheme="minorHAnsi"/>
        </w:rPr>
      </w:pPr>
      <w:r w:rsidRPr="00DC016C">
        <w:rPr>
          <w:rFonts w:eastAsiaTheme="minorHAnsi"/>
        </w:rPr>
        <w:t xml:space="preserve">Kumar, S., Stecher, G., Suleski, M., &amp; Hedges, S. B. (2017). TimeTree: A Resource for Timelines, Timetrees, and Divergence Times. </w:t>
      </w:r>
      <w:r w:rsidRPr="00DC016C">
        <w:rPr>
          <w:rFonts w:eastAsiaTheme="minorHAnsi"/>
          <w:i/>
          <w:iCs/>
        </w:rPr>
        <w:t>Molecular Biology and Evolution</w:t>
      </w:r>
      <w:r w:rsidRPr="00DC016C">
        <w:rPr>
          <w:rFonts w:eastAsiaTheme="minorHAnsi"/>
        </w:rPr>
        <w:t xml:space="preserve">, </w:t>
      </w:r>
      <w:r w:rsidRPr="00DC016C">
        <w:rPr>
          <w:rFonts w:eastAsiaTheme="minorHAnsi"/>
          <w:i/>
          <w:iCs/>
        </w:rPr>
        <w:t>34</w:t>
      </w:r>
      <w:r w:rsidRPr="00DC016C">
        <w:rPr>
          <w:rFonts w:eastAsiaTheme="minorHAnsi"/>
        </w:rPr>
        <w:t>(7), 1812–1819. https://doi.org/10.1093/molbev/msx116</w:t>
      </w:r>
    </w:p>
    <w:p w14:paraId="3DCF9E1E" w14:textId="77777777" w:rsidR="00DC016C" w:rsidRPr="00DC016C" w:rsidRDefault="00DC016C" w:rsidP="00DC016C">
      <w:pPr>
        <w:pStyle w:val="Bibliography"/>
        <w:rPr>
          <w:rFonts w:eastAsiaTheme="minorHAnsi"/>
        </w:rPr>
      </w:pPr>
      <w:r w:rsidRPr="00DC016C">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224</w:t>
      </w:r>
      <w:r w:rsidRPr="00DC016C">
        <w:rPr>
          <w:rFonts w:eastAsiaTheme="minorHAnsi"/>
        </w:rPr>
        <w:t>(14), jeb242481. https://doi.org/10.1242/jeb.242481</w:t>
      </w:r>
    </w:p>
    <w:p w14:paraId="60F1A975" w14:textId="77777777" w:rsidR="00DC016C" w:rsidRPr="00671892" w:rsidRDefault="00DC016C" w:rsidP="00DC016C">
      <w:pPr>
        <w:pStyle w:val="Bibliography"/>
        <w:rPr>
          <w:rFonts w:eastAsiaTheme="minorHAnsi"/>
          <w:lang w:val="es-ES"/>
          <w:rPrChange w:id="241" w:author="Sabrina McNew" w:date="2025-03-11T09:48:00Z" w16du:dateUtc="2025-03-11T16:48:00Z">
            <w:rPr>
              <w:rFonts w:eastAsiaTheme="minorHAnsi"/>
            </w:rPr>
          </w:rPrChange>
        </w:rPr>
      </w:pPr>
      <w:r w:rsidRPr="00DC016C">
        <w:rPr>
          <w:rFonts w:eastAsiaTheme="minorHAnsi"/>
        </w:rPr>
        <w:t xml:space="preserve">Lendvai, Á. Z., Tóth, Z., Mahr, K., Pénzes, J., Vogel-Kindgen, S., Gander, B. A., &amp; Vágási, C. I. (2024). IGF-1 induces sex-specific oxidative damage and mortality in a songbird. </w:t>
      </w:r>
      <w:r w:rsidRPr="00671892">
        <w:rPr>
          <w:rFonts w:eastAsiaTheme="minorHAnsi"/>
          <w:i/>
          <w:iCs/>
          <w:lang w:val="es-ES"/>
          <w:rPrChange w:id="242" w:author="Sabrina McNew" w:date="2025-03-11T09:48:00Z" w16du:dateUtc="2025-03-11T16:48:00Z">
            <w:rPr>
              <w:rFonts w:eastAsiaTheme="minorHAnsi"/>
              <w:i/>
              <w:iCs/>
            </w:rPr>
          </w:rPrChange>
        </w:rPr>
        <w:t>Oecologia</w:t>
      </w:r>
      <w:r w:rsidRPr="00671892">
        <w:rPr>
          <w:rFonts w:eastAsiaTheme="minorHAnsi"/>
          <w:lang w:val="es-ES"/>
          <w:rPrChange w:id="243" w:author="Sabrina McNew" w:date="2025-03-11T09:48:00Z" w16du:dateUtc="2025-03-11T16:48:00Z">
            <w:rPr>
              <w:rFonts w:eastAsiaTheme="minorHAnsi"/>
            </w:rPr>
          </w:rPrChange>
        </w:rPr>
        <w:t xml:space="preserve">, </w:t>
      </w:r>
      <w:r w:rsidRPr="00671892">
        <w:rPr>
          <w:rFonts w:eastAsiaTheme="minorHAnsi"/>
          <w:i/>
          <w:iCs/>
          <w:lang w:val="es-ES"/>
          <w:rPrChange w:id="244" w:author="Sabrina McNew" w:date="2025-03-11T09:48:00Z" w16du:dateUtc="2025-03-11T16:48:00Z">
            <w:rPr>
              <w:rFonts w:eastAsiaTheme="minorHAnsi"/>
              <w:i/>
              <w:iCs/>
            </w:rPr>
          </w:rPrChange>
        </w:rPr>
        <w:t>205</w:t>
      </w:r>
      <w:r w:rsidRPr="00671892">
        <w:rPr>
          <w:rFonts w:eastAsiaTheme="minorHAnsi"/>
          <w:lang w:val="es-ES"/>
          <w:rPrChange w:id="245" w:author="Sabrina McNew" w:date="2025-03-11T09:48:00Z" w16du:dateUtc="2025-03-11T16:48:00Z">
            <w:rPr>
              <w:rFonts w:eastAsiaTheme="minorHAnsi"/>
            </w:rPr>
          </w:rPrChange>
        </w:rPr>
        <w:t>(3), 561–570. https://doi.org/10.1007/s00442-024-05587-y</w:t>
      </w:r>
    </w:p>
    <w:p w14:paraId="31FECF10" w14:textId="77777777" w:rsidR="00DC016C" w:rsidRPr="00DC016C" w:rsidRDefault="00DC016C" w:rsidP="00DC016C">
      <w:pPr>
        <w:pStyle w:val="Bibliography"/>
        <w:rPr>
          <w:rFonts w:eastAsiaTheme="minorHAnsi"/>
        </w:rPr>
      </w:pPr>
      <w:r w:rsidRPr="00671892">
        <w:rPr>
          <w:rFonts w:eastAsiaTheme="minorHAnsi"/>
          <w:lang w:val="es-ES"/>
          <w:rPrChange w:id="246" w:author="Sabrina McNew" w:date="2025-03-11T09:48:00Z" w16du:dateUtc="2025-03-11T16:48:00Z">
            <w:rPr>
              <w:rFonts w:eastAsiaTheme="minorHAnsi"/>
            </w:rPr>
          </w:rPrChange>
        </w:rPr>
        <w:t xml:space="preserve">Li, H., &amp; Durbin, R. (2009). </w:t>
      </w:r>
      <w:r w:rsidRPr="00DC016C">
        <w:rPr>
          <w:rFonts w:eastAsiaTheme="minorHAnsi"/>
        </w:rPr>
        <w:t xml:space="preserve">Fast and accurate short read alignment with Burrows–Wheeler transform.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(14), 1754–1760. https://doi.org/10.1093/bioinformatics/btp324</w:t>
      </w:r>
    </w:p>
    <w:p w14:paraId="175A5F53" w14:textId="77777777" w:rsidR="00DC016C" w:rsidRPr="00DC016C" w:rsidRDefault="00DC016C" w:rsidP="00DC016C">
      <w:pPr>
        <w:pStyle w:val="Bibliography"/>
        <w:rPr>
          <w:rFonts w:eastAsiaTheme="minorHAnsi"/>
        </w:rPr>
      </w:pPr>
      <w:r w:rsidRPr="00DC016C">
        <w:rPr>
          <w:rFonts w:eastAsiaTheme="minorHAnsi"/>
        </w:rPr>
        <w:t xml:space="preserve">Li, H., Handsaker, B., Wysoker, A., Fennell, T., Ruan, J., Homer, N., Marth, G., Abecasis, G., &amp; Durbin, R. (2009). The Sequence Alignment/Map format and SAMtools.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(16), 2078–2079. https://doi.org/10.1093/bioinformatics/btp352</w:t>
      </w:r>
    </w:p>
    <w:p w14:paraId="0107A3B6" w14:textId="77777777" w:rsidR="00DC016C" w:rsidRPr="00DC016C" w:rsidRDefault="00DC016C" w:rsidP="00DC016C">
      <w:pPr>
        <w:pStyle w:val="Bibliography"/>
        <w:rPr>
          <w:rFonts w:eastAsiaTheme="minorHAnsi"/>
        </w:rPr>
      </w:pPr>
      <w:r w:rsidRPr="00DC016C">
        <w:rPr>
          <w:rFonts w:eastAsiaTheme="minorHAnsi"/>
        </w:rPr>
        <w:t xml:space="preserve">Li, Z.-H., Xu, H., Zheng, W., Lam, S. H., &amp; Gong, Z. (2013). RNA-Sequencing Analysis of TCDD-Induced Responses in Zebrafish Liver Reveals High Relatedness to In Vivo Mammalian Models and Conserved Biological Pathways. </w:t>
      </w:r>
      <w:r w:rsidRPr="00DC016C">
        <w:rPr>
          <w:rFonts w:eastAsiaTheme="minorHAnsi"/>
          <w:i/>
          <w:iCs/>
        </w:rPr>
        <w:t>PLOS ONE</w:t>
      </w:r>
      <w:r w:rsidRPr="00DC016C">
        <w:rPr>
          <w:rFonts w:eastAsiaTheme="minorHAnsi"/>
        </w:rPr>
        <w:t xml:space="preserve">, </w:t>
      </w:r>
      <w:r w:rsidRPr="00DC016C">
        <w:rPr>
          <w:rFonts w:eastAsiaTheme="minorHAnsi"/>
          <w:i/>
          <w:iCs/>
        </w:rPr>
        <w:t>8</w:t>
      </w:r>
      <w:r w:rsidRPr="00DC016C">
        <w:rPr>
          <w:rFonts w:eastAsiaTheme="minorHAnsi"/>
        </w:rPr>
        <w:t>(10), e77292. https://doi.org/10.1371/journal.pone.0077292</w:t>
      </w:r>
    </w:p>
    <w:p w14:paraId="1D202535" w14:textId="77777777" w:rsidR="00DC016C" w:rsidRPr="00DC016C" w:rsidRDefault="00DC016C" w:rsidP="00DC016C">
      <w:pPr>
        <w:pStyle w:val="Bibliography"/>
        <w:rPr>
          <w:rFonts w:eastAsiaTheme="minorHAnsi"/>
        </w:rPr>
      </w:pPr>
      <w:r w:rsidRPr="00DC016C">
        <w:rPr>
          <w:rFonts w:eastAsiaTheme="minorHAnsi"/>
        </w:rPr>
        <w:lastRenderedPageBreak/>
        <w:t xml:space="preserve">Lodjak, J., Mägi, M., Sild, E., &amp; Mänd, R. (2017). Causal link between insulin-like growth factor 1 and growth in nestlings of a wild passerine bird. </w:t>
      </w:r>
      <w:r w:rsidRPr="00DC016C">
        <w:rPr>
          <w:rFonts w:eastAsiaTheme="minorHAnsi"/>
          <w:i/>
          <w:iCs/>
        </w:rPr>
        <w:t>Functional Ecology</w:t>
      </w:r>
      <w:r w:rsidRPr="00DC016C">
        <w:rPr>
          <w:rFonts w:eastAsiaTheme="minorHAnsi"/>
        </w:rPr>
        <w:t xml:space="preserve">, </w:t>
      </w:r>
      <w:r w:rsidRPr="00DC016C">
        <w:rPr>
          <w:rFonts w:eastAsiaTheme="minorHAnsi"/>
          <w:i/>
          <w:iCs/>
        </w:rPr>
        <w:t>31</w:t>
      </w:r>
      <w:r w:rsidRPr="00DC016C">
        <w:rPr>
          <w:rFonts w:eastAsiaTheme="minorHAnsi"/>
        </w:rPr>
        <w:t>(1), 184–191. https://doi.org/10.1111/1365-2435.12679</w:t>
      </w:r>
    </w:p>
    <w:p w14:paraId="75401C8C" w14:textId="77777777" w:rsidR="00DC016C" w:rsidRPr="00DC016C" w:rsidRDefault="00DC016C" w:rsidP="00DC016C">
      <w:pPr>
        <w:pStyle w:val="Bibliography"/>
        <w:rPr>
          <w:rFonts w:eastAsiaTheme="minorHAnsi"/>
        </w:rPr>
      </w:pPr>
      <w:r w:rsidRPr="00DC016C">
        <w:rPr>
          <w:rFonts w:eastAsiaTheme="minorHAnsi"/>
        </w:rPr>
        <w:t xml:space="preserve">Lou, R. N., &amp; Therkildsen, N. O. (2022). Batch effects in population genomic studies with low-coverage whole genome sequencing data: Causes, detection and mitigation. </w:t>
      </w:r>
      <w:r w:rsidRPr="00DC016C">
        <w:rPr>
          <w:rFonts w:eastAsiaTheme="minorHAnsi"/>
          <w:i/>
          <w:iCs/>
        </w:rPr>
        <w:t>Molecular Ecology Resources</w:t>
      </w:r>
      <w:r w:rsidRPr="00DC016C">
        <w:rPr>
          <w:rFonts w:eastAsiaTheme="minorHAnsi"/>
        </w:rPr>
        <w:t xml:space="preserve">, </w:t>
      </w:r>
      <w:r w:rsidRPr="00DC016C">
        <w:rPr>
          <w:rFonts w:eastAsiaTheme="minorHAnsi"/>
          <w:i/>
          <w:iCs/>
        </w:rPr>
        <w:t>22</w:t>
      </w:r>
      <w:r w:rsidRPr="00DC016C">
        <w:rPr>
          <w:rFonts w:eastAsiaTheme="minorHAnsi"/>
        </w:rPr>
        <w:t>(5), 1678–1692. https://doi.org/10.1111/1755-0998.13559</w:t>
      </w:r>
    </w:p>
    <w:p w14:paraId="37941857" w14:textId="77777777" w:rsidR="00DC016C" w:rsidRPr="00DC016C" w:rsidRDefault="00DC016C" w:rsidP="00DC016C">
      <w:pPr>
        <w:pStyle w:val="Bibliography"/>
        <w:rPr>
          <w:rFonts w:eastAsiaTheme="minorHAnsi"/>
        </w:rPr>
      </w:pPr>
      <w:r w:rsidRPr="00DC016C">
        <w:rPr>
          <w:rFonts w:eastAsiaTheme="minorHAnsi"/>
        </w:rPr>
        <w:t xml:space="preserve">Manti, M., Stener-Victorin, E., &amp; Benrick, A. (2020). Skeletal Muscle Immunometabolism in Women With Polycystic Ovary Syndrome: A Meta-Analysis. </w:t>
      </w:r>
      <w:r w:rsidRPr="00DC016C">
        <w:rPr>
          <w:rFonts w:eastAsiaTheme="minorHAnsi"/>
          <w:i/>
          <w:iCs/>
        </w:rPr>
        <w:t>Frontiers in Physiology</w:t>
      </w:r>
      <w:r w:rsidRPr="00DC016C">
        <w:rPr>
          <w:rFonts w:eastAsiaTheme="minorHAnsi"/>
        </w:rPr>
        <w:t xml:space="preserve">, </w:t>
      </w:r>
      <w:r w:rsidRPr="00DC016C">
        <w:rPr>
          <w:rFonts w:eastAsiaTheme="minorHAnsi"/>
          <w:i/>
          <w:iCs/>
        </w:rPr>
        <w:t>11</w:t>
      </w:r>
      <w:r w:rsidRPr="00DC016C">
        <w:rPr>
          <w:rFonts w:eastAsiaTheme="minorHAnsi"/>
        </w:rPr>
        <w:t>. https://doi.org/10.3389/fphys.2020.573505</w:t>
      </w:r>
    </w:p>
    <w:p w14:paraId="47768C02" w14:textId="77777777" w:rsidR="00DC016C" w:rsidRPr="00DC016C" w:rsidRDefault="00DC016C" w:rsidP="00DC016C">
      <w:pPr>
        <w:pStyle w:val="Bibliography"/>
        <w:rPr>
          <w:rFonts w:eastAsiaTheme="minorHAnsi"/>
        </w:rPr>
      </w:pPr>
      <w:r w:rsidRPr="00DC016C">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DC016C">
        <w:rPr>
          <w:rFonts w:eastAsiaTheme="minorHAnsi"/>
          <w:i/>
          <w:iCs/>
        </w:rPr>
        <w:t>Genome Research</w:t>
      </w:r>
      <w:r w:rsidRPr="00DC016C">
        <w:rPr>
          <w:rFonts w:eastAsiaTheme="minorHAnsi"/>
        </w:rPr>
        <w:t xml:space="preserve">, </w:t>
      </w:r>
      <w:r w:rsidRPr="00DC016C">
        <w:rPr>
          <w:rFonts w:eastAsiaTheme="minorHAnsi"/>
          <w:i/>
          <w:iCs/>
        </w:rPr>
        <w:t>20</w:t>
      </w:r>
      <w:r w:rsidRPr="00DC016C">
        <w:rPr>
          <w:rFonts w:eastAsiaTheme="minorHAnsi"/>
        </w:rPr>
        <w:t>(9), 1297–1303. https://doi.org/10.1101/gr.107524.110</w:t>
      </w:r>
    </w:p>
    <w:p w14:paraId="29E610BB" w14:textId="77777777" w:rsidR="00DC016C" w:rsidRPr="00DC016C" w:rsidRDefault="00DC016C" w:rsidP="00DC016C">
      <w:pPr>
        <w:pStyle w:val="Bibliography"/>
        <w:rPr>
          <w:rFonts w:eastAsiaTheme="minorHAnsi"/>
        </w:rPr>
      </w:pPr>
      <w:r w:rsidRPr="00DC016C">
        <w:rPr>
          <w:rFonts w:eastAsiaTheme="minorHAnsi"/>
        </w:rPr>
        <w:t xml:space="preserve">McNew, S. M., Beck, D., Sadler-Riggleman, I., Knutie, S. A., Koop, J. A. H., Clayton, D. H., &amp; Skinner, M. K. (2017). Epigenetic variation between urban and rural populations of Darwin’s finches. </w:t>
      </w:r>
      <w:r w:rsidRPr="00DC016C">
        <w:rPr>
          <w:rFonts w:eastAsiaTheme="minorHAnsi"/>
          <w:i/>
          <w:iCs/>
        </w:rPr>
        <w:t>BMC Evolutionary Biology</w:t>
      </w:r>
      <w:r w:rsidRPr="00DC016C">
        <w:rPr>
          <w:rFonts w:eastAsiaTheme="minorHAnsi"/>
        </w:rPr>
        <w:t xml:space="preserve">, </w:t>
      </w:r>
      <w:r w:rsidRPr="00DC016C">
        <w:rPr>
          <w:rFonts w:eastAsiaTheme="minorHAnsi"/>
          <w:i/>
          <w:iCs/>
        </w:rPr>
        <w:t>17</w:t>
      </w:r>
      <w:r w:rsidRPr="00DC016C">
        <w:rPr>
          <w:rFonts w:eastAsiaTheme="minorHAnsi"/>
        </w:rPr>
        <w:t>(1). https://doi.org/10.1186/s12862-017-1025-9</w:t>
      </w:r>
    </w:p>
    <w:p w14:paraId="7A1C8DE7" w14:textId="77777777" w:rsidR="00DC016C" w:rsidRPr="00DC016C" w:rsidRDefault="00DC016C" w:rsidP="00DC016C">
      <w:pPr>
        <w:pStyle w:val="Bibliography"/>
        <w:rPr>
          <w:rFonts w:eastAsiaTheme="minorHAnsi"/>
        </w:rPr>
      </w:pPr>
      <w:r w:rsidRPr="00DC016C">
        <w:rPr>
          <w:rFonts w:eastAsiaTheme="minorHAnsi"/>
        </w:rPr>
        <w:t xml:space="preserve">Minias, P. (2023). The effects of urban life on animal immunity: Adaptations and constraints. </w:t>
      </w:r>
      <w:r w:rsidRPr="00DC016C">
        <w:rPr>
          <w:rFonts w:eastAsiaTheme="minorHAnsi"/>
          <w:i/>
          <w:iCs/>
        </w:rPr>
        <w:t>Science of The Total Environment</w:t>
      </w:r>
      <w:r w:rsidRPr="00DC016C">
        <w:rPr>
          <w:rFonts w:eastAsiaTheme="minorHAnsi"/>
        </w:rPr>
        <w:t xml:space="preserve">, </w:t>
      </w:r>
      <w:r w:rsidRPr="00DC016C">
        <w:rPr>
          <w:rFonts w:eastAsiaTheme="minorHAnsi"/>
          <w:i/>
          <w:iCs/>
        </w:rPr>
        <w:t>895</w:t>
      </w:r>
      <w:r w:rsidRPr="00DC016C">
        <w:rPr>
          <w:rFonts w:eastAsiaTheme="minorHAnsi"/>
        </w:rPr>
        <w:t>, 165085. https://doi.org/10.1016/j.scitotenv.2023.165085</w:t>
      </w:r>
    </w:p>
    <w:p w14:paraId="347CCB0F" w14:textId="77777777" w:rsidR="00DC016C" w:rsidRPr="00DC016C" w:rsidRDefault="00DC016C" w:rsidP="00DC016C">
      <w:pPr>
        <w:pStyle w:val="Bibliography"/>
        <w:rPr>
          <w:rFonts w:eastAsiaTheme="minorHAnsi"/>
        </w:rPr>
      </w:pPr>
      <w:r w:rsidRPr="00671892">
        <w:rPr>
          <w:rFonts w:eastAsiaTheme="minorHAnsi"/>
          <w:lang w:val="es-ES"/>
          <w:rPrChange w:id="247" w:author="Sabrina McNew" w:date="2025-03-11T09:48:00Z" w16du:dateUtc="2025-03-11T16:48:00Z">
            <w:rPr>
              <w:rFonts w:eastAsiaTheme="minorHAnsi"/>
            </w:rPr>
          </w:rPrChange>
        </w:rPr>
        <w:t xml:space="preserve">Mueller, J. C., Carrete, M., Boerno, S., Kuhl, H., Tella, J. L., &amp; Kempenaers, B. (2020). </w:t>
      </w:r>
      <w:r w:rsidRPr="00DC016C">
        <w:rPr>
          <w:rFonts w:eastAsiaTheme="minorHAnsi"/>
        </w:rPr>
        <w:t xml:space="preserve">Genes acting in synapses and neuron projections are early targets of selection during urban colonization. </w:t>
      </w:r>
      <w:r w:rsidRPr="00DC016C">
        <w:rPr>
          <w:rFonts w:eastAsiaTheme="minorHAnsi"/>
          <w:i/>
          <w:iCs/>
        </w:rPr>
        <w:t>Molecular Ecology</w:t>
      </w:r>
      <w:r w:rsidRPr="00DC016C">
        <w:rPr>
          <w:rFonts w:eastAsiaTheme="minorHAnsi"/>
        </w:rPr>
        <w:t xml:space="preserve">, </w:t>
      </w:r>
      <w:r w:rsidRPr="00DC016C">
        <w:rPr>
          <w:rFonts w:eastAsiaTheme="minorHAnsi"/>
          <w:i/>
          <w:iCs/>
        </w:rPr>
        <w:t>29</w:t>
      </w:r>
      <w:r w:rsidRPr="00DC016C">
        <w:rPr>
          <w:rFonts w:eastAsiaTheme="minorHAnsi"/>
        </w:rPr>
        <w:t>(18), 3403–3412. https://doi.org/10.1111/mec.15451</w:t>
      </w:r>
    </w:p>
    <w:p w14:paraId="3286C6E8" w14:textId="77777777" w:rsidR="00DC016C" w:rsidRPr="00DC016C" w:rsidRDefault="00DC016C" w:rsidP="00DC016C">
      <w:pPr>
        <w:pStyle w:val="Bibliography"/>
        <w:rPr>
          <w:rFonts w:eastAsiaTheme="minorHAnsi"/>
        </w:rPr>
      </w:pPr>
      <w:r w:rsidRPr="00DC016C">
        <w:rPr>
          <w:rFonts w:eastAsiaTheme="minorHAnsi"/>
        </w:rPr>
        <w:lastRenderedPageBreak/>
        <w:t xml:space="preserve">Mueller, J. C., Partecke, J., Hatchwell, B. J., Gaston, K. J., &amp; Evans, K. L. (2013). Candidate gene polymorphisms for behavioural adaptations during urbanization in blackbirds. </w:t>
      </w:r>
      <w:r w:rsidRPr="00DC016C">
        <w:rPr>
          <w:rFonts w:eastAsiaTheme="minorHAnsi"/>
          <w:i/>
          <w:iCs/>
        </w:rPr>
        <w:t>Molecular Ecology</w:t>
      </w:r>
      <w:r w:rsidRPr="00DC016C">
        <w:rPr>
          <w:rFonts w:eastAsiaTheme="minorHAnsi"/>
        </w:rPr>
        <w:t xml:space="preserve">, </w:t>
      </w:r>
      <w:r w:rsidRPr="00DC016C">
        <w:rPr>
          <w:rFonts w:eastAsiaTheme="minorHAnsi"/>
          <w:i/>
          <w:iCs/>
        </w:rPr>
        <w:t>22</w:t>
      </w:r>
      <w:r w:rsidRPr="00DC016C">
        <w:rPr>
          <w:rFonts w:eastAsiaTheme="minorHAnsi"/>
        </w:rPr>
        <w:t>(13), 3629–3637. https://doi.org/10.1111/mec.12288</w:t>
      </w:r>
    </w:p>
    <w:p w14:paraId="77897E8E" w14:textId="77777777" w:rsidR="00DC016C" w:rsidRPr="00DC016C" w:rsidRDefault="00DC016C" w:rsidP="00DC016C">
      <w:pPr>
        <w:pStyle w:val="Bibliography"/>
        <w:rPr>
          <w:rFonts w:eastAsiaTheme="minorHAnsi"/>
        </w:rPr>
      </w:pPr>
      <w:r w:rsidRPr="00DC016C">
        <w:rPr>
          <w:rFonts w:eastAsiaTheme="minorHAnsi"/>
        </w:rPr>
        <w:t xml:space="preserve">Onagbesan, O. M., Vleugels, B., Buys, N., Bruggeman, V., Safi, M., &amp; Decuypere, E. (1999). Insulin-like growth factors in the regulation of avian ovarian functions. </w:t>
      </w:r>
      <w:r w:rsidRPr="00DC016C">
        <w:rPr>
          <w:rFonts w:eastAsiaTheme="minorHAnsi"/>
          <w:i/>
          <w:iCs/>
        </w:rPr>
        <w:t>Domestic Animal Endocrinology</w:t>
      </w:r>
      <w:r w:rsidRPr="00DC016C">
        <w:rPr>
          <w:rFonts w:eastAsiaTheme="minorHAnsi"/>
        </w:rPr>
        <w:t xml:space="preserve">, </w:t>
      </w:r>
      <w:r w:rsidRPr="00DC016C">
        <w:rPr>
          <w:rFonts w:eastAsiaTheme="minorHAnsi"/>
          <w:i/>
          <w:iCs/>
        </w:rPr>
        <w:t>17</w:t>
      </w:r>
      <w:r w:rsidRPr="00DC016C">
        <w:rPr>
          <w:rFonts w:eastAsiaTheme="minorHAnsi"/>
        </w:rPr>
        <w:t>(2), 299–313. https://doi.org/10.1016/S0739-7240(99)00046-6</w:t>
      </w:r>
    </w:p>
    <w:p w14:paraId="70C90A57" w14:textId="77777777" w:rsidR="00DC016C" w:rsidRPr="00671892" w:rsidRDefault="00DC016C" w:rsidP="00DC016C">
      <w:pPr>
        <w:pStyle w:val="Bibliography"/>
        <w:rPr>
          <w:rFonts w:eastAsiaTheme="minorHAnsi"/>
          <w:lang w:val="es-ES"/>
          <w:rPrChange w:id="248" w:author="Sabrina McNew" w:date="2025-03-11T09:48:00Z" w16du:dateUtc="2025-03-11T16:48:00Z">
            <w:rPr>
              <w:rFonts w:eastAsiaTheme="minorHAnsi"/>
            </w:rPr>
          </w:rPrChange>
        </w:rPr>
      </w:pPr>
      <w:r w:rsidRPr="00DC016C">
        <w:rPr>
          <w:rFonts w:eastAsiaTheme="minorHAnsi"/>
        </w:rPr>
        <w:t xml:space="preserve">Osborn, M. P., Park, Y., Parks, M. B., Burgess, L. G., Uppal, K., Lee, K., Jones, D. P., &amp; Jr, M. A. B. (2013). Metabolome-Wide Association Study of Neovascular Age-Related Macular Degeneration. </w:t>
      </w:r>
      <w:r w:rsidRPr="00671892">
        <w:rPr>
          <w:rFonts w:eastAsiaTheme="minorHAnsi"/>
          <w:i/>
          <w:iCs/>
          <w:lang w:val="es-ES"/>
          <w:rPrChange w:id="249" w:author="Sabrina McNew" w:date="2025-03-11T09:48:00Z" w16du:dateUtc="2025-03-11T16:48:00Z">
            <w:rPr>
              <w:rFonts w:eastAsiaTheme="minorHAnsi"/>
              <w:i/>
              <w:iCs/>
            </w:rPr>
          </w:rPrChange>
        </w:rPr>
        <w:t>PLOS ONE</w:t>
      </w:r>
      <w:r w:rsidRPr="00671892">
        <w:rPr>
          <w:rFonts w:eastAsiaTheme="minorHAnsi"/>
          <w:lang w:val="es-ES"/>
          <w:rPrChange w:id="250" w:author="Sabrina McNew" w:date="2025-03-11T09:48:00Z" w16du:dateUtc="2025-03-11T16:48:00Z">
            <w:rPr>
              <w:rFonts w:eastAsiaTheme="minorHAnsi"/>
            </w:rPr>
          </w:rPrChange>
        </w:rPr>
        <w:t xml:space="preserve">, </w:t>
      </w:r>
      <w:r w:rsidRPr="00671892">
        <w:rPr>
          <w:rFonts w:eastAsiaTheme="minorHAnsi"/>
          <w:i/>
          <w:iCs/>
          <w:lang w:val="es-ES"/>
          <w:rPrChange w:id="251" w:author="Sabrina McNew" w:date="2025-03-11T09:48:00Z" w16du:dateUtc="2025-03-11T16:48:00Z">
            <w:rPr>
              <w:rFonts w:eastAsiaTheme="minorHAnsi"/>
              <w:i/>
              <w:iCs/>
            </w:rPr>
          </w:rPrChange>
        </w:rPr>
        <w:t>8</w:t>
      </w:r>
      <w:r w:rsidRPr="00671892">
        <w:rPr>
          <w:rFonts w:eastAsiaTheme="minorHAnsi"/>
          <w:lang w:val="es-ES"/>
          <w:rPrChange w:id="252" w:author="Sabrina McNew" w:date="2025-03-11T09:48:00Z" w16du:dateUtc="2025-03-11T16:48:00Z">
            <w:rPr>
              <w:rFonts w:eastAsiaTheme="minorHAnsi"/>
            </w:rPr>
          </w:rPrChange>
        </w:rPr>
        <w:t>(8), e72737. https://doi.org/10.1371/journal.pone.0072737</w:t>
      </w:r>
    </w:p>
    <w:p w14:paraId="6B9E9614" w14:textId="77777777" w:rsidR="00DC016C" w:rsidRPr="00DC016C" w:rsidRDefault="00DC016C" w:rsidP="00DC016C">
      <w:pPr>
        <w:pStyle w:val="Bibliography"/>
        <w:rPr>
          <w:rFonts w:eastAsiaTheme="minorHAnsi"/>
        </w:rPr>
      </w:pPr>
      <w:r w:rsidRPr="00671892">
        <w:rPr>
          <w:rFonts w:eastAsiaTheme="minorHAnsi"/>
          <w:lang w:val="es-ES"/>
          <w:rPrChange w:id="253" w:author="Sabrina McNew" w:date="2025-03-11T09:48:00Z" w16du:dateUtc="2025-03-11T16:48:00Z">
            <w:rPr>
              <w:rFonts w:eastAsiaTheme="minorHAnsi"/>
            </w:rPr>
          </w:rPrChange>
        </w:rPr>
        <w:t xml:space="preserve">Picard, T. (2019). </w:t>
      </w:r>
      <w:r w:rsidRPr="00DC016C">
        <w:rPr>
          <w:rFonts w:eastAsiaTheme="minorHAnsi"/>
          <w:i/>
          <w:iCs/>
        </w:rPr>
        <w:t>Broad Institute</w:t>
      </w:r>
      <w:r w:rsidRPr="00DC016C">
        <w:rPr>
          <w:rFonts w:eastAsiaTheme="minorHAnsi"/>
        </w:rPr>
        <w:t>. https://cir.nii.ac.jp/crid/1370013168858971926</w:t>
      </w:r>
    </w:p>
    <w:p w14:paraId="3DF05B73" w14:textId="77777777" w:rsidR="00DC016C" w:rsidRPr="00DC016C" w:rsidRDefault="00DC016C" w:rsidP="00DC016C">
      <w:pPr>
        <w:pStyle w:val="Bibliography"/>
        <w:rPr>
          <w:rFonts w:eastAsiaTheme="minorHAnsi"/>
        </w:rPr>
      </w:pPr>
      <w:r w:rsidRPr="00DC016C">
        <w:rPr>
          <w:rFonts w:eastAsiaTheme="minorHAnsi"/>
        </w:rPr>
        <w:t xml:space="preserve">Pikus, E., Włodarczyk, R., Jedlikowski, J., &amp; Minias, P. (2021). Urbanization processes drive divergence at the major histocompatibility complex in a common waterbird. </w:t>
      </w:r>
      <w:r w:rsidRPr="00DC016C">
        <w:rPr>
          <w:rFonts w:eastAsiaTheme="minorHAnsi"/>
          <w:i/>
          <w:iCs/>
        </w:rPr>
        <w:t>PeerJ</w:t>
      </w:r>
      <w:r w:rsidRPr="00DC016C">
        <w:rPr>
          <w:rFonts w:eastAsiaTheme="minorHAnsi"/>
        </w:rPr>
        <w:t xml:space="preserve">, </w:t>
      </w:r>
      <w:r w:rsidRPr="00DC016C">
        <w:rPr>
          <w:rFonts w:eastAsiaTheme="minorHAnsi"/>
          <w:i/>
          <w:iCs/>
        </w:rPr>
        <w:t>9</w:t>
      </w:r>
      <w:r w:rsidRPr="00DC016C">
        <w:rPr>
          <w:rFonts w:eastAsiaTheme="minorHAnsi"/>
        </w:rPr>
        <w:t>, e12264. https://doi.org/10.7717/peerj.12264</w:t>
      </w:r>
    </w:p>
    <w:p w14:paraId="48F1310E" w14:textId="77777777" w:rsidR="00DC016C" w:rsidRPr="00DC016C" w:rsidRDefault="00DC016C" w:rsidP="00DC016C">
      <w:pPr>
        <w:pStyle w:val="Bibliography"/>
        <w:rPr>
          <w:rFonts w:eastAsiaTheme="minorHAnsi"/>
        </w:rPr>
      </w:pPr>
      <w:r w:rsidRPr="00DC016C">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214</w:t>
      </w:r>
      <w:r w:rsidRPr="00DC016C">
        <w:rPr>
          <w:rFonts w:eastAsiaTheme="minorHAnsi"/>
        </w:rPr>
        <w:t>(17), 2823–2831. https://doi.org/10.1242/jeb.057620</w:t>
      </w:r>
    </w:p>
    <w:p w14:paraId="67F3BD9A" w14:textId="77777777" w:rsidR="00DC016C" w:rsidRPr="00DC016C" w:rsidRDefault="00DC016C" w:rsidP="00DC016C">
      <w:pPr>
        <w:pStyle w:val="Bibliography"/>
        <w:rPr>
          <w:rFonts w:eastAsiaTheme="minorHAnsi"/>
        </w:rPr>
      </w:pPr>
      <w:r w:rsidRPr="00DC016C">
        <w:rPr>
          <w:rFonts w:eastAsiaTheme="minorHAnsi"/>
        </w:rPr>
        <w:t xml:space="preserve">Ragvin, A., Moro, E., Fredman, D., Navratilova, P., Drivenes, Ø., Engström, P. G., Alonso, M. E., Mustienes, E. de la C., Skarmeta, J. L. G., Tavares, M. J., Casares, F., Manzanares, M., van Heyningen, V., Molven, A., Njølstad, P. R., Argenton, F., Lenhard, B., &amp; Becker, T. S. (2010). Long-range gene regulation links genomic type 2 diabetes and </w:t>
      </w:r>
      <w:r w:rsidRPr="00DC016C">
        <w:rPr>
          <w:rFonts w:eastAsiaTheme="minorHAnsi"/>
        </w:rPr>
        <w:lastRenderedPageBreak/>
        <w:t xml:space="preserve">obesity risk regions to HHEX, SOX4, and IRX3.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107</w:t>
      </w:r>
      <w:r w:rsidRPr="00DC016C">
        <w:rPr>
          <w:rFonts w:eastAsiaTheme="minorHAnsi"/>
        </w:rPr>
        <w:t>(2), 775–780. https://doi.org/10.1073/pnas.0911591107</w:t>
      </w:r>
    </w:p>
    <w:p w14:paraId="0CBD9CC8" w14:textId="77777777" w:rsidR="00DC016C" w:rsidRPr="00DC016C" w:rsidRDefault="00DC016C" w:rsidP="00DC016C">
      <w:pPr>
        <w:pStyle w:val="Bibliography"/>
        <w:rPr>
          <w:rFonts w:eastAsiaTheme="minorHAnsi"/>
        </w:rPr>
      </w:pPr>
      <w:r w:rsidRPr="00DC016C">
        <w:rPr>
          <w:rFonts w:eastAsiaTheme="minorHAnsi"/>
        </w:rPr>
        <w:t xml:space="preserve">Ramer, I., Varier, I., Zhang, D., Demicco, E. G., Posner, M. R., Misiukiewicz, K., Genden, E. M., Miles, B. A., Teng, M. S., &amp; Sikora, A. G. (2016). Racial disparities in incidence of human papillomavirus-associated oropharyngeal cancer in an urban population. </w:t>
      </w:r>
      <w:r w:rsidRPr="00DC016C">
        <w:rPr>
          <w:rFonts w:eastAsiaTheme="minorHAnsi"/>
          <w:i/>
          <w:iCs/>
        </w:rPr>
        <w:t>Cancer Epidemiology</w:t>
      </w:r>
      <w:r w:rsidRPr="00DC016C">
        <w:rPr>
          <w:rFonts w:eastAsiaTheme="minorHAnsi"/>
        </w:rPr>
        <w:t xml:space="preserve">, </w:t>
      </w:r>
      <w:r w:rsidRPr="00DC016C">
        <w:rPr>
          <w:rFonts w:eastAsiaTheme="minorHAnsi"/>
          <w:i/>
          <w:iCs/>
        </w:rPr>
        <w:t>44</w:t>
      </w:r>
      <w:r w:rsidRPr="00DC016C">
        <w:rPr>
          <w:rFonts w:eastAsiaTheme="minorHAnsi"/>
        </w:rPr>
        <w:t>, 91–95. https://doi.org/10.1016/j.canep.2016.07.004</w:t>
      </w:r>
    </w:p>
    <w:p w14:paraId="61346458" w14:textId="77777777" w:rsidR="00DC016C" w:rsidRPr="00DC016C" w:rsidRDefault="00DC016C" w:rsidP="00DC016C">
      <w:pPr>
        <w:pStyle w:val="Bibliography"/>
        <w:rPr>
          <w:rFonts w:eastAsiaTheme="minorHAnsi"/>
        </w:rPr>
      </w:pPr>
      <w:r w:rsidRPr="00DC016C">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DC016C">
        <w:rPr>
          <w:rFonts w:eastAsiaTheme="minorHAnsi"/>
          <w:i/>
          <w:iCs/>
        </w:rPr>
        <w:t>Nature Communications</w:t>
      </w:r>
      <w:r w:rsidRPr="00DC016C">
        <w:rPr>
          <w:rFonts w:eastAsiaTheme="minorHAnsi"/>
        </w:rPr>
        <w:t xml:space="preserve">, </w:t>
      </w:r>
      <w:r w:rsidRPr="00DC016C">
        <w:rPr>
          <w:rFonts w:eastAsiaTheme="minorHAnsi"/>
          <w:i/>
          <w:iCs/>
        </w:rPr>
        <w:t>12</w:t>
      </w:r>
      <w:r w:rsidRPr="00DC016C">
        <w:rPr>
          <w:rFonts w:eastAsiaTheme="minorHAnsi"/>
        </w:rPr>
        <w:t>(1). https://doi.org/10.1038/s41467-021-23027-w</w:t>
      </w:r>
    </w:p>
    <w:p w14:paraId="31FA6CF2" w14:textId="77777777" w:rsidR="00DC016C" w:rsidRPr="00DC016C" w:rsidRDefault="00DC016C" w:rsidP="00DC016C">
      <w:pPr>
        <w:pStyle w:val="Bibliography"/>
        <w:rPr>
          <w:rFonts w:eastAsiaTheme="minorHAnsi"/>
        </w:rPr>
      </w:pPr>
      <w:r w:rsidRPr="00DC016C">
        <w:rPr>
          <w:rFonts w:eastAsiaTheme="minorHAnsi"/>
        </w:rPr>
        <w:t xml:space="preserve">Sayols, S. (2023). rrvgo: A Bioconductor package for interpreting lists of Gene Ontology terms. </w:t>
      </w:r>
      <w:r w:rsidRPr="00DC016C">
        <w:rPr>
          <w:rFonts w:eastAsiaTheme="minorHAnsi"/>
          <w:i/>
          <w:iCs/>
        </w:rPr>
        <w:t>microPublication Biology</w:t>
      </w:r>
      <w:r w:rsidRPr="00DC016C">
        <w:rPr>
          <w:rFonts w:eastAsiaTheme="minorHAnsi"/>
        </w:rPr>
        <w:t xml:space="preserve">, </w:t>
      </w:r>
      <w:r w:rsidRPr="00DC016C">
        <w:rPr>
          <w:rFonts w:eastAsiaTheme="minorHAnsi"/>
          <w:i/>
          <w:iCs/>
        </w:rPr>
        <w:t>2023</w:t>
      </w:r>
      <w:r w:rsidRPr="00DC016C">
        <w:rPr>
          <w:rFonts w:eastAsiaTheme="minorHAnsi"/>
        </w:rPr>
        <w:t>, 10.17912/micropub.biology.000811. https://doi.org/10.17912/micropub.biology.000811</w:t>
      </w:r>
    </w:p>
    <w:p w14:paraId="6F3245BF" w14:textId="77777777" w:rsidR="00DC016C" w:rsidRPr="00DC016C" w:rsidRDefault="00DC016C" w:rsidP="00DC016C">
      <w:pPr>
        <w:pStyle w:val="Bibliography"/>
        <w:rPr>
          <w:rFonts w:eastAsiaTheme="minorHAnsi"/>
        </w:rPr>
      </w:pPr>
      <w:r w:rsidRPr="00DC016C">
        <w:rPr>
          <w:rFonts w:eastAsiaTheme="minorHAnsi"/>
        </w:rPr>
        <w:t xml:space="preserve">Stikker, B. S., Hendriks, R. W., &amp; Stadhouders, R. (2023). Decoding the genetic and epigenetic basis of asthma. </w:t>
      </w:r>
      <w:r w:rsidRPr="00DC016C">
        <w:rPr>
          <w:rFonts w:eastAsiaTheme="minorHAnsi"/>
          <w:i/>
          <w:iCs/>
        </w:rPr>
        <w:t>Allergy</w:t>
      </w:r>
      <w:r w:rsidRPr="00DC016C">
        <w:rPr>
          <w:rFonts w:eastAsiaTheme="minorHAnsi"/>
        </w:rPr>
        <w:t xml:space="preserve">, </w:t>
      </w:r>
      <w:r w:rsidRPr="00DC016C">
        <w:rPr>
          <w:rFonts w:eastAsiaTheme="minorHAnsi"/>
          <w:i/>
          <w:iCs/>
        </w:rPr>
        <w:t>78</w:t>
      </w:r>
      <w:r w:rsidRPr="00DC016C">
        <w:rPr>
          <w:rFonts w:eastAsiaTheme="minorHAnsi"/>
        </w:rPr>
        <w:t>(4), 940–956. https://doi.org/10.1111/all.15666</w:t>
      </w:r>
    </w:p>
    <w:p w14:paraId="76AA9550" w14:textId="77777777" w:rsidR="00DC016C" w:rsidRPr="00DC016C" w:rsidRDefault="00DC016C" w:rsidP="00DC016C">
      <w:pPr>
        <w:pStyle w:val="Bibliography"/>
        <w:rPr>
          <w:rFonts w:eastAsiaTheme="minorHAnsi"/>
        </w:rPr>
      </w:pPr>
      <w:r w:rsidRPr="00DC016C">
        <w:rPr>
          <w:rFonts w:eastAsiaTheme="minorHAnsi"/>
        </w:rPr>
        <w:t xml:space="preserve">van Dongen, W. F. D., Robinson, R. W., Weston, M. A., Mulder, R. A., &amp; Guay, P.-J. (2015). Variation at the DRD4 locus is associated with wariness and local site selection in urban black swans. </w:t>
      </w:r>
      <w:r w:rsidRPr="00DC016C">
        <w:rPr>
          <w:rFonts w:eastAsiaTheme="minorHAnsi"/>
          <w:i/>
          <w:iCs/>
        </w:rPr>
        <w:t>BMC Evolutionary Biology</w:t>
      </w:r>
      <w:r w:rsidRPr="00DC016C">
        <w:rPr>
          <w:rFonts w:eastAsiaTheme="minorHAnsi"/>
        </w:rPr>
        <w:t xml:space="preserve">, </w:t>
      </w:r>
      <w:r w:rsidRPr="00DC016C">
        <w:rPr>
          <w:rFonts w:eastAsiaTheme="minorHAnsi"/>
          <w:i/>
          <w:iCs/>
        </w:rPr>
        <w:t>15</w:t>
      </w:r>
      <w:r w:rsidRPr="00DC016C">
        <w:rPr>
          <w:rFonts w:eastAsiaTheme="minorHAnsi"/>
        </w:rPr>
        <w:t>(1), 253. https://doi.org/10.1186/s12862-015-0533-8</w:t>
      </w:r>
    </w:p>
    <w:p w14:paraId="092F11AE" w14:textId="77777777" w:rsidR="00DC016C" w:rsidRPr="00DC016C" w:rsidRDefault="00DC016C" w:rsidP="00DC016C">
      <w:pPr>
        <w:pStyle w:val="Bibliography"/>
        <w:rPr>
          <w:rFonts w:eastAsiaTheme="minorHAnsi"/>
        </w:rPr>
      </w:pPr>
      <w:r w:rsidRPr="00DC016C">
        <w:rPr>
          <w:rFonts w:eastAsiaTheme="minorHAnsi"/>
        </w:rPr>
        <w:t xml:space="preserve">Wagner, D. N., Curry, R. L., Chen, N., Lovette, I. J., &amp; Taylor, S. A. (2020). Genomic regions underlying metabolic and neuronal signaling pathways are temporally consistent in a moving avian hybrid zone. </w:t>
      </w:r>
      <w:r w:rsidRPr="00DC016C">
        <w:rPr>
          <w:rFonts w:eastAsiaTheme="minorHAnsi"/>
          <w:i/>
          <w:iCs/>
        </w:rPr>
        <w:t>Evolution</w:t>
      </w:r>
      <w:r w:rsidRPr="00DC016C">
        <w:rPr>
          <w:rFonts w:eastAsiaTheme="minorHAnsi"/>
        </w:rPr>
        <w:t xml:space="preserve">, </w:t>
      </w:r>
      <w:r w:rsidRPr="00DC016C">
        <w:rPr>
          <w:rFonts w:eastAsiaTheme="minorHAnsi"/>
          <w:i/>
          <w:iCs/>
        </w:rPr>
        <w:t>74</w:t>
      </w:r>
      <w:r w:rsidRPr="00DC016C">
        <w:rPr>
          <w:rFonts w:eastAsiaTheme="minorHAnsi"/>
        </w:rPr>
        <w:t>(7), 1498–1513. https://doi.org/10.1111/evo.13970</w:t>
      </w:r>
    </w:p>
    <w:p w14:paraId="6DC5FE2D" w14:textId="77777777" w:rsidR="00DC016C" w:rsidRPr="00DC016C" w:rsidRDefault="00DC016C" w:rsidP="00DC016C">
      <w:pPr>
        <w:pStyle w:val="Bibliography"/>
        <w:rPr>
          <w:rFonts w:eastAsiaTheme="minorHAnsi"/>
        </w:rPr>
      </w:pPr>
      <w:r w:rsidRPr="00DC016C">
        <w:rPr>
          <w:rFonts w:eastAsiaTheme="minorHAnsi"/>
        </w:rPr>
        <w:lastRenderedPageBreak/>
        <w:t xml:space="preserve">Winchell, K. M., Campbell-Staton, S. C., Losos, J. B., Revell, L. J., Verrelli, B. C., &amp; Geneva, A. J. (2023). Genome-wide parallelism underlies contemporary adaptation in urban lizards.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120</w:t>
      </w:r>
      <w:r w:rsidRPr="00DC016C">
        <w:rPr>
          <w:rFonts w:eastAsiaTheme="minorHAnsi"/>
        </w:rPr>
        <w:t>(3), e2216789120. https://doi.org/10.1073/pnas.2216789120</w:t>
      </w:r>
    </w:p>
    <w:p w14:paraId="5FB4E681" w14:textId="77777777" w:rsidR="00DC016C" w:rsidRPr="00DC016C" w:rsidRDefault="00DC016C" w:rsidP="00DC016C">
      <w:pPr>
        <w:pStyle w:val="Bibliography"/>
        <w:rPr>
          <w:rFonts w:eastAsiaTheme="minorHAnsi"/>
        </w:rPr>
      </w:pPr>
      <w:r w:rsidRPr="00671892">
        <w:rPr>
          <w:rFonts w:eastAsiaTheme="minorHAnsi"/>
          <w:lang w:val="es-ES"/>
          <w:rPrChange w:id="254" w:author="Sabrina McNew" w:date="2025-03-11T09:48:00Z" w16du:dateUtc="2025-03-11T16:48:00Z">
            <w:rPr>
              <w:rFonts w:eastAsiaTheme="minorHAnsi"/>
            </w:rPr>
          </w:rPrChange>
        </w:rPr>
        <w:t xml:space="preserve">Yagyu, T., Noguchi, T., Asano, Y., Ida, K., Ogata, S., Nishimura, K., &amp; Matsuda, H. (2023). </w:t>
      </w:r>
      <w:r w:rsidRPr="00DC016C">
        <w:rPr>
          <w:rFonts w:eastAsiaTheme="minorHAnsi"/>
        </w:rPr>
        <w:t xml:space="preserve">Association Between Genetic Diagnosis and Clinical Outcomes in Patients With Heritable Thoracic Aortic Disease. </w:t>
      </w:r>
      <w:r w:rsidRPr="00DC016C">
        <w:rPr>
          <w:rFonts w:eastAsiaTheme="minorHAnsi"/>
          <w:i/>
          <w:iCs/>
        </w:rPr>
        <w:t>Journal of the American Heart Association</w:t>
      </w:r>
      <w:r w:rsidRPr="00DC016C">
        <w:rPr>
          <w:rFonts w:eastAsiaTheme="minorHAnsi"/>
        </w:rPr>
        <w:t xml:space="preserve">, </w:t>
      </w:r>
      <w:r w:rsidRPr="00DC016C">
        <w:rPr>
          <w:rFonts w:eastAsiaTheme="minorHAnsi"/>
          <w:i/>
          <w:iCs/>
        </w:rPr>
        <w:t>12</w:t>
      </w:r>
      <w:r w:rsidRPr="00DC016C">
        <w:rPr>
          <w:rFonts w:eastAsiaTheme="minorHAnsi"/>
        </w:rPr>
        <w:t>(8), e028625. https://doi.org/10.1161/JAHA.122.028625</w:t>
      </w:r>
    </w:p>
    <w:p w14:paraId="39FBBAE8" w14:textId="77777777" w:rsidR="00DC016C" w:rsidRPr="00DC016C" w:rsidRDefault="00DC016C" w:rsidP="00DC016C">
      <w:pPr>
        <w:pStyle w:val="Bibliography"/>
        <w:rPr>
          <w:rFonts w:eastAsiaTheme="minorHAnsi"/>
        </w:rPr>
      </w:pPr>
      <w:r w:rsidRPr="00DC016C">
        <w:rPr>
          <w:rFonts w:eastAsiaTheme="minorHAnsi"/>
        </w:rPr>
        <w:t xml:space="preserve">Zhou, Z., Li, X., Xiao, Y., Wang, X., Tian, W., Peng, X., Bi, D., Sun, M., &amp; Li, Z. (2013). Gene expression responses to Riemerella anatipestifer infection in the liver of ducks. </w:t>
      </w:r>
      <w:r w:rsidRPr="00DC016C">
        <w:rPr>
          <w:rFonts w:eastAsiaTheme="minorHAnsi"/>
          <w:i/>
          <w:iCs/>
        </w:rPr>
        <w:t>Avian Pathology</w:t>
      </w:r>
      <w:r w:rsidRPr="00DC016C">
        <w:rPr>
          <w:rFonts w:eastAsiaTheme="minorHAnsi"/>
        </w:rPr>
        <w:t xml:space="preserve">, </w:t>
      </w:r>
      <w:r w:rsidRPr="00DC016C">
        <w:rPr>
          <w:rFonts w:eastAsiaTheme="minorHAnsi"/>
          <w:i/>
          <w:iCs/>
        </w:rPr>
        <w:t>42</w:t>
      </w:r>
      <w:r w:rsidRPr="00DC016C">
        <w:rPr>
          <w:rFonts w:eastAsiaTheme="minorHAnsi"/>
        </w:rPr>
        <w:t>(2), 129–136. https://doi.org/10.1080/03079457.2013.770127</w:t>
      </w:r>
    </w:p>
    <w:p w14:paraId="093E1A2C" w14:textId="77777777" w:rsidR="00DC016C" w:rsidRPr="00DC016C" w:rsidRDefault="00DC016C" w:rsidP="00DC016C">
      <w:pPr>
        <w:pStyle w:val="Bibliography"/>
        <w:rPr>
          <w:rFonts w:eastAsiaTheme="minorHAnsi"/>
        </w:rPr>
      </w:pPr>
      <w:r w:rsidRPr="00DC016C">
        <w:rPr>
          <w:rFonts w:eastAsiaTheme="minorHAnsi"/>
        </w:rPr>
        <w:t xml:space="preserve">Zhu, H., Meissner, L. E., Byrnes, C., Tuymetova, G., Tifft, C. J., &amp; Proia, R. L. (2020). The Complement Regulator Susd4 Influences Nervous-System Function and Neuronal Morphology in Mice. </w:t>
      </w:r>
      <w:r w:rsidRPr="00DC016C">
        <w:rPr>
          <w:rFonts w:eastAsiaTheme="minorHAnsi"/>
          <w:i/>
          <w:iCs/>
        </w:rPr>
        <w:t>iScience</w:t>
      </w:r>
      <w:r w:rsidRPr="00DC016C">
        <w:rPr>
          <w:rFonts w:eastAsiaTheme="minorHAnsi"/>
        </w:rPr>
        <w:t xml:space="preserve">, </w:t>
      </w:r>
      <w:r w:rsidRPr="00DC016C">
        <w:rPr>
          <w:rFonts w:eastAsiaTheme="minorHAnsi"/>
          <w:i/>
          <w:iCs/>
        </w:rPr>
        <w:t>23</w:t>
      </w:r>
      <w:r w:rsidRPr="00DC016C">
        <w:rPr>
          <w:rFonts w:eastAsiaTheme="minorHAnsi"/>
        </w:rPr>
        <w:t>(3). https://doi.org/10.1016/j.isci.2020.100957</w:t>
      </w:r>
    </w:p>
    <w:p w14:paraId="03BD2212" w14:textId="2E7EACD4" w:rsidR="00304CCA" w:rsidRPr="00F96EB6" w:rsidRDefault="00F96EB6" w:rsidP="00DC016C">
      <w:pPr>
        <w:pStyle w:val="Bibliography"/>
      </w:pPr>
      <w:r>
        <w:fldChar w:fldCharType="end"/>
      </w:r>
    </w:p>
    <w:sectPr w:rsidR="00304CCA" w:rsidRPr="00F96EB6" w:rsidSect="00A013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abrina McNew" w:date="2025-03-11T09:48:00Z" w:initials="SM">
    <w:p w14:paraId="391881A5" w14:textId="77777777" w:rsidR="00671892" w:rsidRDefault="00671892" w:rsidP="00671892">
      <w:r>
        <w:rPr>
          <w:rStyle w:val="CommentReference"/>
        </w:rPr>
        <w:annotationRef/>
      </w:r>
      <w:r>
        <w:rPr>
          <w:rFonts w:ascii="Calibri" w:eastAsia="Calibri" w:hAnsi="Calibri" w:cs="Calibri"/>
          <w:sz w:val="20"/>
          <w:szCs w:val="20"/>
        </w:rPr>
        <w:t>“differentially affect” to me implies native taxa are more affected than others? Which isn’t really the point you’re trying to make</w:t>
      </w:r>
    </w:p>
  </w:comment>
  <w:comment w:id="14" w:author="Sabrina McNew" w:date="2025-03-11T09:54:00Z" w:initials="SM">
    <w:p w14:paraId="7F963519" w14:textId="77777777" w:rsidR="00671892" w:rsidRDefault="00671892" w:rsidP="00671892">
      <w:r>
        <w:rPr>
          <w:rStyle w:val="CommentReference"/>
        </w:rPr>
        <w:annotationRef/>
      </w:r>
      <w:r>
        <w:rPr>
          <w:rFonts w:ascii="Calibri" w:eastAsia="Calibri" w:hAnsi="Calibri" w:cs="Calibri"/>
          <w:sz w:val="20"/>
          <w:szCs w:val="20"/>
        </w:rPr>
        <w:t xml:space="preserve">I think this sentence would flow better with the previous (urbanization presents these pressures) if you rephrase it more like “birds respond by…” </w:t>
      </w:r>
    </w:p>
  </w:comment>
  <w:comment w:id="15" w:author="Sabrina McNew" w:date="2025-03-11T09:53:00Z" w:initials="SM">
    <w:p w14:paraId="01D7D033" w14:textId="5F12D0AE" w:rsidR="00671892" w:rsidRDefault="00671892" w:rsidP="00671892">
      <w:r>
        <w:rPr>
          <w:rStyle w:val="CommentReference"/>
        </w:rPr>
        <w:annotationRef/>
      </w:r>
      <w:r>
        <w:rPr>
          <w:rFonts w:ascii="Calibri" w:eastAsia="Calibri" w:hAnsi="Calibri" w:cs="Calibri"/>
          <w:sz w:val="20"/>
          <w:szCs w:val="20"/>
        </w:rPr>
        <w:t>either add another sentence explaining the motivation for the paired species or revise this sentence so that it’s more clear</w:t>
      </w:r>
    </w:p>
  </w:comment>
  <w:comment w:id="30" w:author="Sabrina McNew" w:date="2025-03-11T09:55:00Z" w:initials="SM">
    <w:p w14:paraId="78C78607" w14:textId="77777777" w:rsidR="00671892" w:rsidRDefault="00671892" w:rsidP="00671892">
      <w:r>
        <w:rPr>
          <w:rStyle w:val="CommentReference"/>
        </w:rPr>
        <w:annotationRef/>
      </w:r>
      <w:r>
        <w:rPr>
          <w:rFonts w:ascii="Calibri" w:eastAsia="Calibri" w:hAnsi="Calibri" w:cs="Calibri"/>
          <w:sz w:val="20"/>
          <w:szCs w:val="20"/>
        </w:rPr>
        <w:t xml:space="preserve">this paragraph feels too thin. I’d add a sentence about the selective pressures urbanization adds, another on phenotypic effects seen, and then say, “an active area of research is the genetic changes…” or something like that </w:t>
      </w:r>
    </w:p>
  </w:comment>
  <w:comment w:id="31" w:author="Sabrina McNew" w:date="2025-03-11T10:15:00Z" w:initials="SM">
    <w:p w14:paraId="4E26B6E8" w14:textId="77777777" w:rsidR="00A549AF" w:rsidRDefault="00E06444" w:rsidP="00A549AF">
      <w:r>
        <w:rPr>
          <w:rStyle w:val="CommentReference"/>
        </w:rPr>
        <w:annotationRef/>
      </w:r>
      <w:r w:rsidR="00A549AF">
        <w:rPr>
          <w:rFonts w:ascii="Calibri" w:eastAsia="Calibri" w:hAnsi="Calibri" w:cs="Calibri"/>
          <w:sz w:val="20"/>
          <w:szCs w:val="20"/>
        </w:rPr>
        <w:t>appreciate the cite but this switch to epigen feels a little out of place. Are there not other studies that have not found parallelism? Or could you make a case that we see parallelism within species but we don’t know what happens between closely related species?</w:t>
      </w:r>
    </w:p>
  </w:comment>
  <w:comment w:id="34" w:author="Sabrina McNew" w:date="2025-03-11T09:57:00Z" w:initials="SM">
    <w:p w14:paraId="43CB6531" w14:textId="07DA4E0C" w:rsidR="00671892" w:rsidRDefault="00671892" w:rsidP="00671892">
      <w:r>
        <w:rPr>
          <w:rStyle w:val="CommentReference"/>
        </w:rPr>
        <w:annotationRef/>
      </w:r>
      <w:r>
        <w:rPr>
          <w:rFonts w:ascii="Calibri" w:eastAsia="Calibri" w:hAnsi="Calibri" w:cs="Calibri"/>
          <w:sz w:val="20"/>
          <w:szCs w:val="20"/>
        </w:rPr>
        <w:t>not sure if this will fly… can you cite your dissertation or eBird or something?</w:t>
      </w:r>
    </w:p>
  </w:comment>
  <w:comment w:id="35" w:author="Sabrina McNew" w:date="2025-03-11T10:14:00Z" w:initials="SM">
    <w:p w14:paraId="053534A4" w14:textId="77777777" w:rsidR="00E06444" w:rsidRDefault="00E06444" w:rsidP="00E06444">
      <w:r>
        <w:rPr>
          <w:rStyle w:val="CommentReference"/>
        </w:rPr>
        <w:annotationRef/>
      </w:r>
      <w:r>
        <w:rPr>
          <w:rFonts w:ascii="Calibri" w:eastAsia="Calibri" w:hAnsi="Calibri" w:cs="Calibri"/>
          <w:sz w:val="20"/>
          <w:szCs w:val="20"/>
        </w:rPr>
        <w:t xml:space="preserve">Especially since this is the “hook” of the study design </w:t>
      </w:r>
    </w:p>
  </w:comment>
  <w:comment w:id="38" w:author="Sabrina McNew" w:date="2025-03-11T10:06:00Z" w:initials="SM">
    <w:p w14:paraId="10EC1E85" w14:textId="121AEA9D" w:rsidR="00671892" w:rsidRDefault="00671892" w:rsidP="00671892">
      <w:r>
        <w:rPr>
          <w:rStyle w:val="CommentReference"/>
        </w:rPr>
        <w:annotationRef/>
      </w:r>
      <w:r>
        <w:rPr>
          <w:rFonts w:ascii="Calibri" w:eastAsia="Calibri" w:hAnsi="Calibri" w:cs="Calibri"/>
          <w:sz w:val="20"/>
          <w:szCs w:val="20"/>
        </w:rPr>
        <w:t xml:space="preserve">these statements feel contradictory, clarify a bit? </w:t>
      </w:r>
    </w:p>
  </w:comment>
  <w:comment w:id="39" w:author="Sabrina McNew" w:date="2025-03-11T10:07:00Z" w:initials="SM">
    <w:p w14:paraId="50D00684" w14:textId="77777777" w:rsidR="00E06444" w:rsidRDefault="00E06444" w:rsidP="00E06444">
      <w:r>
        <w:rPr>
          <w:rStyle w:val="CommentReference"/>
        </w:rPr>
        <w:annotationRef/>
      </w:r>
      <w:r>
        <w:rPr>
          <w:rFonts w:ascii="Calibri" w:eastAsia="Calibri" w:hAnsi="Calibri" w:cs="Calibri"/>
          <w:sz w:val="20"/>
          <w:szCs w:val="20"/>
        </w:rPr>
        <w:t xml:space="preserve">also no pers. comming this type of statement </w:t>
      </w:r>
    </w:p>
  </w:comment>
  <w:comment w:id="42" w:author="Sabrina McNew" w:date="2025-03-11T10:13:00Z" w:initials="SM">
    <w:p w14:paraId="427BAB19" w14:textId="77777777" w:rsidR="00E06444" w:rsidRDefault="00E06444" w:rsidP="00E06444">
      <w:r>
        <w:rPr>
          <w:rStyle w:val="CommentReference"/>
        </w:rPr>
        <w:annotationRef/>
      </w:r>
      <w:r>
        <w:rPr>
          <w:rFonts w:ascii="Calibri" w:eastAsia="Calibri" w:hAnsi="Calibri" w:cs="Calibri"/>
          <w:sz w:val="20"/>
          <w:szCs w:val="20"/>
        </w:rPr>
        <w:t>See email comments about expanding intro to really sell these two species and this location as an interesting place to study urbanization</w:t>
      </w:r>
    </w:p>
  </w:comment>
  <w:comment w:id="77" w:author="Sabrina McNew" w:date="2025-03-11T10:24:00Z" w:initials="SM">
    <w:p w14:paraId="5EBBB6EF" w14:textId="77777777" w:rsidR="00AF61E3" w:rsidRDefault="00AF61E3" w:rsidP="00AF61E3">
      <w:r>
        <w:rPr>
          <w:rStyle w:val="CommentReference"/>
        </w:rPr>
        <w:annotationRef/>
      </w:r>
      <w:r>
        <w:rPr>
          <w:rFonts w:ascii="Calibri" w:eastAsia="Calibri" w:hAnsi="Calibri" w:cs="Calibri"/>
          <w:sz w:val="20"/>
          <w:szCs w:val="20"/>
        </w:rPr>
        <w:t>correct if wrong</w:t>
      </w:r>
    </w:p>
  </w:comment>
  <w:comment w:id="87" w:author="Sabrina McNew" w:date="2025-03-11T10:27:00Z" w:initials="SM">
    <w:p w14:paraId="577E090D" w14:textId="77777777" w:rsidR="00AF61E3" w:rsidRDefault="00AF61E3" w:rsidP="00AF61E3">
      <w:r>
        <w:rPr>
          <w:rStyle w:val="CommentReference"/>
        </w:rPr>
        <w:annotationRef/>
      </w:r>
      <w:r>
        <w:rPr>
          <w:rFonts w:ascii="Calibri" w:eastAsia="Calibri" w:hAnsi="Calibri" w:cs="Calibri"/>
          <w:sz w:val="20"/>
          <w:szCs w:val="20"/>
        </w:rPr>
        <w:t>I’m nervous people will get hung up on the statement that all rural birds were from museums- can you expand here to assuage concerns?</w:t>
      </w:r>
    </w:p>
  </w:comment>
  <w:comment w:id="94" w:author="Sabrina McNew" w:date="2025-03-11T10:33:00Z" w:initials="SM">
    <w:p w14:paraId="17B2F49B" w14:textId="77777777" w:rsidR="00665AEE" w:rsidRDefault="00665AEE" w:rsidP="00665AEE">
      <w:r>
        <w:rPr>
          <w:rStyle w:val="CommentReference"/>
        </w:rPr>
        <w:annotationRef/>
      </w:r>
      <w:r>
        <w:rPr>
          <w:rFonts w:ascii="Calibri" w:eastAsia="Calibri" w:hAnsi="Calibri" w:cs="Calibri"/>
          <w:sz w:val="20"/>
          <w:szCs w:val="20"/>
        </w:rPr>
        <w:t>I found this sentence hard to follow, feel free to correct if I said it wrong</w:t>
      </w:r>
    </w:p>
  </w:comment>
  <w:comment w:id="104" w:author="Sabrina McNew" w:date="2025-03-11T10:34:00Z" w:initials="SM">
    <w:p w14:paraId="5CE88D5E" w14:textId="77777777" w:rsidR="00665AEE" w:rsidRDefault="00665AEE" w:rsidP="00665AEE">
      <w:r>
        <w:rPr>
          <w:rStyle w:val="CommentReference"/>
        </w:rPr>
        <w:annotationRef/>
      </w:r>
      <w:r>
        <w:rPr>
          <w:rFonts w:ascii="Calibri" w:eastAsia="Calibri" w:hAnsi="Calibri" w:cs="Calibri"/>
          <w:sz w:val="20"/>
          <w:szCs w:val="20"/>
        </w:rPr>
        <w:t xml:space="preserve">not revive? </w:t>
      </w:r>
    </w:p>
  </w:comment>
  <w:comment w:id="105" w:author="Sabrina McNew" w:date="2025-03-11T10:34:00Z" w:initials="SM">
    <w:p w14:paraId="2F5AB71E" w14:textId="77777777" w:rsidR="00665AEE" w:rsidRDefault="00665AEE" w:rsidP="00665AEE">
      <w:r>
        <w:rPr>
          <w:rStyle w:val="CommentReference"/>
        </w:rPr>
        <w:annotationRef/>
      </w:r>
      <w:r>
        <w:rPr>
          <w:rFonts w:ascii="Calibri" w:eastAsia="Calibri" w:hAnsi="Calibri" w:cs="Calibri"/>
          <w:sz w:val="20"/>
          <w:szCs w:val="20"/>
        </w:rPr>
        <w:t>REVIGO can’t type</w:t>
      </w:r>
    </w:p>
  </w:comment>
  <w:comment w:id="122" w:author="Sabrina McNew" w:date="2025-03-11T11:05:00Z" w:initials="SM">
    <w:p w14:paraId="71F5A653" w14:textId="77777777"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123" w:author="Sabrina McNew" w:date="2025-03-11T11:05:00Z" w:initials="SM">
    <w:p w14:paraId="0392EBCB" w14:textId="7121283E"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126" w:author="Sabrina McNew" w:date="2025-03-11T11:01:00Z" w:initials="SM">
    <w:p w14:paraId="652DCEAE" w14:textId="6D55A75F" w:rsidR="00450B80" w:rsidRDefault="00450B80" w:rsidP="00450B80">
      <w:r>
        <w:rPr>
          <w:rStyle w:val="CommentReference"/>
        </w:rPr>
        <w:annotationRef/>
      </w:r>
      <w:r>
        <w:rPr>
          <w:rFonts w:ascii="Calibri" w:eastAsia="Calibri" w:hAnsi="Calibri" w:cs="Calibri"/>
          <w:sz w:val="20"/>
          <w:szCs w:val="20"/>
        </w:rPr>
        <w:t>See email comments. I think that the best evidence of response to urbanization is population differentiation indicated by Fst etc.  Maybe you’re making an argument that identifying “functional” changes is more important for selection because random differences could be due to drift or something. However, GO analysis is so wishy washy I don’t think you should focus so exclusively on it</w:t>
      </w:r>
    </w:p>
  </w:comment>
  <w:comment w:id="140" w:author="Sabrina McNew" w:date="2025-03-11T11:08:00Z" w:initials="SM">
    <w:p w14:paraId="0C392070" w14:textId="77777777" w:rsidR="00450B80" w:rsidRDefault="00450B80" w:rsidP="00450B80">
      <w:r>
        <w:rPr>
          <w:rStyle w:val="CommentReference"/>
        </w:rPr>
        <w:annotationRef/>
      </w:r>
      <w:r>
        <w:rPr>
          <w:rFonts w:ascii="Calibri" w:eastAsia="Calibri" w:hAnsi="Calibri" w:cs="Calibri"/>
          <w:sz w:val="20"/>
          <w:szCs w:val="20"/>
        </w:rPr>
        <w:t>or some better adjective</w:t>
      </w:r>
    </w:p>
  </w:comment>
  <w:comment w:id="161" w:author="Sabrina McNew" w:date="2025-03-11T11:12:00Z" w:initials="SM">
    <w:p w14:paraId="7B1F7548" w14:textId="77777777" w:rsidR="00095868" w:rsidRDefault="00095868" w:rsidP="00095868">
      <w:r>
        <w:rPr>
          <w:rStyle w:val="CommentReference"/>
        </w:rPr>
        <w:annotationRef/>
      </w:r>
      <w:r>
        <w:rPr>
          <w:rFonts w:ascii="Calibri" w:eastAsia="Calibri" w:hAnsi="Calibri" w:cs="Calibri"/>
          <w:sz w:val="20"/>
          <w:szCs w:val="20"/>
        </w:rPr>
        <w:t>cite if possibel</w:t>
      </w:r>
    </w:p>
  </w:comment>
  <w:comment w:id="162" w:author="Sabrina McNew" w:date="2025-03-11T11:03:00Z" w:initials="SM">
    <w:p w14:paraId="00E34CDC" w14:textId="77777777" w:rsidR="00095868" w:rsidRDefault="00095868" w:rsidP="00095868">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164" w:author="Sabrina McNew" w:date="2025-03-11T12:01:00Z" w:initials="SM">
    <w:p w14:paraId="6EA174B4" w14:textId="77777777" w:rsidR="00657383" w:rsidRDefault="00657383" w:rsidP="00657383">
      <w:r>
        <w:rPr>
          <w:rStyle w:val="CommentReference"/>
        </w:rPr>
        <w:annotationRef/>
      </w:r>
      <w:r>
        <w:rPr>
          <w:rFonts w:ascii="Calibri" w:eastAsia="Calibri" w:hAnsi="Calibri" w:cs="Calibri"/>
          <w:sz w:val="20"/>
          <w:szCs w:val="20"/>
        </w:rPr>
        <w:t xml:space="preserve">not sure what to make of this down regulation </w:t>
      </w:r>
    </w:p>
  </w:comment>
  <w:comment w:id="173" w:author="Sabrina McNew" w:date="2025-03-11T12:00:00Z" w:initials="SM">
    <w:p w14:paraId="28317F92" w14:textId="4D8F91E1" w:rsidR="00657383" w:rsidRDefault="00657383" w:rsidP="00657383">
      <w:r>
        <w:rPr>
          <w:rStyle w:val="CommentReference"/>
        </w:rPr>
        <w:annotationRef/>
      </w:r>
      <w:r>
        <w:rPr>
          <w:rFonts w:ascii="Calibri" w:eastAsia="Calibri" w:hAnsi="Calibri" w:cs="Calibri"/>
          <w:sz w:val="20"/>
          <w:szCs w:val="20"/>
        </w:rPr>
        <w:t>can you say anything about whether your changes were in regulatory vs coding regions?</w:t>
      </w:r>
    </w:p>
  </w:comment>
  <w:comment w:id="179" w:author="Sabrina McNew" w:date="2025-03-11T11:12:00Z" w:initials="SM">
    <w:p w14:paraId="479C1BE4" w14:textId="51CCA214" w:rsidR="004F5FBA" w:rsidRDefault="004F5FBA" w:rsidP="004F5FBA">
      <w:r>
        <w:rPr>
          <w:rStyle w:val="CommentReference"/>
        </w:rPr>
        <w:annotationRef/>
      </w:r>
      <w:r>
        <w:rPr>
          <w:rFonts w:ascii="Calibri" w:eastAsia="Calibri" w:hAnsi="Calibri" w:cs="Calibri"/>
          <w:sz w:val="20"/>
          <w:szCs w:val="20"/>
        </w:rPr>
        <w:t>cite if possibel</w:t>
      </w:r>
    </w:p>
  </w:comment>
  <w:comment w:id="180" w:author="Sabrina McNew" w:date="2025-03-11T11:03:00Z" w:initials="SM">
    <w:p w14:paraId="563C5A45" w14:textId="0CC61A3F" w:rsidR="00450B80" w:rsidRDefault="00450B80" w:rsidP="00450B80">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184" w:author="Sabrina McNew" w:date="2025-03-11T12:03:00Z" w:initials="SM">
    <w:p w14:paraId="50F5E31F" w14:textId="77777777" w:rsidR="00657383" w:rsidRDefault="00657383" w:rsidP="00657383">
      <w:r>
        <w:rPr>
          <w:rStyle w:val="CommentReference"/>
        </w:rPr>
        <w:annotationRef/>
      </w:r>
      <w:r>
        <w:rPr>
          <w:rFonts w:ascii="Calibri" w:eastAsia="Calibri" w:hAnsi="Calibri" w:cs="Calibri"/>
          <w:sz w:val="20"/>
          <w:szCs w:val="20"/>
        </w:rPr>
        <w:t>FKA and FKB also show up in these GO terms?</w:t>
      </w:r>
    </w:p>
  </w:comment>
  <w:comment w:id="188" w:author="Sabrina McNew" w:date="2025-03-11T12:03:00Z" w:initials="SM">
    <w:p w14:paraId="2838213C" w14:textId="7E64ECED" w:rsidR="00657383" w:rsidRDefault="00657383" w:rsidP="00657383">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199" w:author="Sabrina McNew" w:date="2025-03-11T12:03:00Z" w:initials="SM">
    <w:p w14:paraId="109B5628" w14:textId="77777777" w:rsidR="00657383" w:rsidRDefault="00657383" w:rsidP="00657383">
      <w:r>
        <w:rPr>
          <w:rStyle w:val="CommentReference"/>
        </w:rPr>
        <w:annotationRef/>
      </w:r>
      <w:r>
        <w:rPr>
          <w:rFonts w:ascii="Calibri" w:eastAsia="Calibri" w:hAnsi="Calibri" w:cs="Calibri"/>
          <w:sz w:val="20"/>
          <w:szCs w:val="20"/>
        </w:rPr>
        <w:t>Spell out numbers that start sentences</w:t>
      </w:r>
    </w:p>
  </w:comment>
  <w:comment w:id="200" w:author="Sabrina McNew" w:date="2025-03-11T12:32:00Z" w:initials="SM">
    <w:p w14:paraId="4E3A5CEB" w14:textId="77777777" w:rsidR="00A549AF" w:rsidRDefault="00A549AF" w:rsidP="00A549AF">
      <w:r>
        <w:rPr>
          <w:rStyle w:val="CommentReference"/>
        </w:rPr>
        <w:annotationRef/>
      </w:r>
      <w:r>
        <w:rPr>
          <w:rFonts w:ascii="Calibri" w:eastAsia="Calibri" w:hAnsi="Calibri" w:cs="Calibri"/>
          <w:sz w:val="20"/>
          <w:szCs w:val="20"/>
        </w:rPr>
        <w:t xml:space="preserve">connect this paragraph to urbanization. Have any other studies found similar responses? </w:t>
      </w:r>
    </w:p>
  </w:comment>
  <w:comment w:id="202" w:author="Sabrina McNew" w:date="2025-03-11T12:34:00Z" w:initials="SM">
    <w:p w14:paraId="3504695B" w14:textId="77777777" w:rsidR="00A549AF" w:rsidRDefault="00A549AF" w:rsidP="00A549AF">
      <w:r>
        <w:rPr>
          <w:rStyle w:val="CommentReference"/>
        </w:rPr>
        <w:annotationRef/>
      </w:r>
      <w:r>
        <w:rPr>
          <w:rFonts w:ascii="Calibri" w:eastAsia="Calibri" w:hAnsi="Calibri" w:cs="Calibri"/>
          <w:sz w:val="20"/>
          <w:szCs w:val="20"/>
        </w:rPr>
        <w:t>I understand that not all these genes will have an obvious connection to urbanization, but some of this discussion is veering pretty far away from the original question. Can you connect this paragraph at all to urbanization?</w:t>
      </w:r>
    </w:p>
  </w:comment>
  <w:comment w:id="223" w:author="Sabrina McNew" w:date="2025-03-11T12:40:00Z" w:initials="SM">
    <w:p w14:paraId="6B991FAA" w14:textId="77777777" w:rsidR="00037CE5" w:rsidRDefault="00037CE5" w:rsidP="00037CE5">
      <w:r>
        <w:rPr>
          <w:rStyle w:val="CommentReference"/>
        </w:rPr>
        <w:annotationRef/>
      </w:r>
      <w:r>
        <w:rPr>
          <w:rFonts w:ascii="Calibri" w:eastAsia="Calibri" w:hAnsi="Calibri" w:cs="Calibri"/>
          <w:sz w:val="20"/>
          <w:szCs w:val="20"/>
        </w:rPr>
        <w:t>see email comment</w:t>
      </w:r>
    </w:p>
  </w:comment>
  <w:comment w:id="227" w:author="Sabrina McNew" w:date="2025-03-11T12:47:00Z" w:initials="SM">
    <w:p w14:paraId="0A5E067D" w14:textId="77777777" w:rsidR="00037CE5" w:rsidRDefault="00037CE5" w:rsidP="00037CE5">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228" w:author="Sabrina McNew" w:date="2025-03-11T13:02:00Z" w:initials="SM">
    <w:p w14:paraId="08C53431" w14:textId="77777777" w:rsidR="00744088" w:rsidRDefault="00744088" w:rsidP="00744088">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230" w:author="Sabrina McNew" w:date="2025-03-11T12:53:00Z" w:initials="SM">
    <w:p w14:paraId="50AED51D" w14:textId="786CF144" w:rsidR="00C326FE" w:rsidRDefault="00C326FE" w:rsidP="00C326FE">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233" w:author="Sabrina McNew" w:date="2025-03-11T12:54:00Z" w:initials="SM">
    <w:p w14:paraId="1DDB15AF" w14:textId="77777777" w:rsidR="00C326FE" w:rsidRDefault="00C326FE" w:rsidP="00C326FE">
      <w:r>
        <w:rPr>
          <w:rStyle w:val="CommentReference"/>
        </w:rPr>
        <w:annotationRef/>
      </w:r>
      <w:r>
        <w:rPr>
          <w:rFonts w:ascii="Calibri" w:eastAsia="Calibri" w:hAnsi="Calibri" w:cs="Calibri"/>
          <w:sz w:val="20"/>
          <w:szCs w:val="20"/>
        </w:rPr>
        <w:t>Not following: why would PRKN be associated with neural function?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881A5" w15:done="0"/>
  <w15:commentEx w15:paraId="7F963519" w15:done="0"/>
  <w15:commentEx w15:paraId="01D7D033" w15:done="0"/>
  <w15:commentEx w15:paraId="78C78607" w15:done="0"/>
  <w15:commentEx w15:paraId="4E26B6E8" w15:done="0"/>
  <w15:commentEx w15:paraId="43CB6531" w15:done="0"/>
  <w15:commentEx w15:paraId="053534A4" w15:paraIdParent="43CB6531" w15:done="0"/>
  <w15:commentEx w15:paraId="10EC1E85" w15:done="0"/>
  <w15:commentEx w15:paraId="50D00684" w15:paraIdParent="10EC1E85" w15:done="0"/>
  <w15:commentEx w15:paraId="427BAB19" w15:done="0"/>
  <w15:commentEx w15:paraId="5EBBB6EF" w15:done="0"/>
  <w15:commentEx w15:paraId="577E090D" w15:done="0"/>
  <w15:commentEx w15:paraId="17B2F49B" w15:done="0"/>
  <w15:commentEx w15:paraId="5CE88D5E" w15:done="0"/>
  <w15:commentEx w15:paraId="2F5AB71E" w15:paraIdParent="5CE88D5E" w15:done="0"/>
  <w15:commentEx w15:paraId="71F5A653" w15:done="0"/>
  <w15:commentEx w15:paraId="0392EBCB" w15:done="0"/>
  <w15:commentEx w15:paraId="652DCEAE" w15:done="0"/>
  <w15:commentEx w15:paraId="0C392070" w15:done="0"/>
  <w15:commentEx w15:paraId="7B1F7548" w15:done="0"/>
  <w15:commentEx w15:paraId="00E34CDC" w15:done="0"/>
  <w15:commentEx w15:paraId="6EA174B4" w15:done="0"/>
  <w15:commentEx w15:paraId="28317F92" w15:done="0"/>
  <w15:commentEx w15:paraId="479C1BE4" w15:done="0"/>
  <w15:commentEx w15:paraId="563C5A45" w15:done="0"/>
  <w15:commentEx w15:paraId="50F5E31F" w15:done="0"/>
  <w15:commentEx w15:paraId="2838213C" w15:done="0"/>
  <w15:commentEx w15:paraId="109B5628" w15:done="0"/>
  <w15:commentEx w15:paraId="4E3A5CEB" w15:done="0"/>
  <w15:commentEx w15:paraId="3504695B" w15:done="0"/>
  <w15:commentEx w15:paraId="6B991FAA" w15:done="0"/>
  <w15:commentEx w15:paraId="0A5E067D" w15:done="0"/>
  <w15:commentEx w15:paraId="08C53431" w15:paraIdParent="0A5E067D" w15:done="0"/>
  <w15:commentEx w15:paraId="50AED51D" w15:done="0"/>
  <w15:commentEx w15:paraId="1DDB15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07B18" w16cex:dateUtc="2025-03-11T16:48:00Z"/>
  <w16cex:commentExtensible w16cex:durableId="035C0A01" w16cex:dateUtc="2025-03-11T16:54:00Z"/>
  <w16cex:commentExtensible w16cex:durableId="4FE654C7" w16cex:dateUtc="2025-03-11T16:53:00Z"/>
  <w16cex:commentExtensible w16cex:durableId="6B2DD0C7" w16cex:dateUtc="2025-03-11T16:55:00Z"/>
  <w16cex:commentExtensible w16cex:durableId="5E2CAC51" w16cex:dateUtc="2025-03-11T17:15:00Z"/>
  <w16cex:commentExtensible w16cex:durableId="6783C88E" w16cex:dateUtc="2025-03-11T16:57:00Z"/>
  <w16cex:commentExtensible w16cex:durableId="405E7F2C" w16cex:dateUtc="2025-03-11T17:14:00Z"/>
  <w16cex:commentExtensible w16cex:durableId="7789A04C" w16cex:dateUtc="2025-03-11T17:06:00Z"/>
  <w16cex:commentExtensible w16cex:durableId="26BB17C4" w16cex:dateUtc="2025-03-11T17:07:00Z"/>
  <w16cex:commentExtensible w16cex:durableId="5FEFE336" w16cex:dateUtc="2025-03-11T17:13:00Z"/>
  <w16cex:commentExtensible w16cex:durableId="5508FF61" w16cex:dateUtc="2025-03-11T17:24:00Z"/>
  <w16cex:commentExtensible w16cex:durableId="6380F063" w16cex:dateUtc="2025-03-11T17:27:00Z"/>
  <w16cex:commentExtensible w16cex:durableId="11556C18" w16cex:dateUtc="2025-03-11T17:33:00Z"/>
  <w16cex:commentExtensible w16cex:durableId="210BFE7D" w16cex:dateUtc="2025-03-11T17:34:00Z"/>
  <w16cex:commentExtensible w16cex:durableId="17FA9C85" w16cex:dateUtc="2025-03-11T17:34:00Z"/>
  <w16cex:commentExtensible w16cex:durableId="069C7829" w16cex:dateUtc="2025-03-11T18:05:00Z"/>
  <w16cex:commentExtensible w16cex:durableId="66749C5D" w16cex:dateUtc="2025-03-11T18:05:00Z"/>
  <w16cex:commentExtensible w16cex:durableId="41966748" w16cex:dateUtc="2025-03-11T18:01:00Z"/>
  <w16cex:commentExtensible w16cex:durableId="663CD713" w16cex:dateUtc="2025-03-11T18:08:00Z"/>
  <w16cex:commentExtensible w16cex:durableId="1FABA89E" w16cex:dateUtc="2025-03-11T18:12:00Z"/>
  <w16cex:commentExtensible w16cex:durableId="7FFFC179" w16cex:dateUtc="2025-03-11T18:03:00Z"/>
  <w16cex:commentExtensible w16cex:durableId="2B1AEE4C" w16cex:dateUtc="2025-03-11T19:01:00Z"/>
  <w16cex:commentExtensible w16cex:durableId="5EF3F13B" w16cex:dateUtc="2025-03-11T19:00:00Z"/>
  <w16cex:commentExtensible w16cex:durableId="37354880" w16cex:dateUtc="2025-03-11T18:12:00Z"/>
  <w16cex:commentExtensible w16cex:durableId="0DDB2F38" w16cex:dateUtc="2025-03-11T18:03:00Z"/>
  <w16cex:commentExtensible w16cex:durableId="36B0168B" w16cex:dateUtc="2025-03-11T19:03:00Z"/>
  <w16cex:commentExtensible w16cex:durableId="32DF7317" w16cex:dateUtc="2025-03-11T19:03:00Z"/>
  <w16cex:commentExtensible w16cex:durableId="164D5756" w16cex:dateUtc="2025-03-11T19:03:00Z"/>
  <w16cex:commentExtensible w16cex:durableId="3E864DA0" w16cex:dateUtc="2025-03-11T19:32:00Z"/>
  <w16cex:commentExtensible w16cex:durableId="2C64E00F" w16cex:dateUtc="2025-03-11T19:34:00Z"/>
  <w16cex:commentExtensible w16cex:durableId="0C1EF803" w16cex:dateUtc="2025-03-11T19:40:00Z"/>
  <w16cex:commentExtensible w16cex:durableId="6707835E" w16cex:dateUtc="2025-03-11T19:47:00Z"/>
  <w16cex:commentExtensible w16cex:durableId="4ED4249D" w16cex:dateUtc="2025-03-11T20:02:00Z"/>
  <w16cex:commentExtensible w16cex:durableId="1FF04396" w16cex:dateUtc="2025-03-11T19:53:00Z"/>
  <w16cex:commentExtensible w16cex:durableId="122FA1ED" w16cex:dateUtc="2025-03-11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881A5" w16cid:durableId="33B07B18"/>
  <w16cid:commentId w16cid:paraId="7F963519" w16cid:durableId="035C0A01"/>
  <w16cid:commentId w16cid:paraId="01D7D033" w16cid:durableId="4FE654C7"/>
  <w16cid:commentId w16cid:paraId="78C78607" w16cid:durableId="6B2DD0C7"/>
  <w16cid:commentId w16cid:paraId="4E26B6E8" w16cid:durableId="5E2CAC51"/>
  <w16cid:commentId w16cid:paraId="43CB6531" w16cid:durableId="6783C88E"/>
  <w16cid:commentId w16cid:paraId="053534A4" w16cid:durableId="405E7F2C"/>
  <w16cid:commentId w16cid:paraId="10EC1E85" w16cid:durableId="7789A04C"/>
  <w16cid:commentId w16cid:paraId="50D00684" w16cid:durableId="26BB17C4"/>
  <w16cid:commentId w16cid:paraId="427BAB19" w16cid:durableId="5FEFE336"/>
  <w16cid:commentId w16cid:paraId="5EBBB6EF" w16cid:durableId="5508FF61"/>
  <w16cid:commentId w16cid:paraId="577E090D" w16cid:durableId="6380F063"/>
  <w16cid:commentId w16cid:paraId="17B2F49B" w16cid:durableId="11556C18"/>
  <w16cid:commentId w16cid:paraId="5CE88D5E" w16cid:durableId="210BFE7D"/>
  <w16cid:commentId w16cid:paraId="2F5AB71E" w16cid:durableId="17FA9C85"/>
  <w16cid:commentId w16cid:paraId="71F5A653" w16cid:durableId="069C7829"/>
  <w16cid:commentId w16cid:paraId="0392EBCB" w16cid:durableId="66749C5D"/>
  <w16cid:commentId w16cid:paraId="652DCEAE" w16cid:durableId="41966748"/>
  <w16cid:commentId w16cid:paraId="0C392070" w16cid:durableId="663CD713"/>
  <w16cid:commentId w16cid:paraId="7B1F7548" w16cid:durableId="1FABA89E"/>
  <w16cid:commentId w16cid:paraId="00E34CDC" w16cid:durableId="7FFFC179"/>
  <w16cid:commentId w16cid:paraId="6EA174B4" w16cid:durableId="2B1AEE4C"/>
  <w16cid:commentId w16cid:paraId="28317F92" w16cid:durableId="5EF3F13B"/>
  <w16cid:commentId w16cid:paraId="479C1BE4" w16cid:durableId="37354880"/>
  <w16cid:commentId w16cid:paraId="563C5A45" w16cid:durableId="0DDB2F38"/>
  <w16cid:commentId w16cid:paraId="50F5E31F" w16cid:durableId="36B0168B"/>
  <w16cid:commentId w16cid:paraId="2838213C" w16cid:durableId="32DF7317"/>
  <w16cid:commentId w16cid:paraId="109B5628" w16cid:durableId="164D5756"/>
  <w16cid:commentId w16cid:paraId="4E3A5CEB" w16cid:durableId="3E864DA0"/>
  <w16cid:commentId w16cid:paraId="3504695B" w16cid:durableId="2C64E00F"/>
  <w16cid:commentId w16cid:paraId="6B991FAA" w16cid:durableId="0C1EF803"/>
  <w16cid:commentId w16cid:paraId="0A5E067D" w16cid:durableId="6707835E"/>
  <w16cid:commentId w16cid:paraId="08C53431" w16cid:durableId="4ED4249D"/>
  <w16cid:commentId w16cid:paraId="50AED51D" w16cid:durableId="1FF04396"/>
  <w16cid:commentId w16cid:paraId="1DDB15AF" w16cid:durableId="122FA1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erriweather">
    <w:panose1 w:val="00000500000000000000"/>
    <w:charset w:val="4D"/>
    <w:family w:val="auto"/>
    <w:pitch w:val="variable"/>
    <w:sig w:usb0="20000207" w:usb1="00000002"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McNew">
    <w15:presenceInfo w15:providerId="Windows Live" w15:userId="987bb5408957cc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37C4"/>
    <w:rsid w:val="00034B1D"/>
    <w:rsid w:val="00037CE5"/>
    <w:rsid w:val="00082146"/>
    <w:rsid w:val="00095868"/>
    <w:rsid w:val="00097251"/>
    <w:rsid w:val="000A5E4B"/>
    <w:rsid w:val="000D2DCD"/>
    <w:rsid w:val="000D41C2"/>
    <w:rsid w:val="001127A2"/>
    <w:rsid w:val="001235DD"/>
    <w:rsid w:val="001243C1"/>
    <w:rsid w:val="001243D7"/>
    <w:rsid w:val="001271C5"/>
    <w:rsid w:val="00144025"/>
    <w:rsid w:val="00175883"/>
    <w:rsid w:val="00191A7E"/>
    <w:rsid w:val="001A72F4"/>
    <w:rsid w:val="001C291D"/>
    <w:rsid w:val="001D1173"/>
    <w:rsid w:val="001D4DD1"/>
    <w:rsid w:val="002062CB"/>
    <w:rsid w:val="00222B57"/>
    <w:rsid w:val="00226C0D"/>
    <w:rsid w:val="002A6529"/>
    <w:rsid w:val="002A7442"/>
    <w:rsid w:val="002B51D5"/>
    <w:rsid w:val="002D25B2"/>
    <w:rsid w:val="002D65AD"/>
    <w:rsid w:val="002E1F60"/>
    <w:rsid w:val="00304CCA"/>
    <w:rsid w:val="00306ED9"/>
    <w:rsid w:val="00346793"/>
    <w:rsid w:val="003560AA"/>
    <w:rsid w:val="003B0D2D"/>
    <w:rsid w:val="003B5579"/>
    <w:rsid w:val="003D16D4"/>
    <w:rsid w:val="003F1D2D"/>
    <w:rsid w:val="00410F32"/>
    <w:rsid w:val="00445C45"/>
    <w:rsid w:val="00450B80"/>
    <w:rsid w:val="00453D09"/>
    <w:rsid w:val="00461EBB"/>
    <w:rsid w:val="004A233B"/>
    <w:rsid w:val="004B71C6"/>
    <w:rsid w:val="004D19F0"/>
    <w:rsid w:val="004F5FBA"/>
    <w:rsid w:val="005225B1"/>
    <w:rsid w:val="0055591F"/>
    <w:rsid w:val="005B1920"/>
    <w:rsid w:val="005C0126"/>
    <w:rsid w:val="005E166B"/>
    <w:rsid w:val="00653803"/>
    <w:rsid w:val="00657383"/>
    <w:rsid w:val="00665AEE"/>
    <w:rsid w:val="00671504"/>
    <w:rsid w:val="00671892"/>
    <w:rsid w:val="006727D1"/>
    <w:rsid w:val="006C4BC6"/>
    <w:rsid w:val="006D1373"/>
    <w:rsid w:val="006D52C0"/>
    <w:rsid w:val="006E0B38"/>
    <w:rsid w:val="00702404"/>
    <w:rsid w:val="00712099"/>
    <w:rsid w:val="007265D3"/>
    <w:rsid w:val="0073423B"/>
    <w:rsid w:val="00744088"/>
    <w:rsid w:val="00744C12"/>
    <w:rsid w:val="00750FCE"/>
    <w:rsid w:val="0076390C"/>
    <w:rsid w:val="00763DD7"/>
    <w:rsid w:val="00791708"/>
    <w:rsid w:val="007B14EB"/>
    <w:rsid w:val="007B4C34"/>
    <w:rsid w:val="00816E29"/>
    <w:rsid w:val="00825C7F"/>
    <w:rsid w:val="00847ABC"/>
    <w:rsid w:val="00847D9D"/>
    <w:rsid w:val="0085178F"/>
    <w:rsid w:val="008845B0"/>
    <w:rsid w:val="008A699A"/>
    <w:rsid w:val="008B5654"/>
    <w:rsid w:val="008D5DDE"/>
    <w:rsid w:val="008F5817"/>
    <w:rsid w:val="00904085"/>
    <w:rsid w:val="009170B4"/>
    <w:rsid w:val="00963D70"/>
    <w:rsid w:val="00981918"/>
    <w:rsid w:val="00981C07"/>
    <w:rsid w:val="009B6475"/>
    <w:rsid w:val="009B64EF"/>
    <w:rsid w:val="009E0653"/>
    <w:rsid w:val="00A01386"/>
    <w:rsid w:val="00A50D58"/>
    <w:rsid w:val="00A549AF"/>
    <w:rsid w:val="00A554DB"/>
    <w:rsid w:val="00A62D78"/>
    <w:rsid w:val="00A87208"/>
    <w:rsid w:val="00A90E2F"/>
    <w:rsid w:val="00AA3F03"/>
    <w:rsid w:val="00AC10FE"/>
    <w:rsid w:val="00AC1477"/>
    <w:rsid w:val="00AC3994"/>
    <w:rsid w:val="00AD2AFB"/>
    <w:rsid w:val="00AF493F"/>
    <w:rsid w:val="00AF61E3"/>
    <w:rsid w:val="00B0043B"/>
    <w:rsid w:val="00B077FE"/>
    <w:rsid w:val="00B142F6"/>
    <w:rsid w:val="00B369DB"/>
    <w:rsid w:val="00B46C90"/>
    <w:rsid w:val="00B46E58"/>
    <w:rsid w:val="00B64C7D"/>
    <w:rsid w:val="00BA3E31"/>
    <w:rsid w:val="00C234B9"/>
    <w:rsid w:val="00C24752"/>
    <w:rsid w:val="00C326FE"/>
    <w:rsid w:val="00C552E8"/>
    <w:rsid w:val="00C57197"/>
    <w:rsid w:val="00C94618"/>
    <w:rsid w:val="00CA2E21"/>
    <w:rsid w:val="00CF0EAC"/>
    <w:rsid w:val="00CF1894"/>
    <w:rsid w:val="00D04AF6"/>
    <w:rsid w:val="00D075F4"/>
    <w:rsid w:val="00D73D7D"/>
    <w:rsid w:val="00D941CC"/>
    <w:rsid w:val="00DA41A9"/>
    <w:rsid w:val="00DC016C"/>
    <w:rsid w:val="00DC3903"/>
    <w:rsid w:val="00DC4E17"/>
    <w:rsid w:val="00DD0FB6"/>
    <w:rsid w:val="00DF2823"/>
    <w:rsid w:val="00E06444"/>
    <w:rsid w:val="00E122F5"/>
    <w:rsid w:val="00E168C2"/>
    <w:rsid w:val="00E35866"/>
    <w:rsid w:val="00E468A5"/>
    <w:rsid w:val="00E47263"/>
    <w:rsid w:val="00E8218A"/>
    <w:rsid w:val="00E9295A"/>
    <w:rsid w:val="00EA1738"/>
    <w:rsid w:val="00EA3916"/>
    <w:rsid w:val="00EA773F"/>
    <w:rsid w:val="00EC2A75"/>
    <w:rsid w:val="00EE3E0E"/>
    <w:rsid w:val="00EF5CFB"/>
    <w:rsid w:val="00F54901"/>
    <w:rsid w:val="00F571CB"/>
    <w:rsid w:val="00F76822"/>
    <w:rsid w:val="00F96EB6"/>
    <w:rsid w:val="00FA491C"/>
    <w:rsid w:val="00FA4A2F"/>
    <w:rsid w:val="00FC6680"/>
    <w:rsid w:val="00FE72A9"/>
    <w:rsid w:val="00FE7D98"/>
    <w:rsid w:val="00FF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016C"/>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2545</TotalTime>
  <Pages>22</Pages>
  <Words>21803</Words>
  <Characters>124278</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Sabrina McNew</cp:lastModifiedBy>
  <cp:revision>31</cp:revision>
  <dcterms:created xsi:type="dcterms:W3CDTF">2024-02-26T21:08:00Z</dcterms:created>
  <dcterms:modified xsi:type="dcterms:W3CDTF">2025-03-11T20:02:00Z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id="E4arUSdd"/&gt;&lt;style id="http://www.zotero.org/styles/apa" locale="en-US" hasBibliography="1" bibliographyStyleHasBeenSet="1"/&gt;&lt;prefs&gt;&lt;pref name="fieldType" value="Field"/&gt;&lt;/prefs&gt;&lt;/data&gt;</vt:lpwstr>
  </property>
</Properties>
</file>
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1B20B" w14:textId="60A964E4" w:rsidR="00604E25" w:rsidRDefault="00604E25" w:rsidP="005E166B">
      <w:pPr>
        <w:jc w:val="center"/>
        <w:rPr>
          <w:ins w:id="0" w:author="Danny Jackson (Student)" w:date="2025-06-04T08:38:00Z" w16du:dateUtc="2025-06-04T15:38:00Z"/>
          <w:bCs/>
        </w:rPr>
      </w:pPr>
      <w:bookmarkStart w:id="1" w:name="_Hlk192494371"/>
      <w:ins w:id="2" w:author="Danny Jackson (Student)" w:date="2025-06-04T08:39:00Z" w16du:dateUtc="2025-06-04T15:39:00Z">
        <w:r>
          <w:rPr>
            <w:bCs/>
          </w:rPr>
          <w:t>Parallel Urban Evolution o</w:t>
        </w:r>
      </w:ins>
      <w:ins w:id="3" w:author="Danny Jackson (Student)" w:date="2025-06-04T10:06:00Z" w16du:dateUtc="2025-06-04T17:06:00Z">
        <w:r w:rsidR="004F46E9">
          <w:rPr>
            <w:bCs/>
          </w:rPr>
          <w:t>f</w:t>
        </w:r>
      </w:ins>
      <w:ins w:id="4" w:author="Danny Jackson (Student)" w:date="2025-06-04T08:39:00Z" w16du:dateUtc="2025-06-04T15:39:00Z">
        <w:r>
          <w:rPr>
            <w:bCs/>
          </w:rPr>
          <w:t xml:space="preserve"> Neurological and Muscle</w:t>
        </w:r>
      </w:ins>
      <w:ins w:id="5" w:author="Danny Jackson (Student)" w:date="2025-06-08T12:21:00Z" w16du:dateUtc="2025-06-08T19:21:00Z">
        <w:r w:rsidR="003E038C">
          <w:rPr>
            <w:bCs/>
          </w:rPr>
          <w:t xml:space="preserve"> Development</w:t>
        </w:r>
      </w:ins>
      <w:ins w:id="6" w:author="Danny Jackson (Student)" w:date="2025-06-04T08:40:00Z" w16du:dateUtc="2025-06-04T15:40:00Z">
        <w:r>
          <w:rPr>
            <w:bCs/>
          </w:rPr>
          <w:t xml:space="preserve"> Genes </w:t>
        </w:r>
      </w:ins>
      <w:ins w:id="7" w:author="Danny Jackson (Student)" w:date="2025-06-04T10:07:00Z" w16du:dateUtc="2025-06-04T17:07:00Z">
        <w:r w:rsidR="004F46E9">
          <w:rPr>
            <w:bCs/>
          </w:rPr>
          <w:t>in Songbirds</w:t>
        </w:r>
      </w:ins>
    </w:p>
    <w:p w14:paraId="3326BECF" w14:textId="6CCA058B" w:rsidR="00EA3916" w:rsidDel="00604E25" w:rsidRDefault="00EA3916" w:rsidP="005E166B">
      <w:pPr>
        <w:jc w:val="center"/>
        <w:rPr>
          <w:del w:id="8" w:author="Danny Jackson (Student)" w:date="2025-06-04T08:40:00Z" w16du:dateUtc="2025-06-04T15:40:00Z"/>
          <w:bCs/>
        </w:rPr>
      </w:pPr>
      <w:del w:id="9" w:author="Danny Jackson (Student)" w:date="2025-06-04T08:40:00Z" w16du:dateUtc="2025-06-04T15:40:00Z">
        <w:r w:rsidDel="00604E25">
          <w:rPr>
            <w:bCs/>
          </w:rPr>
          <w:delText>Comparative Urban Evolution in Two Closely Related Desert Songbirds, Northern Cardinals and Pyrrhuloxia</w:delText>
        </w:r>
      </w:del>
    </w:p>
    <w:p w14:paraId="57F96AA2" w14:textId="77777777" w:rsidR="006C4BC6" w:rsidRDefault="006C4BC6" w:rsidP="005E166B">
      <w:pPr>
        <w:rPr>
          <w:b/>
          <w:u w:val="single"/>
        </w:rPr>
      </w:pPr>
    </w:p>
    <w:p w14:paraId="0FB666B2" w14:textId="77777777" w:rsidR="00847ABC" w:rsidRPr="000A5E4B" w:rsidRDefault="0085178F" w:rsidP="005E166B">
      <w:pPr>
        <w:rPr>
          <w:b/>
          <w:u w:val="single"/>
        </w:rPr>
      </w:pPr>
      <w:r w:rsidRPr="000A5E4B">
        <w:rPr>
          <w:b/>
          <w:u w:val="single"/>
        </w:rPr>
        <w:t>Authors</w:t>
      </w:r>
    </w:p>
    <w:p w14:paraId="17E608E7" w14:textId="1ED12F95" w:rsidR="0085178F" w:rsidRPr="00CA2E21" w:rsidRDefault="0085178F" w:rsidP="005E166B">
      <w:pPr>
        <w:rPr>
          <w:bCs/>
        </w:rPr>
      </w:pPr>
      <w:r w:rsidRPr="000A5E4B">
        <w:rPr>
          <w:bCs/>
        </w:rPr>
        <w:t>Danny Jackson</w:t>
      </w:r>
      <w:r w:rsidR="000A5E4B" w:rsidRPr="000A5E4B">
        <w:rPr>
          <w:bCs/>
          <w:vertAlign w:val="superscript"/>
        </w:rPr>
        <w:t>1</w:t>
      </w:r>
      <w:ins w:id="10" w:author="Danny Jackson (Student)" w:date="2025-06-07T12:18:00Z" w16du:dateUtc="2025-06-07T19:18:00Z">
        <w:r w:rsidR="00FA2995">
          <w:rPr>
            <w:bCs/>
            <w:vertAlign w:val="superscript"/>
          </w:rPr>
          <w:t>,2</w:t>
        </w:r>
      </w:ins>
      <w:r w:rsidRPr="000A5E4B">
        <w:rPr>
          <w:bCs/>
        </w:rPr>
        <w:t xml:space="preserve">, </w:t>
      </w:r>
      <w:r w:rsidR="00CA2E21">
        <w:rPr>
          <w:bCs/>
        </w:rPr>
        <w:t>Sabrina McNew</w:t>
      </w:r>
      <w:r w:rsidR="00CA2E21" w:rsidRPr="000A5E4B">
        <w:rPr>
          <w:bCs/>
          <w:vertAlign w:val="superscript"/>
        </w:rPr>
        <w:t>1</w:t>
      </w:r>
      <w:r w:rsidR="00CA2E21">
        <w:rPr>
          <w:bCs/>
        </w:rPr>
        <w:t>, S</w:t>
      </w:r>
      <w:r w:rsidRPr="000A5E4B">
        <w:rPr>
          <w:bCs/>
        </w:rPr>
        <w:t>cott Taylor</w:t>
      </w:r>
      <w:ins w:id="11" w:author="Danny Jackson (Student)" w:date="2025-06-07T12:18:00Z" w16du:dateUtc="2025-06-07T19:18:00Z">
        <w:r w:rsidR="00FA2995">
          <w:rPr>
            <w:bCs/>
            <w:vertAlign w:val="superscript"/>
          </w:rPr>
          <w:t>3</w:t>
        </w:r>
      </w:ins>
      <w:del w:id="12" w:author="Danny Jackson (Student)" w:date="2025-06-07T12:18:00Z" w16du:dateUtc="2025-06-07T19:18:00Z">
        <w:r w:rsidR="000A5E4B" w:rsidRPr="000A5E4B" w:rsidDel="00FA2995">
          <w:rPr>
            <w:bCs/>
            <w:vertAlign w:val="superscript"/>
          </w:rPr>
          <w:delText>2</w:delText>
        </w:r>
      </w:del>
      <w:r w:rsidRPr="000A5E4B">
        <w:rPr>
          <w:bCs/>
        </w:rPr>
        <w:t>, Kevin McGraw</w:t>
      </w:r>
      <w:del w:id="13" w:author="Danny Jackson (Student)" w:date="2025-06-07T12:17:00Z" w16du:dateUtc="2025-06-07T19:17:00Z">
        <w:r w:rsidR="00CA2E21" w:rsidDel="00FA2995">
          <w:rPr>
            <w:bCs/>
            <w:vertAlign w:val="superscript"/>
          </w:rPr>
          <w:delText>3</w:delText>
        </w:r>
      </w:del>
      <w:ins w:id="14" w:author="Danny Jackson (Student)" w:date="2025-06-07T12:17:00Z" w16du:dateUtc="2025-06-07T19:17:00Z">
        <w:r w:rsidR="00FA2995">
          <w:rPr>
            <w:bCs/>
            <w:vertAlign w:val="superscript"/>
          </w:rPr>
          <w:t>2,</w:t>
        </w:r>
      </w:ins>
      <w:ins w:id="15" w:author="Danny Jackson (Student)" w:date="2025-06-07T12:18:00Z" w16du:dateUtc="2025-06-07T19:18:00Z">
        <w:r w:rsidR="00FA2995">
          <w:rPr>
            <w:bCs/>
            <w:vertAlign w:val="superscript"/>
          </w:rPr>
          <w:t>4</w:t>
        </w:r>
      </w:ins>
      <w:r w:rsidR="00CA2E21">
        <w:rPr>
          <w:bCs/>
        </w:rPr>
        <w:t xml:space="preserve">, </w:t>
      </w:r>
    </w:p>
    <w:p w14:paraId="0DB909DD" w14:textId="19BDD318" w:rsidR="000A5E4B" w:rsidRDefault="00CA2E21" w:rsidP="005E166B">
      <w:pPr>
        <w:pStyle w:val="ListParagraph"/>
        <w:numPr>
          <w:ilvl w:val="0"/>
          <w:numId w:val="12"/>
        </w:numPr>
        <w:rPr>
          <w:ins w:id="16" w:author="Danny Jackson (Student)" w:date="2025-06-07T12:18:00Z" w16du:dateUtc="2025-06-07T19:18:00Z"/>
          <w:rFonts w:ascii="Times New Roman" w:hAnsi="Times New Roman" w:cs="Times New Roman"/>
          <w:bCs/>
        </w:rPr>
      </w:pPr>
      <w:r>
        <w:rPr>
          <w:rFonts w:ascii="Times New Roman" w:hAnsi="Times New Roman" w:cs="Times New Roman"/>
          <w:bCs/>
        </w:rPr>
        <w:t>University of Arizona</w:t>
      </w:r>
    </w:p>
    <w:p w14:paraId="40E1FE14" w14:textId="37227A13" w:rsidR="00FA2995" w:rsidRPr="000A5E4B" w:rsidRDefault="00FA2995" w:rsidP="005E166B">
      <w:pPr>
        <w:pStyle w:val="ListParagraph"/>
        <w:numPr>
          <w:ilvl w:val="0"/>
          <w:numId w:val="12"/>
        </w:numPr>
        <w:rPr>
          <w:rFonts w:ascii="Times New Roman" w:hAnsi="Times New Roman" w:cs="Times New Roman"/>
          <w:bCs/>
        </w:rPr>
      </w:pPr>
      <w:ins w:id="17" w:author="Danny Jackson (Student)" w:date="2025-06-07T12:18:00Z" w16du:dateUtc="2025-06-07T19:18:00Z">
        <w:r>
          <w:rPr>
            <w:rFonts w:ascii="Times New Roman" w:hAnsi="Times New Roman" w:cs="Times New Roman"/>
            <w:bCs/>
          </w:rPr>
          <w:t>Arizona State University</w:t>
        </w:r>
      </w:ins>
    </w:p>
    <w:p w14:paraId="54CE5C1E" w14:textId="291540F0" w:rsidR="000A5E4B" w:rsidRDefault="000A5E4B" w:rsidP="005E166B">
      <w:pPr>
        <w:pStyle w:val="ListParagraph"/>
        <w:numPr>
          <w:ilvl w:val="0"/>
          <w:numId w:val="12"/>
        </w:numPr>
        <w:rPr>
          <w:rFonts w:ascii="Times New Roman" w:hAnsi="Times New Roman" w:cs="Times New Roman"/>
          <w:bCs/>
        </w:rPr>
      </w:pPr>
      <w:r w:rsidRPr="000A5E4B">
        <w:rPr>
          <w:rFonts w:ascii="Times New Roman" w:hAnsi="Times New Roman" w:cs="Times New Roman"/>
          <w:bCs/>
        </w:rPr>
        <w:t>University of Colorado Boulder</w:t>
      </w:r>
    </w:p>
    <w:p w14:paraId="1B1289D2" w14:textId="73D0E31B" w:rsidR="00CA2E21" w:rsidRDefault="00CA2E21" w:rsidP="005E166B">
      <w:pPr>
        <w:pStyle w:val="ListParagraph"/>
        <w:numPr>
          <w:ilvl w:val="0"/>
          <w:numId w:val="12"/>
        </w:numPr>
        <w:rPr>
          <w:rFonts w:ascii="Times New Roman" w:hAnsi="Times New Roman" w:cs="Times New Roman"/>
          <w:bCs/>
        </w:rPr>
      </w:pPr>
      <w:r>
        <w:rPr>
          <w:rFonts w:ascii="Times New Roman" w:hAnsi="Times New Roman" w:cs="Times New Roman"/>
          <w:bCs/>
        </w:rPr>
        <w:t>Michigan State University</w:t>
      </w:r>
    </w:p>
    <w:p w14:paraId="6DF5A293" w14:textId="45B1CB62" w:rsidR="00934DF3" w:rsidRDefault="000A5E4B" w:rsidP="005E166B">
      <w:pPr>
        <w:rPr>
          <w:bCs/>
        </w:rPr>
      </w:pPr>
      <w:r>
        <w:rPr>
          <w:bCs/>
        </w:rPr>
        <w:t xml:space="preserve">*Corresponding author. Email: </w:t>
      </w:r>
      <w:hyperlink r:id="rId5" w:history="1">
        <w:r w:rsidR="00934DF3" w:rsidRPr="00F45366">
          <w:rPr>
            <w:rStyle w:val="Hyperlink"/>
            <w:bCs/>
          </w:rPr>
          <w:t>dannyjackson@arizona.edu</w:t>
        </w:r>
      </w:hyperlink>
    </w:p>
    <w:p w14:paraId="4FB700C7" w14:textId="77777777" w:rsidR="00934DF3" w:rsidRDefault="00934DF3">
      <w:pPr>
        <w:rPr>
          <w:bCs/>
        </w:rPr>
      </w:pPr>
    </w:p>
    <w:p w14:paraId="6B59475E" w14:textId="77777777" w:rsidR="00177E81" w:rsidRDefault="00934DF3">
      <w:pPr>
        <w:rPr>
          <w:ins w:id="18" w:author="Danny Jackson (Student)" w:date="2025-06-09T20:32:00Z" w16du:dateUtc="2025-06-10T03:32:00Z"/>
          <w:b/>
          <w:u w:val="single"/>
        </w:rPr>
      </w:pPr>
      <w:r>
        <w:rPr>
          <w:b/>
          <w:u w:val="single"/>
        </w:rPr>
        <w:t>Acknowledgements</w:t>
      </w:r>
    </w:p>
    <w:p w14:paraId="304EBF23" w14:textId="15C7EF8B" w:rsidR="00177E81" w:rsidRDefault="00177E81" w:rsidP="00177E81">
      <w:pPr>
        <w:rPr>
          <w:ins w:id="19" w:author="Danny Jackson (Student)" w:date="2025-06-09T20:34:00Z" w16du:dateUtc="2025-06-10T03:34:00Z"/>
          <w:bCs/>
        </w:rPr>
      </w:pPr>
      <w:ins w:id="20" w:author="Danny Jackson (Student)" w:date="2025-06-09T20:32:00Z">
        <w:r w:rsidRPr="00177E81">
          <w:rPr>
            <w:bCs/>
          </w:rPr>
          <w:t xml:space="preserve">Thank you to everyone in the Tucson community who allowed me to perform this work at their residence, including Ursula Basinger, Patti Caldwell, Cathy Crockett, Dave Crockett, Sadie Crockett, Janel Feierabend, Scott Feierabend, Dee Fife, John Fife, Bob </w:t>
        </w:r>
        <w:proofErr w:type="spellStart"/>
        <w:r w:rsidRPr="00177E81">
          <w:rPr>
            <w:bCs/>
          </w:rPr>
          <w:t>Hernbrode</w:t>
        </w:r>
        <w:proofErr w:type="spellEnd"/>
        <w:r w:rsidRPr="00177E81">
          <w:rPr>
            <w:bCs/>
          </w:rPr>
          <w:t xml:space="preserve">, Chuck Houy, Marge Houy, Clifford Hunt, Deborah Jassem, Marge Kesler, Marjorie King, Margaret </w:t>
        </w:r>
        <w:proofErr w:type="spellStart"/>
        <w:r w:rsidRPr="00177E81">
          <w:rPr>
            <w:bCs/>
          </w:rPr>
          <w:t>Kurzius</w:t>
        </w:r>
        <w:proofErr w:type="spellEnd"/>
        <w:r w:rsidRPr="00177E81">
          <w:rPr>
            <w:bCs/>
          </w:rPr>
          <w:t xml:space="preserve">-Spencer, Sandra Lawrence, Peter Laylin, Sara Liberty- </w:t>
        </w:r>
        <w:proofErr w:type="spellStart"/>
        <w:r w:rsidRPr="00177E81">
          <w:rPr>
            <w:bCs/>
          </w:rPr>
          <w:t>Layin</w:t>
        </w:r>
        <w:proofErr w:type="spellEnd"/>
        <w:r w:rsidRPr="00177E81">
          <w:rPr>
            <w:bCs/>
          </w:rPr>
          <w:t xml:space="preserve">, Mike Liening, Karen McWhirter, Noah Mickey-Colman, Jacob Mickey-Colman, Gordon Nuttall, Pat O'Brian, Dianne Rogers, Michael Rossetti, Anna Rottenstein, Denise Siano-Ferens, Paul </w:t>
        </w:r>
        <w:proofErr w:type="spellStart"/>
        <w:r w:rsidRPr="00177E81">
          <w:rPr>
            <w:bCs/>
          </w:rPr>
          <w:t>Sistowicz</w:t>
        </w:r>
        <w:proofErr w:type="spellEnd"/>
        <w:r w:rsidRPr="00177E81">
          <w:rPr>
            <w:bCs/>
          </w:rPr>
          <w:t xml:space="preserve">, Ellen Sosin, Peggy Steffens, Jim Steinman, Deb Turski, Karen Vandergrift, Pam </w:t>
        </w:r>
        <w:proofErr w:type="spellStart"/>
        <w:r w:rsidRPr="00177E81">
          <w:rPr>
            <w:bCs/>
          </w:rPr>
          <w:t>VandeWater</w:t>
        </w:r>
        <w:proofErr w:type="spellEnd"/>
        <w:r w:rsidRPr="00177E81">
          <w:rPr>
            <w:bCs/>
          </w:rPr>
          <w:t xml:space="preserve">, Bill Walther, Lonnie Workman, Mark Wright, Kelsey Yule, Jim Yule, and Susanne Yule. Thank you to the Tucson Audubon Society, Sabino Canyon Volunteer Naturalists, Pam Jackson, Cathy Crockett, Pam </w:t>
        </w:r>
        <w:proofErr w:type="spellStart"/>
        <w:r w:rsidRPr="00177E81">
          <w:rPr>
            <w:bCs/>
          </w:rPr>
          <w:t>VandeWater</w:t>
        </w:r>
        <w:proofErr w:type="spellEnd"/>
        <w:r w:rsidRPr="00177E81">
          <w:rPr>
            <w:bCs/>
          </w:rPr>
          <w:t>, and Kelsey Yule for setting the foundation for this community network</w:t>
        </w:r>
      </w:ins>
      <w:ins w:id="21" w:author="Danny Jackson (Student)" w:date="2025-06-09T20:33:00Z" w16du:dateUtc="2025-06-10T03:33:00Z">
        <w:r>
          <w:rPr>
            <w:bCs/>
          </w:rPr>
          <w:t>.</w:t>
        </w:r>
      </w:ins>
      <w:ins w:id="22" w:author="Danny Jackson (Student)" w:date="2025-06-09T20:32:00Z">
        <w:r w:rsidRPr="00177E81">
          <w:rPr>
            <w:bCs/>
          </w:rPr>
          <w:t xml:space="preserve"> </w:t>
        </w:r>
      </w:ins>
      <w:ins w:id="23" w:author="Danny Jackson (Student)" w:date="2025-06-09T20:33:00Z" w16du:dateUtc="2025-06-10T03:33:00Z">
        <w:r>
          <w:rPr>
            <w:bCs/>
          </w:rPr>
          <w:t>T</w:t>
        </w:r>
      </w:ins>
      <w:ins w:id="24" w:author="Danny Jackson (Student)" w:date="2025-06-09T20:32:00Z">
        <w:r w:rsidRPr="00177E81">
          <w:rPr>
            <w:bCs/>
          </w:rPr>
          <w:t xml:space="preserve">hank you to the University of Washington Burke Museum, and the Museum of Southwestern Biology for providing access to </w:t>
        </w:r>
        <w:r w:rsidRPr="00177E81">
          <w:rPr>
            <w:bCs/>
            <w:i/>
            <w:iCs/>
          </w:rPr>
          <w:t xml:space="preserve">Cardinalis </w:t>
        </w:r>
        <w:r w:rsidRPr="00177E81">
          <w:rPr>
            <w:bCs/>
          </w:rPr>
          <w:t>tissues, especially Sharon Birks</w:t>
        </w:r>
      </w:ins>
      <w:ins w:id="25" w:author="Danny Jackson (Student)" w:date="2025-06-09T20:33:00Z" w16du:dateUtc="2025-06-10T03:33:00Z">
        <w:r>
          <w:rPr>
            <w:bCs/>
          </w:rPr>
          <w:t xml:space="preserve"> and </w:t>
        </w:r>
      </w:ins>
      <w:ins w:id="26" w:author="Danny Jackson (Student)" w:date="2025-06-09T20:32:00Z">
        <w:r w:rsidRPr="00177E81">
          <w:rPr>
            <w:bCs/>
          </w:rPr>
          <w:t>Christopher Witt</w:t>
        </w:r>
      </w:ins>
      <w:ins w:id="27" w:author="Danny Jackson (Student)" w:date="2025-06-09T20:34:00Z" w16du:dateUtc="2025-06-10T03:34:00Z">
        <w:r>
          <w:rPr>
            <w:bCs/>
          </w:rPr>
          <w:t>.</w:t>
        </w:r>
      </w:ins>
    </w:p>
    <w:p w14:paraId="7B2B62D1" w14:textId="05AE7F7B" w:rsidR="00177E81" w:rsidRPr="00177E81" w:rsidRDefault="00177E81" w:rsidP="00177E81">
      <w:pPr>
        <w:spacing w:before="100" w:beforeAutospacing="1" w:after="100" w:afterAutospacing="1"/>
        <w:rPr>
          <w:ins w:id="28" w:author="Danny Jackson (Student)" w:date="2025-06-09T20:34:00Z" w16du:dateUtc="2025-06-10T03:34:00Z"/>
          <w:rFonts w:eastAsia="Times New Roman"/>
        </w:rPr>
      </w:pPr>
      <w:ins w:id="29" w:author="Danny Jackson (Student)" w:date="2025-06-09T20:34:00Z" w16du:dateUtc="2025-06-10T03:34:00Z">
        <w:r w:rsidRPr="00177E81">
          <w:rPr>
            <w:rFonts w:ascii="TimesNewRomanPSMT" w:eastAsia="Times New Roman" w:hAnsi="TimesNewRomanPSMT"/>
          </w:rPr>
          <w:t xml:space="preserve">Thank you </w:t>
        </w:r>
        <w:r>
          <w:rPr>
            <w:rFonts w:ascii="TimesNewRomanPSMT" w:eastAsia="Times New Roman" w:hAnsi="TimesNewRomanPSMT"/>
          </w:rPr>
          <w:t>to</w:t>
        </w:r>
        <w:r w:rsidRPr="00177E81">
          <w:rPr>
            <w:rFonts w:ascii="TimesNewRomanPSMT" w:eastAsia="Times New Roman" w:hAnsi="TimesNewRomanPSMT"/>
          </w:rPr>
          <w:t xml:space="preserve"> the American Ornithological Society </w:t>
        </w:r>
        <w:proofErr w:type="spellStart"/>
        <w:r w:rsidRPr="00177E81">
          <w:rPr>
            <w:rFonts w:ascii="TimesNewRomanPSMT" w:eastAsia="Times New Roman" w:hAnsi="TimesNewRomanPSMT"/>
          </w:rPr>
          <w:t>Bleitz</w:t>
        </w:r>
        <w:proofErr w:type="spellEnd"/>
        <w:r w:rsidRPr="00177E81">
          <w:rPr>
            <w:rFonts w:ascii="TimesNewRomanPSMT" w:eastAsia="Times New Roman" w:hAnsi="TimesNewRomanPSMT"/>
          </w:rPr>
          <w:t xml:space="preserve"> Research Award</w:t>
        </w:r>
      </w:ins>
      <w:ins w:id="30" w:author="Danny Jackson (Student)" w:date="2025-06-09T20:35:00Z" w16du:dateUtc="2025-06-10T03:35:00Z">
        <w:r>
          <w:rPr>
            <w:rFonts w:ascii="TimesNewRomanPSMT" w:eastAsia="Times New Roman" w:hAnsi="TimesNewRomanPSMT"/>
          </w:rPr>
          <w:t>,</w:t>
        </w:r>
      </w:ins>
      <w:ins w:id="31" w:author="Danny Jackson (Student)" w:date="2025-06-09T20:34:00Z" w16du:dateUtc="2025-06-10T03:34:00Z">
        <w:r>
          <w:rPr>
            <w:rFonts w:ascii="TimesNewRomanPSMT" w:eastAsia="Times New Roman" w:hAnsi="TimesNewRomanPSMT"/>
          </w:rPr>
          <w:t xml:space="preserve"> </w:t>
        </w:r>
        <w:r w:rsidRPr="00177E81">
          <w:rPr>
            <w:rFonts w:ascii="TimesNewRomanPSMT" w:eastAsia="Times New Roman" w:hAnsi="TimesNewRomanPSMT"/>
          </w:rPr>
          <w:t>ASU Graduate and Professional Student Association</w:t>
        </w:r>
      </w:ins>
      <w:ins w:id="32" w:author="Danny Jackson (Student)" w:date="2025-06-09T20:35:00Z" w16du:dateUtc="2025-06-10T03:35:00Z">
        <w:r>
          <w:rPr>
            <w:rFonts w:ascii="TimesNewRomanPSMT" w:eastAsia="Times New Roman" w:hAnsi="TimesNewRomanPSMT"/>
          </w:rPr>
          <w:t>, and the ASU Chapter of Sigma Xi</w:t>
        </w:r>
      </w:ins>
      <w:ins w:id="33" w:author="Danny Jackson (Student)" w:date="2025-06-09T20:34:00Z" w16du:dateUtc="2025-06-10T03:34:00Z">
        <w:r>
          <w:rPr>
            <w:rFonts w:ascii="TimesNewRomanPSMT" w:eastAsia="Times New Roman" w:hAnsi="TimesNewRomanPSMT"/>
          </w:rPr>
          <w:t xml:space="preserve"> for providing funding </w:t>
        </w:r>
      </w:ins>
      <w:ins w:id="34" w:author="Danny Jackson (Student)" w:date="2025-06-09T20:35:00Z" w16du:dateUtc="2025-06-10T03:35:00Z">
        <w:r>
          <w:rPr>
            <w:rFonts w:ascii="TimesNewRomanPSMT" w:eastAsia="Times New Roman" w:hAnsi="TimesNewRomanPSMT"/>
          </w:rPr>
          <w:t>for this work</w:t>
        </w:r>
      </w:ins>
      <w:ins w:id="35" w:author="Danny Jackson (Student)" w:date="2025-06-09T20:34:00Z" w16du:dateUtc="2025-06-10T03:34:00Z">
        <w:r>
          <w:rPr>
            <w:rFonts w:ascii="TimesNewRomanPSMT" w:eastAsia="Times New Roman" w:hAnsi="TimesNewRomanPSMT"/>
          </w:rPr>
          <w:t>.</w:t>
        </w:r>
      </w:ins>
    </w:p>
    <w:p w14:paraId="07B794D3" w14:textId="77777777" w:rsidR="00177E81" w:rsidRPr="00177E81" w:rsidRDefault="00177E81" w:rsidP="00177E81">
      <w:pPr>
        <w:rPr>
          <w:ins w:id="36" w:author="Danny Jackson (Student)" w:date="2025-06-09T20:32:00Z"/>
          <w:bCs/>
        </w:rPr>
      </w:pPr>
    </w:p>
    <w:p w14:paraId="7D5C1BCC" w14:textId="298B982A" w:rsidR="00934DF3" w:rsidRDefault="00934DF3">
      <w:pPr>
        <w:rPr>
          <w:bCs/>
        </w:rPr>
      </w:pPr>
      <w:r>
        <w:rPr>
          <w:bCs/>
        </w:rPr>
        <w:br w:type="page"/>
      </w:r>
    </w:p>
    <w:p w14:paraId="5F65852C" w14:textId="77777777" w:rsidR="0085178F" w:rsidRPr="000A5E4B" w:rsidRDefault="0085178F" w:rsidP="005E166B">
      <w:pPr>
        <w:rPr>
          <w:b/>
          <w:bCs/>
          <w:u w:val="single"/>
          <w:lang w:val="en"/>
        </w:rPr>
      </w:pPr>
      <w:r w:rsidRPr="000A5E4B">
        <w:rPr>
          <w:b/>
          <w:bCs/>
          <w:u w:val="single"/>
          <w:lang w:val="en"/>
        </w:rPr>
        <w:lastRenderedPageBreak/>
        <w:t>Abstract</w:t>
      </w:r>
    </w:p>
    <w:p w14:paraId="24448963" w14:textId="0DE3D8E0" w:rsidR="00CA2E21" w:rsidRDefault="0085178F" w:rsidP="00934DF3">
      <w:pPr>
        <w:ind w:firstLine="720"/>
        <w:rPr>
          <w:bCs/>
          <w:lang w:val="en"/>
        </w:rPr>
      </w:pPr>
      <w:del w:id="37" w:author="Danny Jackson (Student)" w:date="2025-06-04T12:55:00Z" w16du:dateUtc="2025-06-04T19:55:00Z">
        <w:r w:rsidRPr="006D2868" w:rsidDel="006A7BA9">
          <w:rPr>
            <w:bCs/>
            <w:lang w:val="en"/>
          </w:rPr>
          <w:delText xml:space="preserve">Urbanization </w:delText>
        </w:r>
      </w:del>
      <w:ins w:id="38" w:author="Danny Jackson (Student)" w:date="2025-06-04T12:55:00Z" w16du:dateUtc="2025-06-04T19:55:00Z">
        <w:r w:rsidR="006A7BA9">
          <w:rPr>
            <w:bCs/>
            <w:lang w:val="en"/>
          </w:rPr>
          <w:t>Human activities</w:t>
        </w:r>
        <w:r w:rsidR="006A7BA9" w:rsidRPr="006D2868">
          <w:rPr>
            <w:bCs/>
            <w:lang w:val="en"/>
          </w:rPr>
          <w:t xml:space="preserve"> </w:t>
        </w:r>
      </w:ins>
      <w:r w:rsidRPr="006D2868">
        <w:rPr>
          <w:bCs/>
          <w:lang w:val="en"/>
        </w:rPr>
        <w:t>ha</w:t>
      </w:r>
      <w:ins w:id="39" w:author="Danny Jackson (Student)" w:date="2025-06-04T12:55:00Z" w16du:dateUtc="2025-06-04T19:55:00Z">
        <w:r w:rsidR="006A7BA9">
          <w:rPr>
            <w:bCs/>
            <w:lang w:val="en"/>
          </w:rPr>
          <w:t>ve</w:t>
        </w:r>
      </w:ins>
      <w:del w:id="40" w:author="Danny Jackson (Student)" w:date="2025-06-04T12:55:00Z" w16du:dateUtc="2025-06-04T19:55:00Z">
        <w:r w:rsidRPr="006D2868" w:rsidDel="006A7BA9">
          <w:rPr>
            <w:bCs/>
            <w:lang w:val="en"/>
          </w:rPr>
          <w:delText>s</w:delText>
        </w:r>
      </w:del>
      <w:r w:rsidRPr="006D2868">
        <w:rPr>
          <w:bCs/>
          <w:lang w:val="en"/>
        </w:rPr>
        <w:t xml:space="preserve"> reshaped ecosystems globally and has created new selective regimes to which wild animals must adapt if they are to persist in the new </w:t>
      </w:r>
      <w:r w:rsidR="00934DF3">
        <w:rPr>
          <w:bCs/>
          <w:lang w:val="en"/>
        </w:rPr>
        <w:t>landscape</w:t>
      </w:r>
      <w:r w:rsidRPr="006D2868">
        <w:rPr>
          <w:bCs/>
          <w:lang w:val="en"/>
        </w:rPr>
        <w:t xml:space="preserve">. </w:t>
      </w:r>
      <w:del w:id="41" w:author="Danny Jackson (Student)" w:date="2025-06-04T12:54:00Z" w16du:dateUtc="2025-06-04T19:54:00Z">
        <w:r w:rsidR="008F5817" w:rsidDel="006A7BA9">
          <w:rPr>
            <w:bCs/>
            <w:lang w:val="en"/>
          </w:rPr>
          <w:delText>U</w:delText>
        </w:r>
        <w:r w:rsidRPr="006D2868" w:rsidDel="006A7BA9">
          <w:rPr>
            <w:bCs/>
            <w:lang w:val="en"/>
          </w:rPr>
          <w:delText xml:space="preserve">rbanization </w:delText>
        </w:r>
      </w:del>
      <w:ins w:id="42" w:author="Danny Jackson (Student)" w:date="2025-06-04T12:55:00Z" w16du:dateUtc="2025-06-04T19:55:00Z">
        <w:r w:rsidR="006A7BA9">
          <w:rPr>
            <w:bCs/>
            <w:lang w:val="en"/>
          </w:rPr>
          <w:t>Urban landscapes</w:t>
        </w:r>
      </w:ins>
      <w:ins w:id="43" w:author="Danny Jackson (Student)" w:date="2025-06-04T12:54:00Z" w16du:dateUtc="2025-06-04T19:54:00Z">
        <w:r w:rsidR="006A7BA9" w:rsidRPr="006D2868">
          <w:rPr>
            <w:bCs/>
            <w:lang w:val="en"/>
          </w:rPr>
          <w:t xml:space="preserve"> </w:t>
        </w:r>
      </w:ins>
      <w:r w:rsidRPr="006D2868">
        <w:rPr>
          <w:bCs/>
          <w:lang w:val="en"/>
        </w:rPr>
        <w:t>present</w:t>
      </w:r>
      <w:ins w:id="44" w:author="Danny Jackson (Student)" w:date="2025-06-04T12:55:00Z" w16du:dateUtc="2025-06-04T19:55:00Z">
        <w:r w:rsidR="006A7BA9">
          <w:rPr>
            <w:bCs/>
            <w:lang w:val="en"/>
          </w:rPr>
          <w:t xml:space="preserve"> wildlife with</w:t>
        </w:r>
      </w:ins>
      <w:del w:id="45" w:author="Danny Jackson (Student)" w:date="2025-06-04T12:55:00Z" w16du:dateUtc="2025-06-04T19:55:00Z">
        <w:r w:rsidRPr="006D2868" w:rsidDel="006A7BA9">
          <w:rPr>
            <w:bCs/>
            <w:lang w:val="en"/>
          </w:rPr>
          <w:delText>s</w:delText>
        </w:r>
      </w:del>
      <w:ins w:id="46" w:author="Danny Jackson (Student)" w:date="2025-06-04T12:55:00Z" w16du:dateUtc="2025-06-04T19:55:00Z">
        <w:r w:rsidR="006A7BA9">
          <w:rPr>
            <w:bCs/>
            <w:lang w:val="en"/>
          </w:rPr>
          <w:t xml:space="preserve"> </w:t>
        </w:r>
      </w:ins>
      <w:del w:id="47" w:author="Danny Jackson (Student)" w:date="2025-06-04T12:55:00Z" w16du:dateUtc="2025-06-04T19:55:00Z">
        <w:r w:rsidRPr="006D2868" w:rsidDel="006A7BA9">
          <w:rPr>
            <w:bCs/>
            <w:lang w:val="en"/>
          </w:rPr>
          <w:delText xml:space="preserve"> a variety of </w:delText>
        </w:r>
      </w:del>
      <w:del w:id="48" w:author="Danny Jackson (Student)" w:date="2025-06-04T12:56:00Z" w16du:dateUtc="2025-06-04T19:56:00Z">
        <w:r w:rsidRPr="006D2868" w:rsidDel="006A7BA9">
          <w:rPr>
            <w:bCs/>
            <w:lang w:val="en"/>
          </w:rPr>
          <w:delText xml:space="preserve">additional </w:delText>
        </w:r>
      </w:del>
      <w:r w:rsidRPr="006D2868">
        <w:rPr>
          <w:bCs/>
          <w:lang w:val="en"/>
        </w:rPr>
        <w:t>novel challenges</w:t>
      </w:r>
      <w:ins w:id="49" w:author="Danny Jackson (Student)" w:date="2025-06-04T12:56:00Z" w16du:dateUtc="2025-06-04T19:56:00Z">
        <w:r w:rsidR="006A7BA9">
          <w:rPr>
            <w:bCs/>
            <w:lang w:val="en"/>
          </w:rPr>
          <w:t xml:space="preserve"> that are consistent across cities</w:t>
        </w:r>
      </w:ins>
      <w:r w:rsidRPr="006D2868">
        <w:rPr>
          <w:bCs/>
          <w:lang w:val="en"/>
        </w:rPr>
        <w:t xml:space="preserve"> (e.g. artificial light at night, noise pollution, novel resource distributions, etc.)</w:t>
      </w:r>
      <w:del w:id="50" w:author="Danny Jackson (Student)" w:date="2025-06-04T12:56:00Z" w16du:dateUtc="2025-06-04T19:56:00Z">
        <w:r w:rsidRPr="006D2868" w:rsidDel="006A7BA9">
          <w:rPr>
            <w:bCs/>
            <w:lang w:val="en"/>
          </w:rPr>
          <w:delText xml:space="preserve"> that may </w:delText>
        </w:r>
        <w:r w:rsidR="008F5817" w:rsidDel="006A7BA9">
          <w:rPr>
            <w:bCs/>
            <w:lang w:val="en"/>
          </w:rPr>
          <w:delText>affect native taxa</w:delText>
        </w:r>
      </w:del>
      <w:r w:rsidRPr="006D2868">
        <w:rPr>
          <w:bCs/>
          <w:lang w:val="en"/>
        </w:rPr>
        <w:t>.</w:t>
      </w:r>
      <w:r w:rsidR="008F5817">
        <w:rPr>
          <w:bCs/>
          <w:lang w:val="en"/>
        </w:rPr>
        <w:t xml:space="preserve"> </w:t>
      </w:r>
      <w:r w:rsidR="00934DF3">
        <w:rPr>
          <w:bCs/>
          <w:lang w:val="en"/>
        </w:rPr>
        <w:t xml:space="preserve">Birds respond to urbanization through </w:t>
      </w:r>
      <w:ins w:id="51" w:author="Danny Jackson (Student)" w:date="2025-06-04T13:06:00Z" w16du:dateUtc="2025-06-04T20:06:00Z">
        <w:r w:rsidR="00756492">
          <w:rPr>
            <w:bCs/>
            <w:lang w:val="en"/>
          </w:rPr>
          <w:t xml:space="preserve">parallel </w:t>
        </w:r>
      </w:ins>
      <w:r w:rsidR="00934DF3">
        <w:rPr>
          <w:bCs/>
          <w:lang w:val="en"/>
        </w:rPr>
        <w:t xml:space="preserve">evolutionary changes </w:t>
      </w:r>
      <w:r w:rsidR="008F5817" w:rsidRPr="006D2868">
        <w:rPr>
          <w:bCs/>
          <w:lang w:val="en"/>
        </w:rPr>
        <w:t>in</w:t>
      </w:r>
      <w:del w:id="52" w:author="Danny Jackson (Student)" w:date="2025-06-04T13:06:00Z" w16du:dateUtc="2025-06-04T20:06:00Z">
        <w:r w:rsidR="008F5817" w:rsidRPr="006D2868" w:rsidDel="00756492">
          <w:rPr>
            <w:bCs/>
            <w:lang w:val="en"/>
          </w:rPr>
          <w:delText xml:space="preserve"> behavior,</w:delText>
        </w:r>
      </w:del>
      <w:r w:rsidR="008F5817" w:rsidRPr="006D2868">
        <w:rPr>
          <w:bCs/>
          <w:lang w:val="en"/>
        </w:rPr>
        <w:t xml:space="preserve"> </w:t>
      </w:r>
      <w:del w:id="53" w:author="Danny Jackson (Student)" w:date="2025-06-04T13:06:00Z" w16du:dateUtc="2025-06-04T20:06:00Z">
        <w:r w:rsidR="008F5817" w:rsidRPr="006D2868" w:rsidDel="00756492">
          <w:rPr>
            <w:bCs/>
            <w:lang w:val="en"/>
          </w:rPr>
          <w:delText>cognition, and immune function</w:delText>
        </w:r>
        <w:r w:rsidR="00934DF3" w:rsidDel="00756492">
          <w:rPr>
            <w:bCs/>
            <w:lang w:val="en"/>
          </w:rPr>
          <w:delText xml:space="preserve"> with parallel changes</w:delText>
        </w:r>
      </w:del>
      <w:ins w:id="54" w:author="Danny Jackson (Student)" w:date="2025-06-04T13:06:00Z" w16du:dateUtc="2025-06-04T20:06:00Z">
        <w:r w:rsidR="00756492">
          <w:rPr>
            <w:bCs/>
            <w:lang w:val="en"/>
          </w:rPr>
          <w:t>neurological genes</w:t>
        </w:r>
      </w:ins>
      <w:r w:rsidR="00934DF3">
        <w:rPr>
          <w:bCs/>
          <w:lang w:val="en"/>
        </w:rPr>
        <w:t xml:space="preserve"> within taxa across multiple cities. The extent of parallel evolution across taxa and ecologies is unknown, and s</w:t>
      </w:r>
      <w:r w:rsidRPr="006D2868">
        <w:rPr>
          <w:bCs/>
          <w:lang w:val="en"/>
        </w:rPr>
        <w:t xml:space="preserve">tudies of </w:t>
      </w:r>
      <w:r w:rsidR="00847D9D" w:rsidRPr="006D2868">
        <w:rPr>
          <w:bCs/>
          <w:lang w:val="en"/>
        </w:rPr>
        <w:t>closely related</w:t>
      </w:r>
      <w:r w:rsidRPr="006D2868">
        <w:rPr>
          <w:bCs/>
          <w:lang w:val="en"/>
        </w:rPr>
        <w:t xml:space="preserve"> sympatric species </w:t>
      </w:r>
      <w:r w:rsidR="00934DF3">
        <w:rPr>
          <w:bCs/>
          <w:lang w:val="en"/>
        </w:rPr>
        <w:t>can provide new insights into interspecific trends in urban evolution</w:t>
      </w:r>
      <w:r w:rsidRPr="006D2868">
        <w:rPr>
          <w:bCs/>
          <w:lang w:val="en"/>
        </w:rPr>
        <w:t>. Here we analyzed whole genome sequences of northern cardinals (</w:t>
      </w:r>
      <w:r w:rsidRPr="006D2868">
        <w:rPr>
          <w:bCs/>
          <w:i/>
          <w:iCs/>
          <w:lang w:val="en"/>
        </w:rPr>
        <w:t>Cardinalis cardinalis</w:t>
      </w:r>
      <w:r w:rsidRPr="006D2868">
        <w:rPr>
          <w:bCs/>
          <w:lang w:val="en"/>
        </w:rPr>
        <w:t>) and pyrrhuloxia (</w:t>
      </w:r>
      <w:r w:rsidRPr="006D2868">
        <w:rPr>
          <w:bCs/>
          <w:i/>
          <w:iCs/>
          <w:lang w:val="en"/>
        </w:rPr>
        <w:t xml:space="preserve">C. </w:t>
      </w:r>
      <w:proofErr w:type="spellStart"/>
      <w:r w:rsidRPr="006D2868">
        <w:rPr>
          <w:bCs/>
          <w:i/>
          <w:iCs/>
          <w:lang w:val="en"/>
        </w:rPr>
        <w:t>sinuatus</w:t>
      </w:r>
      <w:proofErr w:type="spellEnd"/>
      <w:r w:rsidRPr="006D2868">
        <w:rPr>
          <w:bCs/>
          <w:lang w:val="en"/>
        </w:rPr>
        <w:t xml:space="preserve">) from urban and rural areas of Arizona, USA to test for the presence of urban-related parallel evolution. </w:t>
      </w:r>
      <w:ins w:id="55" w:author="Danny Jackson (Student)" w:date="2025-06-08T12:22:00Z" w16du:dateUtc="2025-06-08T19:22:00Z">
        <w:r w:rsidR="003E038C">
          <w:rPr>
            <w:bCs/>
            <w:lang w:val="en"/>
          </w:rPr>
          <w:t xml:space="preserve">We compare candidate gene lists from these two taxa with published datasets of urban-selected genes in burrowing owls </w:t>
        </w:r>
      </w:ins>
      <w:ins w:id="56" w:author="Danny Jackson (Student)" w:date="2025-06-08T12:23:00Z" w16du:dateUtc="2025-06-08T19:23:00Z">
        <w:r w:rsidR="003E038C">
          <w:rPr>
            <w:bCs/>
            <w:lang w:val="en"/>
          </w:rPr>
          <w:t>(</w:t>
        </w:r>
        <w:r w:rsidR="003E038C" w:rsidRPr="00EA3916">
          <w:rPr>
            <w:bCs/>
            <w:i/>
            <w:iCs/>
            <w:lang w:val="en"/>
          </w:rPr>
          <w:t xml:space="preserve">Athene </w:t>
        </w:r>
        <w:proofErr w:type="spellStart"/>
        <w:r w:rsidR="003E038C" w:rsidRPr="00EA3916">
          <w:rPr>
            <w:bCs/>
            <w:i/>
            <w:iCs/>
            <w:lang w:val="en"/>
          </w:rPr>
          <w:t>cunicularia</w:t>
        </w:r>
        <w:proofErr w:type="spellEnd"/>
        <w:r w:rsidR="003E038C">
          <w:rPr>
            <w:bCs/>
            <w:lang w:val="en"/>
          </w:rPr>
          <w:t xml:space="preserve">) </w:t>
        </w:r>
      </w:ins>
      <w:ins w:id="57" w:author="Danny Jackson (Student)" w:date="2025-06-08T12:22:00Z" w16du:dateUtc="2025-06-08T19:22:00Z">
        <w:r w:rsidR="003E038C">
          <w:rPr>
            <w:bCs/>
            <w:lang w:val="en"/>
          </w:rPr>
          <w:t>and great tits (</w:t>
        </w:r>
        <w:r w:rsidR="003E038C">
          <w:rPr>
            <w:bCs/>
            <w:i/>
            <w:iCs/>
            <w:lang w:val="en"/>
          </w:rPr>
          <w:t>Parus major</w:t>
        </w:r>
        <w:r w:rsidR="003E038C">
          <w:rPr>
            <w:bCs/>
            <w:lang w:val="en"/>
          </w:rPr>
          <w:t xml:space="preserve">). </w:t>
        </w:r>
      </w:ins>
      <w:ins w:id="58" w:author="Danny Jackson (Student)" w:date="2025-06-04T11:27:00Z" w16du:dateUtc="2025-06-04T18:27:00Z">
        <w:r w:rsidR="002D6E55">
          <w:rPr>
            <w:bCs/>
            <w:lang w:val="en"/>
          </w:rPr>
          <w:t>We demonstrate evidence of parallel selection on the s</w:t>
        </w:r>
      </w:ins>
      <w:ins w:id="59" w:author="Danny Jackson (Student)" w:date="2025-06-04T11:28:00Z" w16du:dateUtc="2025-06-04T18:28:00Z">
        <w:r w:rsidR="002D6E55">
          <w:rPr>
            <w:bCs/>
            <w:lang w:val="en"/>
          </w:rPr>
          <w:t xml:space="preserve">ame genes across four avian taxa in response to urbanization, </w:t>
        </w:r>
      </w:ins>
      <w:ins w:id="60" w:author="Danny Jackson (Student)" w:date="2025-06-04T11:45:00Z" w16du:dateUtc="2025-06-04T18:45:00Z">
        <w:r w:rsidR="00AA3905">
          <w:rPr>
            <w:bCs/>
            <w:lang w:val="en"/>
          </w:rPr>
          <w:t xml:space="preserve">many of which affect </w:t>
        </w:r>
      </w:ins>
      <w:ins w:id="61" w:author="Danny Jackson (Student)" w:date="2025-06-04T11:46:00Z" w16du:dateUtc="2025-06-04T18:46:00Z">
        <w:r w:rsidR="00AA3905">
          <w:rPr>
            <w:bCs/>
            <w:lang w:val="en"/>
          </w:rPr>
          <w:t xml:space="preserve">the </w:t>
        </w:r>
      </w:ins>
      <w:ins w:id="62" w:author="Danny Jackson (Student)" w:date="2025-06-04T13:06:00Z" w16du:dateUtc="2025-06-04T20:06:00Z">
        <w:r w:rsidR="00756492">
          <w:rPr>
            <w:bCs/>
            <w:lang w:val="en"/>
          </w:rPr>
          <w:t>function a</w:t>
        </w:r>
      </w:ins>
      <w:ins w:id="63" w:author="Danny Jackson (Student)" w:date="2025-06-04T13:07:00Z" w16du:dateUtc="2025-06-04T20:07:00Z">
        <w:r w:rsidR="00756492">
          <w:rPr>
            <w:bCs/>
            <w:lang w:val="en"/>
          </w:rPr>
          <w:t xml:space="preserve">nd </w:t>
        </w:r>
      </w:ins>
      <w:ins w:id="64" w:author="Danny Jackson (Student)" w:date="2025-06-04T11:46:00Z" w16du:dateUtc="2025-06-04T18:46:00Z">
        <w:r w:rsidR="00AA3905">
          <w:rPr>
            <w:bCs/>
            <w:lang w:val="en"/>
          </w:rPr>
          <w:t>development of neurological and muscular tissues. Additionally, w</w:t>
        </w:r>
      </w:ins>
      <w:del w:id="65" w:author="Danny Jackson (Student)" w:date="2025-06-04T11:46:00Z" w16du:dateUtc="2025-06-04T18:46:00Z">
        <w:r w:rsidR="00847D9D" w:rsidDel="00AA3905">
          <w:rPr>
            <w:bCs/>
            <w:lang w:val="en"/>
          </w:rPr>
          <w:delText>W</w:delText>
        </w:r>
      </w:del>
      <w:r w:rsidR="00847D9D">
        <w:rPr>
          <w:bCs/>
          <w:lang w:val="en"/>
        </w:rPr>
        <w:t>e identified genes</w:t>
      </w:r>
      <w:ins w:id="66" w:author="Danny Jackson (Student)" w:date="2025-06-04T11:47:00Z" w16du:dateUtc="2025-06-04T18:47:00Z">
        <w:r w:rsidR="00AA3905">
          <w:rPr>
            <w:bCs/>
            <w:lang w:val="en"/>
          </w:rPr>
          <w:t xml:space="preserve"> that have experienced selection in the urban environment</w:t>
        </w:r>
      </w:ins>
      <w:r w:rsidR="00847D9D">
        <w:rPr>
          <w:bCs/>
          <w:lang w:val="en"/>
        </w:rPr>
        <w:t xml:space="preserve"> involved in </w:t>
      </w:r>
      <w:del w:id="67" w:author="Danny Jackson (Student)" w:date="2025-06-04T11:46:00Z" w16du:dateUtc="2025-06-04T18:46:00Z">
        <w:r w:rsidR="00847D9D" w:rsidDel="00AA3905">
          <w:rPr>
            <w:bCs/>
            <w:lang w:val="en"/>
          </w:rPr>
          <w:delText xml:space="preserve">neural function, muscle development, </w:delText>
        </w:r>
      </w:del>
      <w:r w:rsidR="00825C7F">
        <w:rPr>
          <w:bCs/>
          <w:lang w:val="en"/>
        </w:rPr>
        <w:t>blood physiology</w:t>
      </w:r>
      <w:del w:id="68" w:author="Danny Jackson (Student)" w:date="2025-06-04T11:46:00Z" w16du:dateUtc="2025-06-04T18:46:00Z">
        <w:r w:rsidR="00825C7F" w:rsidDel="00AA3905">
          <w:rPr>
            <w:bCs/>
            <w:lang w:val="en"/>
          </w:rPr>
          <w:delText>,</w:delText>
        </w:r>
      </w:del>
      <w:r w:rsidR="00825C7F">
        <w:rPr>
          <w:bCs/>
          <w:lang w:val="en"/>
        </w:rPr>
        <w:t xml:space="preserve"> </w:t>
      </w:r>
      <w:r w:rsidR="00847D9D">
        <w:rPr>
          <w:bCs/>
          <w:lang w:val="en"/>
        </w:rPr>
        <w:t xml:space="preserve">and immune function across both </w:t>
      </w:r>
      <w:ins w:id="69" w:author="Danny Jackson (Student)" w:date="2025-06-04T11:46:00Z" w16du:dateUtc="2025-06-04T18:46:00Z">
        <w:r w:rsidR="00AA3905">
          <w:rPr>
            <w:bCs/>
            <w:lang w:val="en"/>
          </w:rPr>
          <w:t xml:space="preserve">cardinal </w:t>
        </w:r>
      </w:ins>
      <w:r w:rsidR="00847D9D">
        <w:rPr>
          <w:bCs/>
          <w:lang w:val="en"/>
        </w:rPr>
        <w:t>species</w:t>
      </w:r>
      <w:del w:id="70" w:author="Danny Jackson (Student)" w:date="2025-06-04T11:47:00Z" w16du:dateUtc="2025-06-04T18:47:00Z">
        <w:r w:rsidR="00847D9D" w:rsidDel="00AA3905">
          <w:rPr>
            <w:bCs/>
            <w:lang w:val="en"/>
          </w:rPr>
          <w:delText xml:space="preserve"> </w:delText>
        </w:r>
      </w:del>
      <w:del w:id="71" w:author="Danny Jackson (Student)" w:date="2025-06-04T11:46:00Z" w16du:dateUtc="2025-06-04T18:46:00Z">
        <w:r w:rsidR="00847D9D" w:rsidDel="00AA3905">
          <w:rPr>
            <w:bCs/>
            <w:lang w:val="en"/>
          </w:rPr>
          <w:delText>that appear to have undergone urban selection</w:delText>
        </w:r>
      </w:del>
      <w:r w:rsidR="00847D9D">
        <w:rPr>
          <w:bCs/>
          <w:lang w:val="en"/>
        </w:rPr>
        <w:t xml:space="preserve">. </w:t>
      </w:r>
      <w:del w:id="72" w:author="Danny Jackson (Student)" w:date="2025-06-04T11:47:00Z" w16du:dateUtc="2025-06-04T18:47:00Z">
        <w:r w:rsidR="00847D9D" w:rsidDel="00AA3905">
          <w:rPr>
            <w:bCs/>
            <w:lang w:val="en"/>
          </w:rPr>
          <w:delText xml:space="preserve">We demonstrate evidence of parallel urban selection on the same genes in both cardinal species and between our focal species and </w:delText>
        </w:r>
        <w:r w:rsidR="00825C7F" w:rsidDel="00AA3905">
          <w:rPr>
            <w:bCs/>
            <w:lang w:val="en"/>
          </w:rPr>
          <w:delText xml:space="preserve">two other </w:delText>
        </w:r>
        <w:r w:rsidR="00847D9D" w:rsidDel="00AA3905">
          <w:rPr>
            <w:bCs/>
            <w:lang w:val="en"/>
          </w:rPr>
          <w:delText xml:space="preserve">avian taxa in the literature. </w:delText>
        </w:r>
      </w:del>
      <w:r w:rsidR="00847D9D">
        <w:rPr>
          <w:bCs/>
          <w:lang w:val="en"/>
        </w:rPr>
        <w:t>Our findings emphasize th</w:t>
      </w:r>
      <w:ins w:id="73" w:author="Danny Jackson (Student)" w:date="2025-06-04T13:07:00Z" w16du:dateUtc="2025-06-04T20:07:00Z">
        <w:r w:rsidR="00756492">
          <w:rPr>
            <w:bCs/>
            <w:lang w:val="en"/>
          </w:rPr>
          <w:t>at adaptation to anthropogenic change is repeatable in some respects but often dependent on</w:t>
        </w:r>
      </w:ins>
      <w:ins w:id="74" w:author="Danny Jackson (Student)" w:date="2025-06-04T13:08:00Z" w16du:dateUtc="2025-06-04T20:08:00Z">
        <w:r w:rsidR="00756492">
          <w:rPr>
            <w:bCs/>
            <w:lang w:val="en"/>
          </w:rPr>
          <w:t xml:space="preserve"> unique features of the focal species.</w:t>
        </w:r>
      </w:ins>
      <w:del w:id="75" w:author="Danny Jackson (Student)" w:date="2025-06-04T13:07:00Z" w16du:dateUtc="2025-06-04T20:07:00Z">
        <w:r w:rsidR="00847D9D" w:rsidDel="00756492">
          <w:rPr>
            <w:bCs/>
            <w:lang w:val="en"/>
          </w:rPr>
          <w:delText>e novel dynamics of behavior, energetics, and immune challenges faced by native species in a rapidly urbanizing world.</w:delText>
        </w:r>
      </w:del>
    </w:p>
    <w:p w14:paraId="591AA0AA" w14:textId="77777777" w:rsidR="00CA2E21" w:rsidRDefault="00CA2E21" w:rsidP="005E166B">
      <w:pPr>
        <w:ind w:firstLine="720"/>
        <w:rPr>
          <w:bCs/>
          <w:lang w:val="en"/>
        </w:rPr>
      </w:pPr>
    </w:p>
    <w:p w14:paraId="2CC82A53" w14:textId="77777777" w:rsidR="00934DF3" w:rsidRDefault="00934DF3">
      <w:pPr>
        <w:rPr>
          <w:ins w:id="76" w:author="Danny Jackson (Student)" w:date="2025-06-04T15:14:00Z" w16du:dateUtc="2025-06-04T22:14:00Z"/>
          <w:b/>
          <w:u w:val="single"/>
          <w:lang w:val="en"/>
        </w:rPr>
      </w:pPr>
      <w:r>
        <w:rPr>
          <w:b/>
          <w:u w:val="single"/>
          <w:lang w:val="en"/>
        </w:rPr>
        <w:t>Key words:</w:t>
      </w:r>
    </w:p>
    <w:p w14:paraId="068F51A8" w14:textId="32429A1F" w:rsidR="00F242EC" w:rsidRPr="00F242EC" w:rsidRDefault="00F242EC">
      <w:pPr>
        <w:rPr>
          <w:bCs/>
          <w:lang w:val="en"/>
          <w:rPrChange w:id="77" w:author="Danny Jackson (Student)" w:date="2025-06-04T15:14:00Z" w16du:dateUtc="2025-06-04T22:14:00Z">
            <w:rPr>
              <w:b/>
              <w:u w:val="single"/>
              <w:lang w:val="en"/>
            </w:rPr>
          </w:rPrChange>
        </w:rPr>
      </w:pPr>
      <w:ins w:id="78" w:author="Danny Jackson (Student)" w:date="2025-06-04T15:14:00Z" w16du:dateUtc="2025-06-04T22:14:00Z">
        <w:r>
          <w:rPr>
            <w:bCs/>
            <w:lang w:val="en"/>
          </w:rPr>
          <w:t>Evolution, urbanization, anthropogenic, genomic, parallel evolution</w:t>
        </w:r>
      </w:ins>
    </w:p>
    <w:p w14:paraId="7A2FA345" w14:textId="77777777" w:rsidR="00934DF3" w:rsidRDefault="00934DF3">
      <w:pPr>
        <w:rPr>
          <w:b/>
          <w:u w:val="single"/>
          <w:lang w:val="en"/>
        </w:rPr>
      </w:pPr>
    </w:p>
    <w:p w14:paraId="48CB3C8B" w14:textId="246A5929" w:rsidR="00847D9D" w:rsidRDefault="00934DF3">
      <w:pPr>
        <w:rPr>
          <w:bCs/>
          <w:lang w:val="en"/>
        </w:rPr>
      </w:pPr>
      <w:r>
        <w:rPr>
          <w:b/>
          <w:u w:val="single"/>
          <w:lang w:val="en"/>
        </w:rPr>
        <w:t>Lay summary:</w:t>
      </w:r>
      <w:r w:rsidR="00847D9D">
        <w:rPr>
          <w:bCs/>
          <w:lang w:val="en"/>
        </w:rPr>
        <w:br w:type="page"/>
      </w:r>
    </w:p>
    <w:p w14:paraId="6D191A15" w14:textId="70DF7CFF" w:rsidR="0085178F" w:rsidRPr="006D2868" w:rsidRDefault="0085178F" w:rsidP="00FE72A9">
      <w:pPr>
        <w:spacing w:line="480" w:lineRule="auto"/>
        <w:rPr>
          <w:b/>
          <w:bCs/>
          <w:u w:val="single"/>
          <w:lang w:val="en"/>
        </w:rPr>
      </w:pPr>
      <w:r w:rsidRPr="006D2868">
        <w:rPr>
          <w:b/>
          <w:bCs/>
          <w:u w:val="single"/>
          <w:lang w:val="en"/>
        </w:rPr>
        <w:lastRenderedPageBreak/>
        <w:t>Introduction</w:t>
      </w:r>
    </w:p>
    <w:p w14:paraId="4B2D280B" w14:textId="6F52D4D4" w:rsidR="00EA3916" w:rsidRDefault="00536B35" w:rsidP="00536B35">
      <w:pPr>
        <w:spacing w:line="480" w:lineRule="auto"/>
        <w:ind w:firstLine="720"/>
        <w:rPr>
          <w:bCs/>
          <w:lang w:val="en"/>
        </w:rPr>
      </w:pPr>
      <w:ins w:id="79" w:author="Danny Jackson (Student)" w:date="2025-06-04T16:50:00Z" w16du:dateUtc="2025-06-04T23:50:00Z">
        <w:r>
          <w:rPr>
            <w:bCs/>
            <w:lang w:val="en"/>
          </w:rPr>
          <w:t xml:space="preserve">Ecological disturbances from human activities are </w:t>
        </w:r>
      </w:ins>
      <w:del w:id="80" w:author="Danny Jackson (Student)" w:date="2025-06-04T16:50:00Z" w16du:dateUtc="2025-06-04T23:50:00Z">
        <w:r w:rsidR="0085178F" w:rsidRPr="006D2868" w:rsidDel="00536B35">
          <w:rPr>
            <w:bCs/>
            <w:lang w:val="en"/>
          </w:rPr>
          <w:delText xml:space="preserve">Urbanization </w:delText>
        </w:r>
      </w:del>
      <w:r w:rsidR="0085178F" w:rsidRPr="006D2868">
        <w:rPr>
          <w:bCs/>
          <w:lang w:val="en"/>
        </w:rPr>
        <w:t>reshap</w:t>
      </w:r>
      <w:ins w:id="81" w:author="Danny Jackson (Student)" w:date="2025-06-04T16:50:00Z" w16du:dateUtc="2025-06-04T23:50:00Z">
        <w:r>
          <w:rPr>
            <w:bCs/>
            <w:lang w:val="en"/>
          </w:rPr>
          <w:t>ing</w:t>
        </w:r>
      </w:ins>
      <w:del w:id="82" w:author="Danny Jackson (Student)" w:date="2025-06-04T16:50:00Z" w16du:dateUtc="2025-06-04T23:50:00Z">
        <w:r w:rsidR="0085178F" w:rsidRPr="006D2868" w:rsidDel="00536B35">
          <w:rPr>
            <w:bCs/>
            <w:lang w:val="en"/>
          </w:rPr>
          <w:delText>e</w:delText>
        </w:r>
        <w:r w:rsidR="00934DF3" w:rsidDel="00536B35">
          <w:rPr>
            <w:bCs/>
            <w:lang w:val="en"/>
          </w:rPr>
          <w:delText>s</w:delText>
        </w:r>
      </w:del>
      <w:r w:rsidR="0085178F" w:rsidRPr="006D2868">
        <w:rPr>
          <w:bCs/>
          <w:lang w:val="en"/>
        </w:rPr>
        <w:t xml:space="preserve"> natural selective environments and creat</w:t>
      </w:r>
      <w:ins w:id="83" w:author="Danny Jackson (Student)" w:date="2025-06-04T16:50:00Z" w16du:dateUtc="2025-06-04T23:50:00Z">
        <w:r>
          <w:rPr>
            <w:bCs/>
            <w:lang w:val="en"/>
          </w:rPr>
          <w:t xml:space="preserve">ing </w:t>
        </w:r>
      </w:ins>
      <w:del w:id="84" w:author="Danny Jackson (Student)" w:date="2025-06-04T16:50:00Z" w16du:dateUtc="2025-06-04T23:50:00Z">
        <w:r w:rsidR="0085178F" w:rsidRPr="006D2868" w:rsidDel="00536B35">
          <w:rPr>
            <w:bCs/>
            <w:lang w:val="en"/>
          </w:rPr>
          <w:delText>e</w:delText>
        </w:r>
        <w:r w:rsidR="00934DF3" w:rsidDel="00536B35">
          <w:rPr>
            <w:bCs/>
            <w:lang w:val="en"/>
          </w:rPr>
          <w:delText>s</w:delText>
        </w:r>
        <w:r w:rsidR="0085178F" w:rsidRPr="006D2868" w:rsidDel="00536B35">
          <w:rPr>
            <w:bCs/>
            <w:lang w:val="en"/>
          </w:rPr>
          <w:delText xml:space="preserve"> </w:delText>
        </w:r>
      </w:del>
      <w:r w:rsidR="0085178F" w:rsidRPr="006D2868">
        <w:rPr>
          <w:bCs/>
          <w:lang w:val="en"/>
        </w:rPr>
        <w:t>novel challenges for wild species</w:t>
      </w:r>
      <w:ins w:id="85" w:author="Danny Jackson (Student)" w:date="2025-06-04T16:50:00Z" w16du:dateUtc="2025-06-04T23:50:00Z">
        <w:r>
          <w:rPr>
            <w:bCs/>
            <w:lang w:val="en"/>
          </w:rPr>
          <w:t xml:space="preserve"> in </w:t>
        </w:r>
      </w:ins>
      <w:ins w:id="86" w:author="Danny Jackson (Student)" w:date="2025-06-04T16:52:00Z" w16du:dateUtc="2025-06-04T23:52:00Z">
        <w:r>
          <w:rPr>
            <w:bCs/>
            <w:lang w:val="en"/>
          </w:rPr>
          <w:t>diverse</w:t>
        </w:r>
      </w:ins>
      <w:ins w:id="87" w:author="Danny Jackson (Student)" w:date="2025-06-04T16:50:00Z" w16du:dateUtc="2025-06-04T23:50:00Z">
        <w:r>
          <w:rPr>
            <w:bCs/>
            <w:lang w:val="en"/>
          </w:rPr>
          <w:t xml:space="preserve"> environments throughout the world</w:t>
        </w:r>
      </w:ins>
      <w:r w:rsidR="0085178F" w:rsidRPr="006D2868">
        <w:rPr>
          <w:bCs/>
          <w:lang w:val="en"/>
        </w:rPr>
        <w:t>.</w:t>
      </w:r>
      <w:del w:id="88" w:author="Danny Jackson (Student)" w:date="2025-06-04T16:50:00Z" w16du:dateUtc="2025-06-04T23:50:00Z">
        <w:r w:rsidR="0085178F" w:rsidRPr="006D2868" w:rsidDel="00536B35">
          <w:rPr>
            <w:bCs/>
            <w:lang w:val="en"/>
          </w:rPr>
          <w:delText xml:space="preserve"> </w:delText>
        </w:r>
      </w:del>
      <w:del w:id="89" w:author="Danny Jackson (Student)" w:date="2025-06-04T15:38:00Z" w16du:dateUtc="2025-06-04T22:38:00Z">
        <w:r w:rsidR="00934DF3" w:rsidDel="009D6CB0">
          <w:rPr>
            <w:bCs/>
            <w:lang w:val="en"/>
          </w:rPr>
          <w:delText>Urban landscapes</w:delText>
        </w:r>
      </w:del>
      <w:del w:id="90" w:author="Danny Jackson (Student)" w:date="2025-06-04T16:50:00Z" w16du:dateUtc="2025-06-04T23:50:00Z">
        <w:r w:rsidR="00934DF3" w:rsidDel="00536B35">
          <w:rPr>
            <w:bCs/>
            <w:lang w:val="en"/>
          </w:rPr>
          <w:delText xml:space="preserve"> are characterized by novelty, </w:delText>
        </w:r>
        <w:r w:rsidR="00515936" w:rsidDel="00536B35">
          <w:rPr>
            <w:bCs/>
            <w:lang w:val="en"/>
          </w:rPr>
          <w:delText>including</w:delText>
        </w:r>
        <w:r w:rsidR="00934DF3" w:rsidDel="00536B35">
          <w:rPr>
            <w:bCs/>
            <w:lang w:val="en"/>
          </w:rPr>
          <w:delText xml:space="preserve"> new sounds, pollutants, predators, and food sources</w:delText>
        </w:r>
        <w:r w:rsidR="00515936" w:rsidDel="00536B35">
          <w:rPr>
            <w:bCs/>
            <w:lang w:val="en"/>
          </w:rPr>
          <w:delText xml:space="preserve"> to which animals must adapt (CITE)</w:delText>
        </w:r>
        <w:r w:rsidR="00934DF3" w:rsidDel="00536B35">
          <w:rPr>
            <w:bCs/>
            <w:lang w:val="en"/>
          </w:rPr>
          <w:delText>.</w:delText>
        </w:r>
      </w:del>
      <w:r w:rsidR="00934DF3">
        <w:rPr>
          <w:bCs/>
          <w:lang w:val="en"/>
        </w:rPr>
        <w:t xml:space="preserve"> </w:t>
      </w:r>
      <w:ins w:id="91" w:author="Danny Jackson (Student)" w:date="2025-06-04T16:54:00Z" w16du:dateUtc="2025-06-04T23:54:00Z">
        <w:r w:rsidR="002E44FF">
          <w:rPr>
            <w:bCs/>
            <w:lang w:val="en"/>
          </w:rPr>
          <w:t>Much of our</w:t>
        </w:r>
      </w:ins>
      <w:ins w:id="92" w:author="Danny Jackson (Student)" w:date="2025-06-04T16:53:00Z" w16du:dateUtc="2025-06-04T23:53:00Z">
        <w:r w:rsidR="002E44FF">
          <w:rPr>
            <w:bCs/>
            <w:lang w:val="en"/>
          </w:rPr>
          <w:t xml:space="preserve"> understanding of the effects of human activities on </w:t>
        </w:r>
      </w:ins>
      <w:ins w:id="93" w:author="Danny Jackson (Student)" w:date="2025-06-04T16:55:00Z" w16du:dateUtc="2025-06-04T23:55:00Z">
        <w:r w:rsidR="002E44FF">
          <w:rPr>
            <w:bCs/>
            <w:lang w:val="en"/>
          </w:rPr>
          <w:t>avian</w:t>
        </w:r>
      </w:ins>
      <w:ins w:id="94" w:author="Danny Jackson (Student)" w:date="2025-06-04T16:54:00Z" w16du:dateUtc="2025-06-04T23:54:00Z">
        <w:r w:rsidR="002E44FF">
          <w:rPr>
            <w:bCs/>
            <w:lang w:val="en"/>
          </w:rPr>
          <w:t xml:space="preserve"> evolution comes from studies of only a few species, and understanding the extent to which</w:t>
        </w:r>
      </w:ins>
      <w:ins w:id="95" w:author="Danny Jackson (Student)" w:date="2025-06-04T16:55:00Z" w16du:dateUtc="2025-06-04T23:55:00Z">
        <w:r w:rsidR="002E44FF">
          <w:rPr>
            <w:bCs/>
            <w:lang w:val="en"/>
          </w:rPr>
          <w:t xml:space="preserve"> evolutionary patterns can be extended to different taxa remains an essential question for contemporary wildlife biologists.</w:t>
        </w:r>
      </w:ins>
      <w:ins w:id="96" w:author="Danny Jackson (Student)" w:date="2025-06-04T16:53:00Z" w16du:dateUtc="2025-06-04T23:53:00Z">
        <w:r w:rsidR="002E44FF">
          <w:rPr>
            <w:bCs/>
            <w:lang w:val="en"/>
          </w:rPr>
          <w:t xml:space="preserve"> </w:t>
        </w:r>
      </w:ins>
      <w:ins w:id="97" w:author="Danny Jackson (Student)" w:date="2025-06-04T15:40:00Z" w16du:dateUtc="2025-06-04T22:40:00Z">
        <w:r w:rsidR="009D6CB0">
          <w:rPr>
            <w:bCs/>
            <w:lang w:val="en"/>
          </w:rPr>
          <w:t>S</w:t>
        </w:r>
      </w:ins>
      <w:ins w:id="98" w:author="Danny Jackson (Student)" w:date="2025-06-04T15:39:00Z" w16du:dateUtc="2025-06-04T22:39:00Z">
        <w:r w:rsidR="009D6CB0">
          <w:rPr>
            <w:bCs/>
            <w:lang w:val="en"/>
          </w:rPr>
          <w:t>imilar</w:t>
        </w:r>
      </w:ins>
      <w:ins w:id="99" w:author="Danny Jackson (Student)" w:date="2025-06-04T15:38:00Z" w16du:dateUtc="2025-06-04T22:38:00Z">
        <w:r w:rsidR="009D6CB0">
          <w:rPr>
            <w:bCs/>
            <w:lang w:val="en"/>
          </w:rPr>
          <w:t xml:space="preserve"> environmental disturbances </w:t>
        </w:r>
      </w:ins>
      <w:ins w:id="100" w:author="Danny Jackson (Student)" w:date="2025-06-04T15:40:00Z" w16du:dateUtc="2025-06-04T22:40:00Z">
        <w:r w:rsidR="009D6CB0">
          <w:rPr>
            <w:bCs/>
            <w:lang w:val="en"/>
          </w:rPr>
          <w:t xml:space="preserve">may </w:t>
        </w:r>
      </w:ins>
      <w:ins w:id="101" w:author="Danny Jackson (Student)" w:date="2025-06-04T15:38:00Z" w16du:dateUtc="2025-06-04T22:38:00Z">
        <w:r w:rsidR="009D6CB0">
          <w:rPr>
            <w:bCs/>
            <w:lang w:val="en"/>
          </w:rPr>
          <w:t xml:space="preserve">drive </w:t>
        </w:r>
      </w:ins>
      <w:ins w:id="102" w:author="Danny Jackson (Student)" w:date="2025-06-04T15:39:00Z" w16du:dateUtc="2025-06-04T22:39:00Z">
        <w:r w:rsidR="009D6CB0">
          <w:rPr>
            <w:bCs/>
            <w:lang w:val="en"/>
          </w:rPr>
          <w:t xml:space="preserve">similar patterns of </w:t>
        </w:r>
      </w:ins>
      <w:ins w:id="103" w:author="Danny Jackson (Student)" w:date="2025-06-04T15:38:00Z" w16du:dateUtc="2025-06-04T22:38:00Z">
        <w:r w:rsidR="009D6CB0">
          <w:rPr>
            <w:bCs/>
            <w:lang w:val="en"/>
          </w:rPr>
          <w:t>e</w:t>
        </w:r>
      </w:ins>
      <w:ins w:id="104" w:author="Danny Jackson (Student)" w:date="2025-06-04T15:39:00Z" w16du:dateUtc="2025-06-04T22:39:00Z">
        <w:r w:rsidR="009D6CB0">
          <w:rPr>
            <w:bCs/>
            <w:lang w:val="en"/>
          </w:rPr>
          <w:t>v</w:t>
        </w:r>
      </w:ins>
      <w:ins w:id="105" w:author="Danny Jackson (Student)" w:date="2025-06-04T15:38:00Z" w16du:dateUtc="2025-06-04T22:38:00Z">
        <w:r w:rsidR="009D6CB0">
          <w:rPr>
            <w:bCs/>
            <w:lang w:val="en"/>
          </w:rPr>
          <w:t>ol</w:t>
        </w:r>
      </w:ins>
      <w:ins w:id="106" w:author="Danny Jackson (Student)" w:date="2025-06-04T15:39:00Z" w16du:dateUtc="2025-06-04T22:39:00Z">
        <w:r w:rsidR="009D6CB0">
          <w:rPr>
            <w:bCs/>
            <w:lang w:val="en"/>
          </w:rPr>
          <w:t>ution</w:t>
        </w:r>
      </w:ins>
      <w:ins w:id="107" w:author="Danny Jackson (Student)" w:date="2025-06-04T15:41:00Z" w16du:dateUtc="2025-06-04T22:41:00Z">
        <w:r w:rsidR="009D6CB0">
          <w:rPr>
            <w:bCs/>
            <w:lang w:val="en"/>
          </w:rPr>
          <w:t xml:space="preserve"> in different taxa</w:t>
        </w:r>
      </w:ins>
      <w:ins w:id="108" w:author="Danny Jackson (Student)" w:date="2025-06-04T15:40:00Z" w16du:dateUtc="2025-06-04T22:40:00Z">
        <w:r w:rsidR="009D6CB0">
          <w:rPr>
            <w:bCs/>
            <w:lang w:val="en"/>
          </w:rPr>
          <w:t>, referred to here as parallel evolutionary process</w:t>
        </w:r>
      </w:ins>
      <w:ins w:id="109" w:author="Danny Jackson (Student)" w:date="2025-06-04T16:56:00Z" w16du:dateUtc="2025-06-04T23:56:00Z">
        <w:r w:rsidR="002E44FF">
          <w:rPr>
            <w:bCs/>
            <w:lang w:val="en"/>
          </w:rPr>
          <w:t>es</w:t>
        </w:r>
      </w:ins>
      <w:ins w:id="110" w:author="Danny Jackson (Student)" w:date="2025-06-04T15:39:00Z" w16du:dateUtc="2025-06-04T22:39:00Z">
        <w:r w:rsidR="009D6CB0">
          <w:rPr>
            <w:bCs/>
            <w:lang w:val="en"/>
          </w:rPr>
          <w:t>.</w:t>
        </w:r>
      </w:ins>
      <w:ins w:id="111" w:author="Danny Jackson (Student)" w:date="2025-06-04T15:40:00Z" w16du:dateUtc="2025-06-04T22:40:00Z">
        <w:r w:rsidR="009D6CB0">
          <w:rPr>
            <w:bCs/>
            <w:lang w:val="en"/>
          </w:rPr>
          <w:t xml:space="preserve"> </w:t>
        </w:r>
      </w:ins>
      <w:ins w:id="112" w:author="Danny Jackson (Student)" w:date="2025-06-04T15:42:00Z" w16du:dateUtc="2025-06-04T22:42:00Z">
        <w:r w:rsidR="009D6CB0">
          <w:rPr>
            <w:bCs/>
            <w:lang w:val="en"/>
          </w:rPr>
          <w:t>For instance</w:t>
        </w:r>
      </w:ins>
      <w:ins w:id="113" w:author="Danny Jackson (Student)" w:date="2025-06-04T15:55:00Z" w16du:dateUtc="2025-06-04T22:55:00Z">
        <w:r w:rsidR="00D17B8C">
          <w:rPr>
            <w:bCs/>
            <w:lang w:val="en"/>
          </w:rPr>
          <w:t xml:space="preserve">, </w:t>
        </w:r>
      </w:ins>
      <w:ins w:id="114" w:author="Danny Jackson (Student)" w:date="2025-06-04T15:56:00Z" w16du:dateUtc="2025-06-04T22:56:00Z">
        <w:r w:rsidR="00D17B8C">
          <w:rPr>
            <w:bCs/>
            <w:lang w:val="en"/>
          </w:rPr>
          <w:t xml:space="preserve">the introduction of a novel virus selected for similar genes in naïve rabbit populations across Europe and </w:t>
        </w:r>
      </w:ins>
      <w:ins w:id="115" w:author="Danny Jackson (Student)" w:date="2025-06-04T15:57:00Z" w16du:dateUtc="2025-06-04T22:57:00Z">
        <w:r w:rsidR="00D17B8C">
          <w:rPr>
            <w:bCs/>
            <w:lang w:val="en"/>
          </w:rPr>
          <w:t xml:space="preserve">Australia </w:t>
        </w:r>
      </w:ins>
      <w:r w:rsidR="00D17B8C">
        <w:rPr>
          <w:bCs/>
          <w:lang w:val="en"/>
        </w:rPr>
        <w:fldChar w:fldCharType="begin"/>
      </w:r>
      <w:r w:rsidR="00D17B8C">
        <w:rPr>
          <w:bCs/>
          <w:lang w:val="en"/>
        </w:rPr>
        <w:instrText xml:space="preserve"> ADDIN ZOTERO_ITEM CSL_CITATION {"citationID":"tICZSdsz","properties":{"formattedCitation":"(Alves et al., 2019)","plainCitation":"(Alves et al., 2019)","noteIndex":0},"citationItems":[{"id":373,"uris":["http://zotero.org/users/15902993/items/5ZD5JCPP"],"itemData":{"id":373,"type":"article-journal","abstract":"In the 1950s the myxoma virus was released into European rabbit populations in Australia and Europe, decimating populations and resulting in the rapid evolution of resistance. We investigated the genetic basis of resistance by comparing the exomes of rabbits collected before and after the pandemic. We found a strong pattern of parallel evolution, with selection on standing genetic variation favoring the same alleles in Australia, France, and the United Kingdom. Many of these changes occurred in immunity-related genes, supporting a polygenic basis of resistance. We experimentally validated the role of several genes in viral replication and showed that selection acting on an interferon protein has increased the protein’s antiviral effect.","container-title":"Science","DOI":"10.1126/science.aau7285","issue":"6433","note":"publisher: American Association for the Advancement of Science","page":"1319-1326","source":"science.org (Atypon)","title":"Parallel adaptation of rabbit populations to myxoma virus","volume":"363","author":[{"family":"Alves","given":"Joel M."},{"family":"Carneiro","given":"Miguel"},{"family":"Cheng","given":"Jade Y."},{"family":"Lemos de Matos","given":"Ana"},{"family":"Rahman","given":"Masmudur M."},{"family":"Loog","given":"Liisa"},{"family":"Campos","given":"Paula F."},{"family":"Wales","given":"Nathan"},{"family":"Eriksson","given":"Anders"},{"family":"Manica","given":"Andrea"},{"family":"Strive","given":"Tanja"},{"family":"Graham","given":"Stephen C."},{"family":"Afonso","given":"Sandra"},{"family":"Bell","given":"Diana J."},{"family":"Belmont","given":"Laura"},{"family":"Day","given":"Jonathan P."},{"family":"Fuller","given":"Susan J."},{"family":"Marchandeau","given":"Stéphane"},{"family":"Palmer","given":"William J."},{"family":"Queney","given":"Guillaume"},{"family":"Surridge","given":"Alison K."},{"family":"Vieira","given":"Filipe G."},{"family":"McFadden","given":"Grant"},{"family":"Nielsen","given":"Rasmus"},{"family":"Gilbert","given":"M. Thomas P."},{"family":"Esteves","given":"Pedro J."},{"family":"Ferrand","given":"Nuno"},{"family":"Jiggins","given":"Francis M."}],"issued":{"date-parts":[["2019",3,22]]}}}],"schema":"https://github.com/citation-style-language/schema/raw/master/csl-citation.json"} </w:instrText>
      </w:r>
      <w:r w:rsidR="00D17B8C">
        <w:rPr>
          <w:bCs/>
          <w:lang w:val="en"/>
        </w:rPr>
        <w:fldChar w:fldCharType="separate"/>
      </w:r>
      <w:r w:rsidR="00D17B8C">
        <w:rPr>
          <w:bCs/>
          <w:noProof/>
          <w:lang w:val="en"/>
        </w:rPr>
        <w:t>(Alves et al., 2019)</w:t>
      </w:r>
      <w:r w:rsidR="00D17B8C">
        <w:rPr>
          <w:bCs/>
          <w:lang w:val="en"/>
        </w:rPr>
        <w:fldChar w:fldCharType="end"/>
      </w:r>
      <w:ins w:id="116" w:author="Danny Jackson (Student)" w:date="2025-06-04T15:55:00Z" w16du:dateUtc="2025-06-04T22:55:00Z">
        <w:r w:rsidR="00D17B8C">
          <w:rPr>
            <w:bCs/>
            <w:lang w:val="en"/>
          </w:rPr>
          <w:t>.</w:t>
        </w:r>
      </w:ins>
      <w:ins w:id="117" w:author="Danny Jackson (Student)" w:date="2025-06-04T15:42:00Z" w16du:dateUtc="2025-06-04T22:42:00Z">
        <w:r w:rsidR="009D6CB0">
          <w:rPr>
            <w:bCs/>
            <w:lang w:val="en"/>
          </w:rPr>
          <w:t xml:space="preserve"> </w:t>
        </w:r>
      </w:ins>
      <w:ins w:id="118" w:author="Danny Jackson (Student)" w:date="2025-06-04T15:40:00Z" w16du:dateUtc="2025-06-04T22:40:00Z">
        <w:r w:rsidR="009D6CB0">
          <w:rPr>
            <w:bCs/>
            <w:lang w:val="en"/>
          </w:rPr>
          <w:t xml:space="preserve">Alternatively, </w:t>
        </w:r>
      </w:ins>
      <w:ins w:id="119" w:author="Danny Jackson (Student)" w:date="2025-06-04T15:41:00Z" w16du:dateUtc="2025-06-04T22:41:00Z">
        <w:r w:rsidR="009D6CB0">
          <w:rPr>
            <w:bCs/>
            <w:lang w:val="en"/>
          </w:rPr>
          <w:t>similar disturbances may facilitate unique respons</w:t>
        </w:r>
      </w:ins>
      <w:ins w:id="120" w:author="Danny Jackson (Student)" w:date="2025-06-04T15:42:00Z" w16du:dateUtc="2025-06-04T22:42:00Z">
        <w:r w:rsidR="009D6CB0">
          <w:rPr>
            <w:bCs/>
            <w:lang w:val="en"/>
          </w:rPr>
          <w:t>es that depend on an organisms’ natural and evolutionary historie</w:t>
        </w:r>
      </w:ins>
      <w:ins w:id="121" w:author="Danny Jackson (Student)" w:date="2025-06-04T16:42:00Z" w16du:dateUtc="2025-06-04T23:42:00Z">
        <w:r>
          <w:rPr>
            <w:bCs/>
            <w:lang w:val="en"/>
          </w:rPr>
          <w:t>s; for instance, Atlantic cod (</w:t>
        </w:r>
      </w:ins>
      <w:ins w:id="122" w:author="Danny Jackson (Student)" w:date="2025-06-04T16:43:00Z" w16du:dateUtc="2025-06-04T23:43:00Z">
        <w:r>
          <w:rPr>
            <w:bCs/>
            <w:i/>
            <w:iCs/>
            <w:lang w:val="en"/>
          </w:rPr>
          <w:t xml:space="preserve">Gadus </w:t>
        </w:r>
        <w:proofErr w:type="spellStart"/>
        <w:r>
          <w:rPr>
            <w:bCs/>
            <w:i/>
            <w:iCs/>
            <w:lang w:val="en"/>
          </w:rPr>
          <w:t>morha</w:t>
        </w:r>
      </w:ins>
      <w:proofErr w:type="spellEnd"/>
      <w:ins w:id="123" w:author="Danny Jackson (Student)" w:date="2025-06-04T16:42:00Z" w16du:dateUtc="2025-06-04T23:42:00Z">
        <w:r>
          <w:rPr>
            <w:bCs/>
            <w:lang w:val="en"/>
          </w:rPr>
          <w:t xml:space="preserve">) demonstrate parallel </w:t>
        </w:r>
      </w:ins>
      <w:ins w:id="124" w:author="Danny Jackson (Student)" w:date="2025-06-04T16:43:00Z" w16du:dateUtc="2025-06-04T23:43:00Z">
        <w:r>
          <w:rPr>
            <w:bCs/>
            <w:lang w:val="en"/>
          </w:rPr>
          <w:t xml:space="preserve">evolution across hatcheries while </w:t>
        </w:r>
      </w:ins>
      <w:ins w:id="125" w:author="Danny Jackson (Student)" w:date="2025-06-04T16:47:00Z" w16du:dateUtc="2025-06-04T23:47:00Z">
        <w:r>
          <w:rPr>
            <w:bCs/>
            <w:lang w:val="en"/>
          </w:rPr>
          <w:t>Chinook</w:t>
        </w:r>
      </w:ins>
      <w:ins w:id="126" w:author="Danny Jackson (Student)" w:date="2025-06-04T16:43:00Z" w16du:dateUtc="2025-06-04T23:43:00Z">
        <w:r>
          <w:rPr>
            <w:bCs/>
            <w:lang w:val="en"/>
          </w:rPr>
          <w:t xml:space="preserve"> salmon (</w:t>
        </w:r>
      </w:ins>
      <w:ins w:id="127" w:author="Danny Jackson (Student)" w:date="2025-06-04T16:47:00Z" w16du:dateUtc="2025-06-04T23:47:00Z">
        <w:r w:rsidRPr="00536B35">
          <w:rPr>
            <w:bCs/>
            <w:i/>
            <w:iCs/>
            <w:lang w:val="en"/>
          </w:rPr>
          <w:t>Oncorhynchus tshawytscha</w:t>
        </w:r>
      </w:ins>
      <w:ins w:id="128" w:author="Danny Jackson (Student)" w:date="2025-06-04T16:43:00Z" w16du:dateUtc="2025-06-04T23:43:00Z">
        <w:r>
          <w:rPr>
            <w:bCs/>
            <w:lang w:val="en"/>
          </w:rPr>
          <w:t xml:space="preserve">) </w:t>
        </w:r>
        <w:r w:rsidRPr="00536B35">
          <w:rPr>
            <w:bCs/>
            <w:lang w:val="en"/>
          </w:rPr>
          <w:t>do</w:t>
        </w:r>
        <w:r>
          <w:rPr>
            <w:bCs/>
            <w:lang w:val="en"/>
          </w:rPr>
          <w:t xml:space="preserve"> not </w:t>
        </w:r>
      </w:ins>
      <w:r>
        <w:rPr>
          <w:bCs/>
          <w:lang w:val="en"/>
        </w:rPr>
        <w:fldChar w:fldCharType="begin"/>
      </w:r>
      <w:r>
        <w:rPr>
          <w:bCs/>
          <w:lang w:val="en"/>
        </w:rPr>
        <w:instrText xml:space="preserve"> ADDIN ZOTERO_ITEM CSL_CITATION {"citationID":"bP8l4E23","properties":{"formattedCitation":"(Howe et al., 2024; Therkildsen et al., 2013)","plainCitation":"(Howe et al., 2024; Therkildsen et al., 2013)","noteIndex":0},"citationItems":[{"id":210,"uris":["http://zotero.org/users/15902993/items/YAJ5HH49"],"itemData":{"id":210,"type":"article-journal","abstract":"Abstract\n            \n              Fish hatcheries are widely used to enhance fisheries and supplement declining wild populations. However, substantial evidence suggests that hatchery fish are subject to differential selection pressures compared to their wild counterparts. Domestication selection, or adaptation to the hatchery environment, poses a risk to wild populations if traits specific to success in the hatchery environment have a genetic component and there is subsequent introgression between hatchery and wild fish. Few studies have investigated domestication selection in hatcheries on a genomic level, and even fewer have done so in parallel across multiple hatchery–wild population pairs. In this study, we used low‐coverage whole‐genome sequencing to investigate signals of domestication selection in three separate hatchery populations of Chinook salmon,\n              Oncorhynchus tshawytscha\n              , after approximately seven generations of divergence from their corresponding wild progenitor populations. We sequenced 192 individuals from populations across Southeast Alaska and estimated genotype likelihoods at over six million loci. We discovered a total of 14 outlier peaks displaying high genetic differentiation (\n              F\n              ST\n              ) between hatchery–wild pairs, although no peaks were shared across the three comparisons. Peaks were small (53 kb on average) and often displayed elevated absolute genetic divergence (\n              D\n              \n                xy\n              \n              ) and linkage disequilibrium, suggesting some level of domestication selection has occurred. Our study provides evidence that domestication selection can lead to genetic differences between hatchery and wild populations in only a few generations. Additionally, our data suggest that population‐specific adaptation to hatchery environments likely occurs through different genetic pathways, even for populations with similar standing genetic variation. These results highlight the need to collect paired genotype–phenotype data to understand how domestication may be affecting fitness and to identify potential management practices that may mitigate genetic risks despite multiple pathways of domestication.","container-title":"Evolutionary Applications","DOI":"10.1111/eva.13656","ISSN":"1752-4571, 1752-4571","issue":"2","journalAbbreviation":"Evolutionary Applications","language":"en","page":"e13656","source":"DOI.org (Crossref)","title":"Genomic evidence for domestication selection in three hatchery populations of Chinook salmon, &lt;i&gt;Oncorhynchus tshawytscha&lt;/i&gt;","volume":"17","author":[{"family":"Howe","given":"Natasha S."},{"family":"Hale","given":"Matthew C."},{"family":"Waters","given":"Charles D."},{"family":"Schaal","given":"Sara M."},{"family":"Shedd","given":"Kyle R."},{"family":"Larson","given":"Wesley A."}],"issued":{"date-parts":[["2024",2]]}}},{"id":221,"uris":["http://zotero.org/users/15902993/items/5GMGZU9S"],"itemData":{"id":221,"type":"article-journal","abstract":"Abstract\n            \n              Little is known about how quickly natural populations adapt to changes in their environment and how temporal and spatial variation in selection pressures interact to shape patterns of genetic diversity. We here address these issues with a series of genome scans in four overfished populations of Atlantic cod (\n              \n                G\n                adus morhua\n              \n              ) studied over an 80‐year period. Screening of &gt;1000 gene‐associated single‐nucleotide polymorphisms (\n              SNP\n              s) identified 77 loci that showed highly elevated levels of differentiation, likely as an effect of directional selection, in either time, space or both. Exploratory analysis suggested that temporal allele frequency shifts at certain loci may correlate with local temperature variation and with life history changes suggested to be fisheries induced. Interestingly, however, largely nonoverlapping sets of loci were temporal outliers in the different populations and outliers from the 1928 to 1960 period showed almost complete stability during later decades. The contrasting microevolutionary trajectories among populations resulted in sequential shifts in spatial outliers, with no locus maintaining elevated spatial differentiation throughout the study period. Simulations of migration coupled with observations of temporally stable spatial structure at neutral loci suggest that population replacement or gene flow alone could not explain all the observed allele frequency variation. Thus, the genetic changes are likely to at least partly be driven by highly dynamic temporally and spatially varying selection. These findings have important implications for our understanding of local adaptation and evolutionary potential in high gene flow organisms and underscore the need to carefully consider all dimensions of biocomplexity for evolutionarily sustainable management.","container-title":"Molecular Ecology","DOI":"10.1111/mec.12260","ISSN":"0962-1083, 1365-294X","issue":"9","journalAbbreviation":"Molecular Ecology","language":"en","license":"http://onlinelibrary.wiley.com/termsAndConditions#vor","page":"2424-2440","source":"DOI.org (Crossref)","title":"Microevolution in time and space: &lt;span style=\"font-variant:small-caps;\"&gt;SNP&lt;/span&gt; analysis of historical &lt;span style=\"font-variant:small-caps;\"&gt;DNA&lt;/span&gt; reveals dynamic signatures of selection in &lt;span style=\"font-variant:small-caps;\"&gt;A&lt;/span&gt; tlantic cod","title-short":"Microevolution in time and space","volume":"22","author":[{"family":"Therkildsen","given":"Nina O."},{"family":"Hemmer‐Hansen","given":"Jakob"},{"family":"Als","given":"Thomas D."},{"family":"Swain","given":"Douglas P."},{"family":"Morgan","given":"M. Joanne"},{"family":"Trippel","given":"Edward A."},{"family":"Palumbi","given":"Stephen R."},{"family":"Meldrup","given":"Dorte"},{"family":"Nielsen","given":"Einar E."}],"issued":{"date-parts":[["2013",5]]}}}],"schema":"https://github.com/citation-style-language/schema/raw/master/csl-citation.json"} </w:instrText>
      </w:r>
      <w:r>
        <w:rPr>
          <w:bCs/>
          <w:lang w:val="en"/>
        </w:rPr>
        <w:fldChar w:fldCharType="separate"/>
      </w:r>
      <w:r>
        <w:rPr>
          <w:bCs/>
          <w:noProof/>
          <w:lang w:val="en"/>
        </w:rPr>
        <w:t>(Howe et al., 2024; Therkildsen et al., 2013)</w:t>
      </w:r>
      <w:r>
        <w:rPr>
          <w:bCs/>
          <w:lang w:val="en"/>
        </w:rPr>
        <w:fldChar w:fldCharType="end"/>
      </w:r>
      <w:ins w:id="129" w:author="Danny Jackson (Student)" w:date="2025-06-04T16:43:00Z" w16du:dateUtc="2025-06-04T23:43:00Z">
        <w:r>
          <w:rPr>
            <w:bCs/>
            <w:lang w:val="en"/>
          </w:rPr>
          <w:t>.</w:t>
        </w:r>
      </w:ins>
      <w:moveFromRangeStart w:id="130" w:author="Danny Jackson (Student)" w:date="2025-06-05T10:16:00Z" w:name="move199944213"/>
      <w:moveFrom w:id="131" w:author="Danny Jackson (Student)" w:date="2025-06-05T10:16:00Z" w16du:dateUtc="2025-06-05T17:16:00Z">
        <w:r w:rsidR="0085178F" w:rsidRPr="006D2868" w:rsidDel="009D6CB0">
          <w:rPr>
            <w:bCs/>
            <w:lang w:val="en"/>
          </w:rPr>
          <w:t>Genetic variation underlying phenotypic changes associated with urbanization has been documented in several animal species, including genes that affect boldness behavior</w:t>
        </w:r>
        <w:r w:rsidR="001243D7" w:rsidDel="009D6CB0">
          <w:rPr>
            <w:bCs/>
            <w:lang w:val="en"/>
          </w:rPr>
          <w:t xml:space="preserve"> </w:t>
        </w:r>
        <w:r w:rsidR="001243D7" w:rsidDel="009D6CB0">
          <w:rPr>
            <w:bCs/>
            <w:lang w:val="en"/>
          </w:rPr>
          <w:fldChar w:fldCharType="begin"/>
        </w:r>
        <w:r w:rsidR="001243D7" w:rsidDel="009D6CB0">
          <w:rPr>
            <w:bCs/>
            <w:lang w:val="en"/>
          </w:rPr>
          <w:instrText xml:space="preserve"> ADDIN ZOTERO_ITEM CSL_CITATION {"citationID":"oW8E3IqD","properties":{"formattedCitation":"(Mueller et al., 2013; van Dongen et al., 2015)","plainCitation":"(Mueller et al., 2013; van Dongen et al., 2015)","noteIndex":0},"citationItems":[{"id":580,"uris":["http://zotero.org/users/15902993/items/JZCTMD96"],"itemData":{"id":580,"type":"article-journal","abstract":"Successful urban colonization by formerly rural species represents an ideal situation in which to study adaptation to novel environments. We address this issue using candidate genes for behavioural traits that are expected to play a role in such colonization events. We identified and genotyped 16 polymorphisms in candidate genes for circadian rhythms, harm avoidance and migratory and exploratory behaviour in 12 paired urban and rural populations of the blackbird Turdus merula across the Western Palaearctic. An exonic microsatellite in the SERT gene, a candidate gene for harm avoidance behaviour, exhibited a highly significant association with habitat type in an analysis conducted across all populations. Genetic divergence at this locus was consistent in 10 of the 12 population pairs; this contrasts with previously reported stochastic genetic divergence between these populations at random markers. Our results indicate that behavioural traits related to harm avoidance and associated with the SERT polymorphism experience selection pressures during most blackbird urbanization events. These events thus appear to be influenced by homogeneous adaptive processes in addition to previously reported demographic founder events.","container-title":"Molecular Ecology","DOI":"10.1111/mec.12288","ISSN":"1365-294X","issue":"13","language":"en","note":"_eprint: https://onlinelibrary.wiley.com/doi/pdf/10.1111/mec.12288","page":"3629-3637","source":"Wiley Online Library","title":"Candidate gene polymorphisms for behavioural adaptations during urbanization in blackbirds","volume":"22","author":[{"family":"Mueller","given":"J. C."},{"family":"Partecke","given":"J."},{"family":"Hatchwell","given":"B. J."},{"family":"Gaston","given":"K. J."},{"family":"Evans","given":"K. L."}],"issued":{"date-parts":[["2013"]]}}},{"id":575,"uris":["http://zotero.org/users/15902993/items/7Q7DZG32"],"itemData":{"id":575,"type":"article-journal","abstract":"Interactions between wildlife and humans are increasing. Urban animals are often less wary of humans than their non-urban counterparts, which could be explained by habituation, adaptation or local site selection. Under local site selection, individuals that are less tolerant of humans are less likely to settle in urban areas. However, there is little evidence for such temperament-based site selection, and even less is known about its underlying genetic basis. We tested whether site selection in urban and non-urban habitats by black swans (Cygnus atratus) was associated with polymorphisms in two genes linked to fear in animals, the dopamine receptor D4 (DRD4) and serotonin transporter (SERT) genes.","container-title":"BMC Evolutionary Biology","DOI":"10.1186/s12862-015-0533-8","ISSN":"1471-2148","issue":"1","journalAbbreviation":"BMC Evol Biol","language":"en","page":"253","source":"Springer Link","title":"Variation at the DRD4 locus is associated with wariness and local site selection in urban black swans","volume":"15","author":[{"family":"Dongen","given":"Wouter F.D.","non-dropping-particle":"van"},{"family":"Robinson","given":"Randall W."},{"family":"Weston","given":"Michael A."},{"family":"Mulder","given":"Raoul A."},{"family":"Guay","given":"Patrick-Jean"}],"issued":{"date-parts":[["2015",12,11]]}}}],"schema":"https://github.com/citation-style-language/schema/raw/master/csl-citation.json"} </w:instrText>
        </w:r>
        <w:r w:rsidR="001243D7" w:rsidDel="009D6CB0">
          <w:rPr>
            <w:bCs/>
            <w:lang w:val="en"/>
          </w:rPr>
          <w:fldChar w:fldCharType="separate"/>
        </w:r>
        <w:r w:rsidR="001243D7" w:rsidDel="009D6CB0">
          <w:rPr>
            <w:bCs/>
            <w:noProof/>
            <w:lang w:val="en"/>
          </w:rPr>
          <w:t>(Mueller et al., 2013; van Dongen et al., 2015)</w:t>
        </w:r>
        <w:r w:rsidR="001243D7" w:rsidDel="009D6CB0">
          <w:rPr>
            <w:bCs/>
            <w:lang w:val="en"/>
          </w:rPr>
          <w:fldChar w:fldCharType="end"/>
        </w:r>
        <w:r w:rsidR="001243D7" w:rsidDel="009D6CB0">
          <w:rPr>
            <w:bCs/>
            <w:lang w:val="en"/>
          </w:rPr>
          <w:t xml:space="preserve">, </w:t>
        </w:r>
        <w:r w:rsidR="0085178F" w:rsidRPr="006D2868" w:rsidDel="009D6CB0">
          <w:rPr>
            <w:bCs/>
            <w:lang w:val="en"/>
          </w:rPr>
          <w:t>cognitive ability</w:t>
        </w:r>
        <w:r w:rsidR="001243D7" w:rsidDel="009D6CB0">
          <w:rPr>
            <w:bCs/>
            <w:lang w:val="en"/>
          </w:rPr>
          <w:t xml:space="preserve"> </w:t>
        </w:r>
        <w:r w:rsidR="001243D7" w:rsidDel="009D6CB0">
          <w:rPr>
            <w:bCs/>
            <w:lang w:val="en"/>
          </w:rPr>
          <w:fldChar w:fldCharType="begin"/>
        </w:r>
        <w:r w:rsidR="001243D7" w:rsidDel="009D6CB0">
          <w:rPr>
            <w:bCs/>
            <w:lang w:val="en"/>
          </w:rPr>
          <w:instrText xml:space="preserve"> ADDIN ZOTERO_ITEM CSL_CITATION {"citationID":"y3QZvGAz","properties":{"formattedCitation":"(Mueller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1243D7" w:rsidDel="009D6CB0">
          <w:rPr>
            <w:bCs/>
            <w:lang w:val="en"/>
          </w:rPr>
          <w:fldChar w:fldCharType="separate"/>
        </w:r>
        <w:r w:rsidR="001243D7" w:rsidDel="009D6CB0">
          <w:rPr>
            <w:bCs/>
            <w:noProof/>
            <w:lang w:val="en"/>
          </w:rPr>
          <w:t>(Mueller et al., 2020)</w:t>
        </w:r>
        <w:r w:rsidR="001243D7" w:rsidDel="009D6CB0">
          <w:rPr>
            <w:bCs/>
            <w:lang w:val="en"/>
          </w:rPr>
          <w:fldChar w:fldCharType="end"/>
        </w:r>
        <w:r w:rsidR="001243D7" w:rsidDel="009D6CB0">
          <w:rPr>
            <w:bCs/>
            <w:lang w:val="en"/>
          </w:rPr>
          <w:t xml:space="preserve">, </w:t>
        </w:r>
        <w:r w:rsidR="0085178F" w:rsidRPr="006D2868" w:rsidDel="009D6CB0">
          <w:rPr>
            <w:bCs/>
            <w:lang w:val="en"/>
          </w:rPr>
          <w:t xml:space="preserve">and immune function </w:t>
        </w:r>
        <w:r w:rsidR="00B077FE" w:rsidDel="009D6CB0">
          <w:rPr>
            <w:bCs/>
            <w:lang w:val="en"/>
          </w:rPr>
          <w:fldChar w:fldCharType="begin"/>
        </w:r>
        <w:r w:rsidR="00DF2823" w:rsidDel="009D6CB0">
          <w:rPr>
            <w:bCs/>
            <w:lang w:val="en"/>
          </w:rPr>
          <w:instrText xml:space="preserve"> ADDIN ZOTERO_ITEM CSL_CITATION {"citationID":"8xmasQQV","properties":{"formattedCitation":"(Minias, 2023; Pikus et al., 2021)","plainCitation":"(Minias, 2023; Pikus et al., 2021)","noteIndex":0},"citationItems":[{"id":583,"uris":["http://zotero.org/users/15902993/items/QBNH9DWG"],"itemData":{"id":583,"type":"article-journal","abstract":"Land transformation, including urbanization, is a dominant form of anthropogenic change to the global environment at the dawn of the Anthropocene epoch. More and more species are brought into direct contact with humans, being either required to develop broad-scale adaptations to urban environment or filtered out from urbanized areas. While behavioural or physiological adaptations are at the forefront of urban biology research, there is accumulating evidence for divergent pathogen pressure across urbanization gradients, requiring adjustments in host immune function. At the same time, host immunity may be constrained by unfavourable components of an urban environment, such as poor-quality food resources, disturbance, or pollution. Here, I reviewed existing evidence for adaptations and constrains in the immune system of urban animals, focusing on the recent implementation of metabarcoding, genomic, transcriptomic, and epigenomic approaches in urban biology research. I show that spatial variation in pathogen pressure across urban and non-urban landscapes is highly complex and may be context-dependent, but there is solid evidence for pathogen-driven immunostimulation in urban-dwelling animals. I also show that genes coding for molecules directly involved in interactions with pathogens are the prime candidates for immunogenetic adaptations to urban life. Evidence emerging from landscape genomics and transcriptomics show that immune adaptations to urban life may have a polygenic nature, but immune traits may not be among the key biological functions experiencing broad-scale microevolutionary changes in response to urbanization. Finally, I provided recommendations for future research, including i) a better integration of different ‘omic’ approaches to obtain a more complete picture of immune adaptations to urban life in non-model animal taxa, ii) quantification of fitness landscapes for immune phenotypes and genotypes across urbanization gradient, and iii) much broader taxonomic coverage (including invertebrates) necessary to draw more robust conclusions on how general (or taxa-specific) are immune responses of animals to urbanization.","container-title":"Science of The Total Environment","DOI":"10.1016/j.scitotenv.2023.165085","ISSN":"0048-9697","journalAbbreviation":"Science of The Total Environment","page":"165085","source":"ScienceDirect","title":"The effects of urban life on animal immunity: Adaptations and constraints","title-short":"The effects of urban life on animal immunity","volume":"895","author":[{"family":"Minias","given":"Piotr"}],"issued":{"date-parts":[["2023",10,15]]}}},{"id":833,"uris":["http://zotero.org/users/15902993/items/8TTY8S7R"],"itemData":{"id":833,"type":"article-journal","container-title":"PeerJ","DOI":"10.7717/peerj.12264","ISSN":"2167-8359","note":"publisher: PeerJ","page":"e12264","title":"Urbanization processes drive divergence at the major histocompatibility complex in a common waterbird","volume":"9","author":[{"family":"Pikus","given":"Ewa"},{"family":"Włodarczyk","given":"Radosław"},{"family":"Jedlikowski","given":"Jan"},{"family":"Minias","given":"Piotr"}],"issued":{"date-parts":[["2021",10]]}}}],"schema":"https://github.com/citation-style-language/schema/raw/master/csl-citation.json"} </w:instrText>
        </w:r>
        <w:r w:rsidR="00B077FE" w:rsidDel="009D6CB0">
          <w:rPr>
            <w:bCs/>
            <w:lang w:val="en"/>
          </w:rPr>
          <w:fldChar w:fldCharType="separate"/>
        </w:r>
        <w:r w:rsidR="00DF2823" w:rsidDel="009D6CB0">
          <w:rPr>
            <w:bCs/>
            <w:noProof/>
            <w:lang w:val="en"/>
          </w:rPr>
          <w:t>(Minias, 2023; Pikus et al., 2021)</w:t>
        </w:r>
        <w:r w:rsidR="00B077FE" w:rsidDel="009D6CB0">
          <w:rPr>
            <w:bCs/>
            <w:lang w:val="en"/>
          </w:rPr>
          <w:fldChar w:fldCharType="end"/>
        </w:r>
        <w:r w:rsidR="00DF2823" w:rsidDel="009D6CB0">
          <w:rPr>
            <w:bCs/>
            <w:lang w:val="en"/>
          </w:rPr>
          <w:t>.</w:t>
        </w:r>
        <w:r w:rsidR="0085178F" w:rsidRPr="006D2868" w:rsidDel="009D6CB0">
          <w:rPr>
            <w:bCs/>
            <w:lang w:val="en"/>
          </w:rPr>
          <w:t xml:space="preserve"> </w:t>
        </w:r>
      </w:moveFrom>
      <w:moveFromRangeEnd w:id="130"/>
    </w:p>
    <w:p w14:paraId="15B98E66" w14:textId="082CA353" w:rsidR="00886386" w:rsidDel="00886386" w:rsidRDefault="00536B35" w:rsidP="00886386">
      <w:pPr>
        <w:spacing w:line="480" w:lineRule="auto"/>
        <w:ind w:firstLine="720"/>
        <w:rPr>
          <w:del w:id="132" w:author="Danny Jackson (Student)" w:date="2025-06-05T10:17:00Z" w16du:dateUtc="2025-06-05T17:17:00Z"/>
          <w:moveTo w:id="133" w:author="Danny Jackson (Student)" w:date="2025-06-05T10:16:00Z" w16du:dateUtc="2025-06-05T17:16:00Z"/>
          <w:bCs/>
          <w:lang w:val="en"/>
        </w:rPr>
      </w:pPr>
      <w:ins w:id="134" w:author="Danny Jackson (Student)" w:date="2025-06-04T16:51:00Z" w16du:dateUtc="2025-06-04T23:51:00Z">
        <w:r>
          <w:rPr>
            <w:bCs/>
            <w:lang w:val="en"/>
          </w:rPr>
          <w:t>Cities worldwide are characterized by novel</w:t>
        </w:r>
      </w:ins>
      <w:ins w:id="135" w:author="Danny Jackson (Student)" w:date="2025-06-05T10:13:00Z" w16du:dateUtc="2025-06-05T17:13:00Z">
        <w:r w:rsidR="00886386">
          <w:rPr>
            <w:bCs/>
            <w:lang w:val="en"/>
          </w:rPr>
          <w:t xml:space="preserve"> stressors that drive evolution in wildlife </w:t>
        </w:r>
      </w:ins>
      <w:r w:rsidR="00CA5229">
        <w:rPr>
          <w:bCs/>
          <w:lang w:val="en"/>
        </w:rPr>
        <w:fldChar w:fldCharType="begin"/>
      </w:r>
      <w:r w:rsidR="00C212DF">
        <w:rPr>
          <w:bCs/>
          <w:lang w:val="en"/>
        </w:rPr>
        <w:instrText xml:space="preserve"> ADDIN ZOTERO_ITEM CSL_CITATION {"citationID":"71fwAOfj","properties":{"formattedCitation":"(Biondi et al., 2020; Castano et al., 2024; Sarkar &amp; Bhadra, 2022)","plainCitation":"(Biondi et al., 2020; Castano et al., 2024; Sarkar &amp; Bhadra, 2022)","noteIndex":0},"citationItems":[{"id":1171,"uris":["http://zotero.org/users/15902993/items/B33XPM9L"],"itemData":{"id":1171,"type":"article-journal","abstract":"The study of traits that enable species to thrive in urban habitats is critical to a better understanding the evolution of urban ecosystems. Here, we examined variation in boldness, neophobia, and exploratory behavior in a generalist raptor, the Chimango Caracara, Milvago chimango, occurring in areas with different urbanization level. We also focused on the relationship between object exploration and neophobia in rural and urban population of this species. The results showed that birds from more urbanized habitats showed more tolerance to humans than rural raptors, without any effect of age and sex in this trait. Rural birds were also more neophobic and were slower to explore than urban raptors, though they dedicated a similar amount of time to exploring novel objects, indicating a non-correspondence between the speed to approach and contact these objects and the amount of exploration performed. Finally, we found a correlation between exploration speed and neophobia in rural birds, whereas for urban raptors this correlation was not observed. Our results show that urbanization not only influences the expression of risk-taking behaviors and novelty responses in the chimango, but can also modify the relationship between exploration and neophobia.","container-title":"Behavioural Processes","DOI":"10.1016/j.beproc.2020.104064","ISSN":"0376-6357","journalAbbreviation":"Behavioural Processes","page":"104064","source":"ScienceDirect","title":"Variation in boldness and novelty response between rural and urban predatory birds: The Chimango Caracara, &lt;i&gt;Milvago chimango&lt;/i&gt; as study case","title-short":"Variation in boldness and novelty response between rural and urban predatory birds","volume":"173","author":[{"family":"Biondi","given":"L. M."},{"family":"Fuentes","given":"G. M."},{"family":"Córdoba","given":"R. S."},{"family":"Bó","given":"M. S."},{"family":"Cavalli","given":"M."},{"family":"Paterlini","given":"C. A."},{"family":"Castano","given":"M. V."},{"family":"García","given":"G. O."}],"issued":{"date-parts":[["2020",4,1]]}}},{"id":1169,"uris":["http://zotero.org/users/15902993/items/MK4LHBCX"],"itemData":{"id":1169,"type":"article-journal","abstract":"Animals have to face different challenges related to the rapid expansion of urbanization in their environments, so being behaviorally flexible will allow them to thrive in these scenarios. Here we aimed to examine the response of a south American threatened species, the Olrog’s Gull (Larus atlanticus), to novel stimuli in urban and non-urban habitats, analyzing the social context of the feeding group. Fieldwork was conducted at the Mar Chiquita Reserve and Mar del Plata city in Argentina. We compared the response of individuals in presence and absence of a novel objects in urban and non-urban habitats. The habitat type affected the proportion of individuals that approached and consumed from the feeding area, being higher in urban areas. The probability of immature individuals entering first to the area was also higher in urban areas, while the probability of adult individuals approaching first only increased with the increasing adult presence at the feeding station. Consumption latency and neophobia level did not differ between habitat types. However, general consumption latency was higher in novel situation respect to familiar situation, suggesting an aversion of birds to novelty. This response decreased over the experimental days, probably involving a learning process, and with the increase of individuals around the feeding station. The study of this threatened species that has recently colonized urban ecosystems provides us a comprehensive understanding of this species’ ability to exhibit behavioral flexibility in their natural environment.","container-title":"Urban Ecosystems","DOI":"10.1007/s11252-023-01465-2","ISSN":"1573-1642","issue":"2","journalAbbreviation":"Urban Ecosyst","language":"en","license":"2023 The Author(s), under exclusive licence to Springer Science+Business Media, LLC, part of Springer Nature","note":"Company: Springer\nDistributor: Springer\nInstitution: Springer\nLabel: Springer\nnumber: 2\npublisher: Springer US","page":"427-437","source":"link-springer-com.ezproxy3.library.arizona.edu","title":"Does urbanization affect behavioral responses to novel objects in marine birds? The Olrog’s Gull as a case of study","title-short":"Does urbanization affect behavioral responses to novel objects in marine birds?","volume":"27","author":[{"family":"Castano","given":"Melina Vanesa"},{"family":"Zumpano","given":"Francisco"},{"family":"Biondi","given":"Laura Marina"},{"family":"García","given":"Germán Oscar"}],"issued":{"date-parts":[["2024",4,1]]}}},{"id":1173,"uris":["http://zotero.org/users/15902993/items/2ECK47JU"],"itemData":{"id":1173,"type":"article-journal","abstract":"Rapid urbanisation leading to habitat loss is a major problem for biodiversity conservation. While urbanisation negatively affects the survival of many species, some species are well adapted to the urban environment, often depending on humans directly or indirectly for food and shelter. Such animals show various behavioural adaptations to anthropogenic disturbance, and there are even examples of some exploiting humans for their own advantage. In this review, we use some of these examples to highlight how cognitive and physiological underpinnings of urban adaptation in some animals can help us to understand how they survive in the human jungle. We propose that more in-depth studies of urban-adapted species are necessary for nurturing biodiversity in the face of urbanisation, and building more sustainable cities for the future.","container-title":"Current Opinion in Behavioral Sciences","DOI":"10.1016/j.cobeha.2022.101177","ISSN":"2352-1546","journalAbbreviation":"Current Opinion in Behavioral Sciences","page":"101177","source":"ScienceDirect","title":"How do animals navigate the urban jungle? A review of cognition in urban-adapted animals","title-short":"How do animals navigate the urban jungle?","volume":"46","author":[{"family":"Sarkar","given":"Rohan"},{"family":"Bhadra","given":"Anindita"}],"issued":{"date-parts":[["2022",8,1]]}}}],"schema":"https://github.com/citation-style-language/schema/raw/master/csl-citation.json"} </w:instrText>
      </w:r>
      <w:r w:rsidR="00CA5229">
        <w:rPr>
          <w:bCs/>
          <w:lang w:val="en"/>
        </w:rPr>
        <w:fldChar w:fldCharType="separate"/>
      </w:r>
      <w:r w:rsidR="00C212DF">
        <w:rPr>
          <w:bCs/>
          <w:noProof/>
          <w:lang w:val="en"/>
        </w:rPr>
        <w:t>(Biondi et al., 2020; Castano et al., 2024; Sarkar &amp; Bhadra, 2022)</w:t>
      </w:r>
      <w:r w:rsidR="00CA5229">
        <w:rPr>
          <w:bCs/>
          <w:lang w:val="en"/>
        </w:rPr>
        <w:fldChar w:fldCharType="end"/>
      </w:r>
      <w:ins w:id="136" w:author="Danny Jackson (Student)" w:date="2025-06-04T16:51:00Z" w16du:dateUtc="2025-06-04T23:51:00Z">
        <w:r>
          <w:rPr>
            <w:bCs/>
            <w:lang w:val="en"/>
          </w:rPr>
          <w:t>.</w:t>
        </w:r>
      </w:ins>
      <w:ins w:id="137" w:author="Danny Jackson (Student)" w:date="2025-06-04T16:56:00Z" w16du:dateUtc="2025-06-04T23:56:00Z">
        <w:r w:rsidR="002E44FF">
          <w:rPr>
            <w:bCs/>
            <w:lang w:val="en"/>
          </w:rPr>
          <w:t xml:space="preserve"> Yet des</w:t>
        </w:r>
      </w:ins>
      <w:ins w:id="138" w:author="Danny Jackson (Student)" w:date="2025-06-04T16:57:00Z" w16du:dateUtc="2025-06-04T23:57:00Z">
        <w:r w:rsidR="002E44FF">
          <w:rPr>
            <w:bCs/>
            <w:lang w:val="en"/>
          </w:rPr>
          <w:t>pite this novelty, many aspects of chang</w:t>
        </w:r>
      </w:ins>
      <w:ins w:id="139" w:author="Danny Jackson (Student)" w:date="2025-06-04T16:58:00Z" w16du:dateUtc="2025-06-04T23:58:00Z">
        <w:r w:rsidR="002E44FF">
          <w:rPr>
            <w:bCs/>
            <w:lang w:val="en"/>
          </w:rPr>
          <w:t xml:space="preserve">e are consistent across urban landscapes, including </w:t>
        </w:r>
      </w:ins>
      <w:ins w:id="140" w:author="Danny Jackson (Student)" w:date="2025-06-05T10:14:00Z" w16du:dateUtc="2025-06-05T17:14:00Z">
        <w:r w:rsidR="00886386">
          <w:rPr>
            <w:bCs/>
            <w:lang w:val="en"/>
          </w:rPr>
          <w:t>increased disease risk</w:t>
        </w:r>
      </w:ins>
      <w:ins w:id="141" w:author="Danny Jackson (Student)" w:date="2025-06-05T10:16:00Z" w16du:dateUtc="2025-06-05T17:16:00Z">
        <w:r w:rsidR="00886386">
          <w:rPr>
            <w:bCs/>
            <w:lang w:val="en"/>
          </w:rPr>
          <w:t xml:space="preserve"> </w:t>
        </w:r>
        <w:r w:rsidR="00886386">
          <w:rPr>
            <w:bCs/>
            <w:lang w:val="en"/>
          </w:rPr>
          <w:fldChar w:fldCharType="begin"/>
        </w:r>
        <w:r w:rsidR="00886386">
          <w:rPr>
            <w:bCs/>
            <w:lang w:val="en"/>
          </w:rPr>
          <w:instrText xml:space="preserve"> ADDIN ZOTERO_ITEM CSL_CITATION {"citationID":"8xmasQQV","properties":{"formattedCitation":"(Minias, 2023; Pikus et al., 2021)","plainCitation":"(Minias, 2023; Pikus et al., 2021)","noteIndex":0},"citationItems":[{"id":583,"uris":["http://zotero.org/users/15902993/items/QBNH9DWG"],"itemData":{"id":583,"type":"article-journal","abstract":"Land transformation, including urbanization, is a dominant form of anthropogenic change to the global environment at the dawn of the Anthropocene epoch. More and more species are brought into direct contact with humans, being either required to develop broad-scale adaptations to urban environment or filtered out from urbanized areas. While behavioural or physiological adaptations are at the forefront of urban biology research, there is accumulating evidence for divergent pathogen pressure across urbanization gradients, requiring adjustments in host immune function. At the same time, host immunity may be constrained by unfavourable components of an urban environment, such as poor-quality food resources, disturbance, or pollution. Here, I reviewed existing evidence for adaptations and constrains in the immune system of urban animals, focusing on the recent implementation of metabarcoding, genomic, transcriptomic, and epigenomic approaches in urban biology research. I show that spatial variation in pathogen pressure across urban and non-urban landscapes is highly complex and may be context-dependent, but there is solid evidence for pathogen-driven immunostimulation in urban-dwelling animals. I also show that genes coding for molecules directly involved in interactions with pathogens are the prime candidates for immunogenetic adaptations to urban life. Evidence emerging from landscape genomics and transcriptomics show that immune adaptations to urban life may have a polygenic nature, but immune traits may not be among the key biological functions experiencing broad-scale microevolutionary changes in response to urbanization. Finally, I provided recommendations for future research, including i) a better integration of different ‘omic’ approaches to obtain a more complete picture of immune adaptations to urban life in non-model animal taxa, ii) quantification of fitness landscapes for immune phenotypes and genotypes across urbanization gradient, and iii) much broader taxonomic coverage (including invertebrates) necessary to draw more robust conclusions on how general (or taxa-specific) are immune responses of animals to urbanization.","container-title":"Science of The Total Environment","DOI":"10.1016/j.scitotenv.2023.165085","ISSN":"0048-9697","journalAbbreviation":"Science of The Total Environment","page":"165085","source":"ScienceDirect","title":"The effects of urban life on animal immunity: Adaptations and constraints","title-short":"The effects of urban life on animal immunity","volume":"895","author":[{"family":"Minias","given":"Piotr"}],"issued":{"date-parts":[["2023",10,15]]}}},{"id":833,"uris":["http://zotero.org/users/15902993/items/8TTY8S7R"],"itemData":{"id":833,"type":"article-journal","container-title":"PeerJ","DOI":"10.7717/peerj.12264","ISSN":"2167-8359","note":"publisher: PeerJ","page":"e12264","title":"Urbanization processes drive divergence at the major histocompatibility complex in a common waterbird","volume":"9","author":[{"family":"Pikus","given":"Ewa"},{"family":"Włodarczyk","given":"Radosław"},{"family":"Jedlikowski","given":"Jan"},{"family":"Minias","given":"Piotr"}],"issued":{"date-parts":[["2021",10]]}}}],"schema":"https://github.com/citation-style-language/schema/raw/master/csl-citation.json"} </w:instrText>
        </w:r>
        <w:r w:rsidR="00886386">
          <w:rPr>
            <w:bCs/>
            <w:lang w:val="en"/>
          </w:rPr>
          <w:fldChar w:fldCharType="separate"/>
        </w:r>
        <w:r w:rsidR="00886386">
          <w:rPr>
            <w:bCs/>
            <w:noProof/>
            <w:lang w:val="en"/>
          </w:rPr>
          <w:t>(Minias, 2023; Pikus et al., 2021)</w:t>
        </w:r>
        <w:r w:rsidR="00886386">
          <w:rPr>
            <w:bCs/>
            <w:lang w:val="en"/>
          </w:rPr>
          <w:fldChar w:fldCharType="end"/>
        </w:r>
      </w:ins>
      <w:ins w:id="142" w:author="Danny Jackson (Student)" w:date="2025-06-05T10:14:00Z" w16du:dateUtc="2025-06-05T17:14:00Z">
        <w:r w:rsidR="00886386">
          <w:rPr>
            <w:bCs/>
            <w:lang w:val="en"/>
          </w:rPr>
          <w:t>, increased noise pollution</w:t>
        </w:r>
      </w:ins>
      <w:ins w:id="143" w:author="Danny Jackson (Student)" w:date="2025-06-04T17:00:00Z" w16du:dateUtc="2025-06-05T00:00:00Z">
        <w:r w:rsidR="002E44FF">
          <w:rPr>
            <w:bCs/>
            <w:lang w:val="en"/>
          </w:rPr>
          <w:t xml:space="preserve">, and an increase in inter- and intraspecific conflict </w:t>
        </w:r>
      </w:ins>
      <w:r w:rsidR="00C212DF">
        <w:rPr>
          <w:bCs/>
          <w:lang w:val="en"/>
        </w:rPr>
        <w:fldChar w:fldCharType="begin"/>
      </w:r>
      <w:r w:rsidR="00C212DF">
        <w:rPr>
          <w:bCs/>
          <w:lang w:val="en"/>
        </w:rPr>
        <w:instrText xml:space="preserve"> ADDIN ZOTERO_ITEM CSL_CITATION {"citationID":"mR4rIwWz","properties":{"formattedCitation":"(Ar\\uc0\\u233{}valo et al., 2022; Davies et al., 2018; Kath et al., 2009; To et al., 2021)","plainCitation":"(Arévalo et al., 2022; Davies et al., 2018; Kath et al., 2009; To et al., 2021)","noteIndex":0},"citationItems":[{"id":1175,"uris":["http://zotero.org/users/15902993/items/TAGX5GTN"],"itemData":{"id":1175,"type":"article-journal","abstract":"Urban green spaces provide natural habitat for birds in urban landscapes, yet the effects of noise and surrounding urban morphology on bird community structure and distribution are not well understood in Latin America, the second most urbanized region in the world. Santiago of Chile is the single city belonging to the Mediterranean ecosystem in South America and is subject to extensive urbanization as seen throughout Latin America. We examined the role of 65 urban green spaces—6 large urban parks (PAR) and 59 small green spaces (SGS)—in harboring native birds during winter 2019, analyzing the quality of green areas in terms of vegetation (i.e. NDVI, native vegetation, and tree cover), exotic bird species, noise levels, and surrounding urban morphology (i.e. building height and cover). Significantly higher noise levels were detected in SGS, along with significantly greater exotic bird (n = 4) richness and abundance than PAR, which possessed significantly greater native bird (n = 25) richness and abundance. Native birds were more abundant than exotic birds in green spaces with average noise levels &lt; 52 dB and average NDVI &gt; 0.5. Occupancy models indicate that green space occupancy by 50% of modeled native bird species was influenced by maximum noise levels, playing a larger role than vegetation (30%) and urban morphology (0%). We stress the importance of developing networks of large green spaces in rapidly urbanizing regions, with abundant tree cover, surrounded by smaller urban morphology, and regulating noise levels to ensure the conservation of native bird communities in cities, particularly those that are threatened.","container-title":"Scientific Reports","DOI":"10.1038/s41598-022-08654-7","ISSN":"2045-2322","issue":"1","journalAbbreviation":"Sci Rep","language":"en","license":"2022 The Author(s)","note":"publisher: Nature Publishing Group","page":"4471","source":"www.nature.com","title":"Urban noise and surrounding city morphology influence green space occupancy by native birds in a Mediterranean-type South American metropolis","volume":"12","author":[{"family":"Arévalo","given":"Constanza"},{"family":"Amaya-Espinel","given":"Juan David"},{"family":"Henríquez","given":"Cristián"},{"family":"Ibarra","given":"José Tomás"},{"family":"Bonacic","given":"Cristián"}],"issued":{"date-parts":[["2022",3,16]]}}},{"id":1177,"uris":["http://zotero.org/users/15902993/items/6QTEALIW"],"itemData":{"id":1177,"type":"article-journal","abstract":"Ambient noise can cause birds to adjust their songs to avoid masking. Most studies investigate responses to a single noise source (e.g., low-frequency traffic noise, or high-frequency insect noise). Here, we investigated the effects of both anthropogenic and insect noise on vocalizations of four common bird species in Hong Kong. Common Tailorbirds (Orthotomus sutorius) and Eurasian Tree Sparrows (Passer montanus) both sang at a higher frequency in urban areas compared to peri-urban areas. Red-whiskered Bulbuls (Pycnonotus jocosus) in urban areas shifted the only first note of their song upwards. Swinhoe’s White-eye (Zosterops simplex) vocalization changes were correlated with noise level, but did not differ between the peri-urban and urban populations. Insect noise caused the Eurasian Tree Sparrow to reduce both maximum, peak frequency, and overall bandwidth of vocalizations. Insect noise also led to a reduction in maximum frequency in Red-whiskered bulbuls. The presence of both urban noise and insect noise affected the sound of the Common Tailorbirds and Eurasian Tree Sparrows; in urban areas, they no longer increased their minimum song frequency when insect sounds were also present. These results highlight the complexity of the soundscape in urban areas. The presence of both high- and low-frequency ambient noise may make it difficult for urban birds to avoid signal masking while still maintaining their fitness in noisy cities.","container-title":"Behavioral Ecology","DOI":"10.1093/beheco/arab058","ISSN":"1045-2249","issue":"5","journalAbbreviation":"Behavioral Ecology","page":"1042-1053","source":"Silverchair","title":"Multiple constraints on urban bird communication: both abiotic and biotic noise shape songs in cities","title-short":"Multiple constraints on urban bird communication","volume":"32","author":[{"family":"To","given":"Ann W Y"},{"family":"Dingle","given":"Caroline"},{"family":"Collins","given":"Sarah A"}],"issued":{"date-parts":[["2021",9,1]]}}},{"id":1180,"uris":["http://zotero.org/users/15902993/items/5CTDW7PR"],"itemData":{"id":1180,"type":"article-journal","abstract":"Throughout eastern Australia, fragmentation and modification of eucalypt woodlands are causing declines in populations of woodland-dependent small passerines. Although agriculture is a major factor in these land use changes, development of peri-urban areas is also driving the simplification of habitat structure through removal of both native and weedy understorey species and the subdivision of remnant habitat. This study investigated the influence of habitat modification and fragmentation on birds in an urbanizing area of south east Queensland, Australia. The influence of spatial factors, such as surrounding vegetation cover, was considered alongside that of site-level habitat factors (vegetation structure) including interspecific competition from the noisy miner (Manorina melanocephala). Spatial factors did not influence the abundance and species richness of small passerines, a group of conservation concern. However, site-level factors, specifically shrub density and interspecific competition from the noisy miner, had a substantial influence on small passerine species richness and abundance. The density of shrubs (which consisted mainly of the introduced weed Lantana camara) had a strong positive relationship with small passerines while the abundance of noisy miners had a strong negative influence. Consequently, protection of vegetation with an intact shrub layer in this developing area is essential for many small birds of conservation significance. Removal of weedy understorey plants should be accompanied by replacement with native shrubs. The results of the study emphasize that factors other than the spatial distribution of vegetation in the landscape need to be considered in order to develop appropriate conservation strategies.","container-title":"Landscape and Urban Planning","DOI":"10.1016/j.landurbplan.2009.02.007","ISSN":"0169-2046","issue":"2","journalAbbreviation":"Landscape and Urban Planning","page":"72-79","source":"ScienceDirect","title":"Interspecific competition and small bird diversity in an urbanizing landscape","volume":"92","author":[{"family":"Kath","given":"Jarrod"},{"family":"Maron","given":"Martine"},{"family":"Dunn","given":"Peter K."}],"issued":{"date-parts":[["2009",9,15]]}}},{"id":1183,"uris":["http://zotero.org/users/15902993/items/75FE7YRZ"],"itemData":{"id":1183,"type":"article-journal","abstract":"Urban songbirds of several species more vigorously defend their territories in response to conspecific song playback than do their rural counterparts, but the hormonal basis of this behavioral difference is unclear. It is well established in vertebrates that both testosterone and corticosterone affect the intensity of territoriality. Previous studies have found no evidence that initial (i.e., immediately following territorial challenge, but prior to restraint) plasma testosterone accounts for the elevated territorial aggression of urban birds. Determining if testosterone still contributes to urban-rural differences in territoriality requires also assessing males' abilities to transiently increase plasma testosterone (in response to an injection of gonadotropin-releasing hormone). We tested whether these hormones are correlated with the territorial response to conspecific song playback in urban and rural male Song Sparrows (Melospiza melodia) in Montgomery County, Virginia. We found that the elevated territorial aggression of urban sparrows was not related to variation in either initial plasma testosterone or the ability to transiently increase testosterone. In contrast, despite no overall habitat difference in initial corticosterone, levels of this hormone were positively correlated with territoriality in urban and rural sparrows. Furthermore, for a given level of corticosterone, urban sparrows were more territorially aggressive. Our findings suggest that initial corticosterone may either play a role in the regulation of persistent differences in territorial behavior between free-ranging urban and rural male Song Sparrows or be affected by the intensity of behavioral response to territorial challenge.","container-title":"Hormones and Behavior","DOI":"10.1016/j.yhbeh.2017.11.010","ISSN":"0018-506X","journalAbbreviation":"Hormones and Behavior","page":"8-15","source":"ScienceDirect","title":"Territorial aggression in urban and rural Song Sparrows is correlated with corticosterone, but not testosterone","volume":"98","author":[{"family":"Davies","given":"Scott"},{"family":"Beck","given":"Michelle L."},{"family":"Sewall","given":"Kendra B."}],"issued":{"date-parts":[["2018",2,1]]}}}],"schema":"https://github.com/citation-style-language/schema/raw/master/csl-citation.json"} </w:instrText>
      </w:r>
      <w:r w:rsidR="00C212DF">
        <w:rPr>
          <w:bCs/>
          <w:lang w:val="en"/>
        </w:rPr>
        <w:fldChar w:fldCharType="separate"/>
      </w:r>
      <w:r w:rsidR="00C212DF" w:rsidRPr="00C212DF">
        <w:rPr>
          <w:rFonts w:eastAsiaTheme="minorHAnsi"/>
        </w:rPr>
        <w:t>(Arévalo et al., 2022; Davies et al., 2018; Kath et al., 2009; To et al., 2021)</w:t>
      </w:r>
      <w:r w:rsidR="00C212DF">
        <w:rPr>
          <w:bCs/>
          <w:lang w:val="en"/>
        </w:rPr>
        <w:fldChar w:fldCharType="end"/>
      </w:r>
      <w:ins w:id="144" w:author="Danny Jackson (Student)" w:date="2025-06-04T17:00:00Z" w16du:dateUtc="2025-06-05T00:00:00Z">
        <w:r w:rsidR="002E44FF">
          <w:rPr>
            <w:bCs/>
            <w:lang w:val="en"/>
          </w:rPr>
          <w:t>.</w:t>
        </w:r>
      </w:ins>
      <w:ins w:id="145" w:author="Danny Jackson (Student)" w:date="2025-06-04T16:58:00Z" w16du:dateUtc="2025-06-04T23:58:00Z">
        <w:r w:rsidR="002E44FF">
          <w:rPr>
            <w:bCs/>
            <w:lang w:val="en"/>
          </w:rPr>
          <w:t xml:space="preserve"> </w:t>
        </w:r>
      </w:ins>
      <w:r w:rsidR="00EA3916">
        <w:rPr>
          <w:bCs/>
          <w:lang w:val="en"/>
        </w:rPr>
        <w:t>The</w:t>
      </w:r>
      <w:r w:rsidR="0085178F" w:rsidRPr="006D2868">
        <w:rPr>
          <w:bCs/>
          <w:lang w:val="en"/>
        </w:rPr>
        <w:t xml:space="preserve"> effects of urbanization can be consistent within a species across different urban environments </w:t>
      </w:r>
      <w:r w:rsidR="00DF2823">
        <w:rPr>
          <w:bCs/>
          <w:lang w:val="en"/>
        </w:rPr>
        <w:fldChar w:fldCharType="begin"/>
      </w:r>
      <w:r w:rsidR="0040498E">
        <w:rPr>
          <w:bCs/>
          <w:lang w:val="en"/>
        </w:rPr>
        <w:instrText xml:space="preserve"> ADDIN ZOTERO_ITEM CSL_CITATION {"citationID":"cMTZBx6W","properties":{"formattedCitation":"(Mueller et al., 2013; Winchell et al., 2023)","plainCitation":"(Mueller et al., 2013; Winchell et al., 2023)","dontUpdate":true,"noteIndex":0},"citationItems":[{"id":580,"uris":["http://zotero.org/users/15902993/items/JZCTMD96"],"itemData":{"id":580,"type":"article-journal","abstract":"Successful urban colonization by formerly rural species represents an ideal situation in which to study adaptation to novel environments. We address this issue using candidate genes for behavioural traits that are expected to play a role in such colonization events. We identified and genotyped 16 polymorphisms in candidate genes for circadian rhythms, harm avoidance and migratory and exploratory behaviour in 12 paired urban and rural populations of the blackbird Turdus merula across the Western Palaearctic. An exonic microsatellite in the SERT gene, a candidate gene for harm avoidance behaviour, exhibited a highly significant association with habitat type in an analysis conducted across all populations. Genetic divergence at this locus was consistent in 10 of the 12 population pairs; this contrasts with previously reported stochastic genetic divergence between these populations at random markers. Our results indicate that behavioural traits related to harm avoidance and associated with the SERT polymorphism experience selection pressures during most blackbird urbanization events. These events thus appear to be influenced by homogeneous adaptive processes in addition to previously reported demographic founder events.","container-title":"Molecular Ecology","DOI":"10.1111/mec.12288","ISSN":"1365-294X","issue":"13","language":"en","note":"_eprint: https://onlinelibrary.wiley.com/doi/pdf/10.1111/mec.12288","page":"3629-3637","source":"Wiley Online Library","title":"Candidate gene polymorphisms for behavioural adaptations during urbanization in blackbirds","volume":"22","author":[{"family":"Mueller","given":"J. C."},{"family":"Partecke","given":"J."},{"family":"Hatchwell","given":"B. J."},{"family":"Gaston","given":"K. J."},{"family":"Evans","given":"K. L."}],"issued":{"date-parts":[["2013"]]}}},{"id":447,"uris":["http://zotero.org/users/15902993/items/337B4QK5"],"itemData":{"id":447,"type":"article-journal","abstract":"Urbanization drastically transforms landscapes, resulting in fragmentation, degradation, and the loss of local biodiversity. Yet, urban environments also offer opportunities to observe rapid evolutionary change in wild populations that survive and even thrive in these novel habitats. In many ways, cities represent replicated “natural experiments” in which geographically separated populations adaptively respond to similar selection pressures over rapid evolutionary timescales. Little is known, however, about the genetic basis of adaptive phenotypic differentiation in urban populations nor the extent to which phenotypic parallelism is reflected at the genomic level with signatures of parallel selection. Here, we analyzed the genomic underpinnings of parallel urban-associated phenotypic change in Anolis cristatellus, a small-bodied neotropical lizard found abundantly in both urbanized and forested environments. We show that phenotypic parallelism in response to parallel urban environmental change is underlain by genomic parallelism and identify candidate loci across the Anolis genome associated with this adaptive morphological divergence. Our findings point to polygenic selection on standing genetic variation as a key process to effectuate rapid morphological adaptation. Identified candidate loci represent several functions associated with skeletomuscular development, morphology, and human disease. Taken together, these results shed light on the genomic basis of complex morphological adaptations, provide insight into the role of contingency and determinism in adaptation to novel environments, and underscore the value of urban environments to address fundamental evolutionary questions.","container-title":"Proceedings of the National Academy of Sciences","DOI":"10.1073/pnas.2216789120","issue":"3","note":"publisher: Proceedings of the National Academy of Sciences","page":"e2216789120","source":"pnas.org (Atypon)","title":"Genome-wide parallelism underlies contemporary adaptation in urban lizards","volume":"120","author":[{"family":"Winchell","given":"Kristin M."},{"family":"Campbell-Staton","given":"Shane C."},{"family":"Losos","given":"Jonathan B."},{"family":"Revell","given":"Liam J."},{"family":"Verrelli","given":"Brian C."},{"family":"Geneva","given":"Anthony J."}],"issued":{"date-parts":[["2023",1,17]]}}}],"schema":"https://github.com/citation-style-language/schema/raw/master/csl-citation.json"} </w:instrText>
      </w:r>
      <w:r w:rsidR="00DF2823">
        <w:rPr>
          <w:bCs/>
          <w:lang w:val="en"/>
        </w:rPr>
        <w:fldChar w:fldCharType="separate"/>
      </w:r>
      <w:r w:rsidR="00DF2823">
        <w:rPr>
          <w:bCs/>
          <w:noProof/>
          <w:lang w:val="en"/>
        </w:rPr>
        <w:t>(e.g. Mueller et al., 2013; Winchell et al., 2023)</w:t>
      </w:r>
      <w:r w:rsidR="00DF2823">
        <w:rPr>
          <w:bCs/>
          <w:lang w:val="en"/>
        </w:rPr>
        <w:fldChar w:fldCharType="end"/>
      </w:r>
      <w:r w:rsidR="00EA3916">
        <w:rPr>
          <w:bCs/>
          <w:lang w:val="en"/>
        </w:rPr>
        <w:t xml:space="preserve">. </w:t>
      </w:r>
      <w:del w:id="146" w:author="Danny Jackson (Student)" w:date="2025-06-09T09:37:00Z" w16du:dateUtc="2025-06-09T16:37:00Z">
        <w:r w:rsidR="00EA3916" w:rsidDel="00C212DF">
          <w:rPr>
            <w:bCs/>
            <w:lang w:val="en"/>
          </w:rPr>
          <w:delText xml:space="preserve">For </w:delText>
        </w:r>
      </w:del>
      <w:ins w:id="147" w:author="Danny Jackson (Student)" w:date="2025-06-09T09:37:00Z" w16du:dateUtc="2025-06-09T16:37:00Z">
        <w:r w:rsidR="00C212DF">
          <w:rPr>
            <w:bCs/>
            <w:lang w:val="en"/>
          </w:rPr>
          <w:t>Two multi-city genomic investigations of parallel evolution within an avian species</w:t>
        </w:r>
      </w:ins>
      <w:ins w:id="148" w:author="Danny Jackson (Student)" w:date="2025-06-09T09:38:00Z" w16du:dateUtc="2025-06-09T16:38:00Z">
        <w:r w:rsidR="00C212DF">
          <w:rPr>
            <w:bCs/>
            <w:lang w:val="en"/>
          </w:rPr>
          <w:t xml:space="preserve"> </w:t>
        </w:r>
        <w:r w:rsidR="00D369E5">
          <w:rPr>
            <w:bCs/>
            <w:lang w:val="en"/>
          </w:rPr>
          <w:t>provide evidence of this trend.</w:t>
        </w:r>
      </w:ins>
      <w:del w:id="149" w:author="Danny Jackson (Student)" w:date="2025-06-09T09:38:00Z" w16du:dateUtc="2025-06-09T16:38:00Z">
        <w:r w:rsidR="00EA3916" w:rsidDel="00D369E5">
          <w:rPr>
            <w:bCs/>
            <w:lang w:val="en"/>
          </w:rPr>
          <w:delText>example,</w:delText>
        </w:r>
      </w:del>
      <w:r w:rsidR="00EA3916">
        <w:rPr>
          <w:bCs/>
          <w:lang w:val="en"/>
        </w:rPr>
        <w:t xml:space="preserve"> </w:t>
      </w:r>
      <w:ins w:id="150" w:author="Danny Jackson (Student)" w:date="2025-06-09T09:38:00Z" w16du:dateUtc="2025-06-09T16:38:00Z">
        <w:r w:rsidR="00D369E5">
          <w:rPr>
            <w:bCs/>
            <w:lang w:val="en"/>
          </w:rPr>
          <w:t>G</w:t>
        </w:r>
      </w:ins>
      <w:del w:id="151" w:author="Danny Jackson (Student)" w:date="2025-06-09T09:38:00Z" w16du:dateUtc="2025-06-09T16:38:00Z">
        <w:r w:rsidR="00EA3916" w:rsidDel="00D369E5">
          <w:rPr>
            <w:bCs/>
            <w:lang w:val="en"/>
          </w:rPr>
          <w:delText>g</w:delText>
        </w:r>
      </w:del>
      <w:r w:rsidR="00EA3916">
        <w:rPr>
          <w:bCs/>
          <w:lang w:val="en"/>
        </w:rPr>
        <w:t>reat tits (</w:t>
      </w:r>
      <w:r w:rsidR="00EA3916">
        <w:rPr>
          <w:bCs/>
          <w:i/>
          <w:iCs/>
          <w:lang w:val="en"/>
        </w:rPr>
        <w:t>Parus major</w:t>
      </w:r>
      <w:r w:rsidR="00EA3916">
        <w:rPr>
          <w:bCs/>
          <w:lang w:val="en"/>
        </w:rPr>
        <w:t>) display parallel evolution in neural and developmental genes in urban environments across the European continent</w:t>
      </w:r>
      <w:r w:rsidR="00DF2823">
        <w:rPr>
          <w:bCs/>
          <w:lang w:val="en"/>
        </w:rPr>
        <w:t xml:space="preserve"> </w:t>
      </w:r>
      <w:r w:rsidR="00DF2823">
        <w:rPr>
          <w:bCs/>
          <w:lang w:val="en"/>
        </w:rPr>
        <w:fldChar w:fldCharType="begin"/>
      </w:r>
      <w:r w:rsidR="00DF2823">
        <w:rPr>
          <w:bCs/>
          <w:lang w:val="en"/>
        </w:rPr>
        <w:instrText xml:space="preserve"> ADDIN ZOTERO_ITEM CSL_CITATION {"citationID":"Fka9e85v","properties":{"formattedCitation":"(Salm\\uc0\\u243{}n et al., 2021)","plainCitation":"(Salmón et al., 2021)","noteIndex":0},"citationItems":[{"id":858,"uris":["http://zotero.org/users/15902993/items/GT5H6HF9"],"itemData":{"id":858,"type":"article-journal","container-title":"Nature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DF2823">
        <w:rPr>
          <w:bCs/>
          <w:lang w:val="en"/>
        </w:rPr>
        <w:fldChar w:fldCharType="separate"/>
      </w:r>
      <w:r w:rsidR="00DF2823" w:rsidRPr="00DF2823">
        <w:rPr>
          <w:rFonts w:eastAsiaTheme="minorHAnsi"/>
        </w:rPr>
        <w:t>(Salmón et al., 2021)</w:t>
      </w:r>
      <w:r w:rsidR="00DF2823">
        <w:rPr>
          <w:bCs/>
          <w:lang w:val="en"/>
        </w:rPr>
        <w:fldChar w:fldCharType="end"/>
      </w:r>
      <w:r w:rsidR="00DF2823">
        <w:rPr>
          <w:bCs/>
          <w:lang w:val="en"/>
        </w:rPr>
        <w:t xml:space="preserve">. </w:t>
      </w:r>
      <w:r w:rsidR="00EA3916">
        <w:rPr>
          <w:bCs/>
          <w:lang w:val="en"/>
        </w:rPr>
        <w:t xml:space="preserve">Likewise, burrowing owls </w:t>
      </w:r>
      <w:r w:rsidR="00EA3916">
        <w:rPr>
          <w:bCs/>
          <w:lang w:val="en"/>
        </w:rPr>
        <w:lastRenderedPageBreak/>
        <w:t>(</w:t>
      </w:r>
      <w:r w:rsidR="00EA3916" w:rsidRPr="00EA3916">
        <w:rPr>
          <w:bCs/>
          <w:i/>
          <w:iCs/>
          <w:lang w:val="en"/>
        </w:rPr>
        <w:t xml:space="preserve">Athene </w:t>
      </w:r>
      <w:proofErr w:type="spellStart"/>
      <w:r w:rsidR="00EA3916" w:rsidRPr="00EA3916">
        <w:rPr>
          <w:bCs/>
          <w:i/>
          <w:iCs/>
          <w:lang w:val="en"/>
        </w:rPr>
        <w:t>cunicularia</w:t>
      </w:r>
      <w:proofErr w:type="spellEnd"/>
      <w:r w:rsidR="00EA3916">
        <w:rPr>
          <w:bCs/>
          <w:lang w:val="en"/>
        </w:rPr>
        <w:t>) also show parallel evolution in genes related to cognition across many South American cities</w:t>
      </w:r>
      <w:r w:rsidR="00AD2AFB">
        <w:rPr>
          <w:bCs/>
          <w:lang w:val="en"/>
        </w:rPr>
        <w:t xml:space="preserve"> </w:t>
      </w:r>
      <w:r w:rsidR="00DF2823">
        <w:rPr>
          <w:bCs/>
          <w:lang w:val="en"/>
        </w:rPr>
        <w:fldChar w:fldCharType="begin"/>
      </w:r>
      <w:r w:rsidR="00DF2823">
        <w:rPr>
          <w:bCs/>
          <w:lang w:val="en"/>
        </w:rPr>
        <w:instrText xml:space="preserve"> ADDIN ZOTERO_ITEM CSL_CITATION {"citationID":"rQHzk6y9","properties":{"formattedCitation":"(Mueller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DF2823">
        <w:rPr>
          <w:bCs/>
          <w:lang w:val="en"/>
        </w:rPr>
        <w:fldChar w:fldCharType="separate"/>
      </w:r>
      <w:r w:rsidR="00DF2823">
        <w:rPr>
          <w:bCs/>
          <w:noProof/>
          <w:lang w:val="en"/>
        </w:rPr>
        <w:t>(Mueller et al., 2020)</w:t>
      </w:r>
      <w:r w:rsidR="00DF2823">
        <w:rPr>
          <w:bCs/>
          <w:lang w:val="en"/>
        </w:rPr>
        <w:fldChar w:fldCharType="end"/>
      </w:r>
      <w:r w:rsidR="00DF2823">
        <w:rPr>
          <w:bCs/>
          <w:lang w:val="en"/>
        </w:rPr>
        <w:t>.</w:t>
      </w:r>
      <w:r w:rsidR="00EA3916">
        <w:rPr>
          <w:bCs/>
          <w:lang w:val="en"/>
        </w:rPr>
        <w:t xml:space="preserve"> </w:t>
      </w:r>
      <w:r w:rsidR="00515936">
        <w:rPr>
          <w:bCs/>
          <w:lang w:val="en"/>
        </w:rPr>
        <w:t>Yet despite these lines of evidence for parallelism in urban evolutionary responses within species,</w:t>
      </w:r>
      <w:r w:rsidR="00515936" w:rsidRPr="006D2868">
        <w:rPr>
          <w:bCs/>
          <w:lang w:val="en"/>
        </w:rPr>
        <w:t xml:space="preserve"> </w:t>
      </w:r>
      <w:r w:rsidR="00515936">
        <w:rPr>
          <w:bCs/>
          <w:lang w:val="en"/>
        </w:rPr>
        <w:t>tests for evidence of parallel urban</w:t>
      </w:r>
      <w:r w:rsidR="00515936" w:rsidRPr="006D2868">
        <w:rPr>
          <w:bCs/>
          <w:lang w:val="en"/>
        </w:rPr>
        <w:t xml:space="preserve"> selection </w:t>
      </w:r>
      <w:r w:rsidR="00515936">
        <w:rPr>
          <w:bCs/>
          <w:lang w:val="en"/>
        </w:rPr>
        <w:t>across</w:t>
      </w:r>
      <w:r w:rsidR="00515936" w:rsidRPr="006D2868">
        <w:rPr>
          <w:bCs/>
          <w:lang w:val="en"/>
        </w:rPr>
        <w:t xml:space="preserve"> </w:t>
      </w:r>
      <w:del w:id="152" w:author="Danny Jackson (Student)" w:date="2025-06-08T12:26:00Z" w16du:dateUtc="2025-06-08T19:26:00Z">
        <w:r w:rsidR="00515936" w:rsidRPr="006D2868" w:rsidDel="003E038C">
          <w:rPr>
            <w:bCs/>
            <w:lang w:val="en"/>
          </w:rPr>
          <w:delText xml:space="preserve">in closely related </w:delText>
        </w:r>
      </w:del>
      <w:r w:rsidR="00515936" w:rsidRPr="006D2868">
        <w:rPr>
          <w:bCs/>
          <w:lang w:val="en"/>
        </w:rPr>
        <w:t>species remains a</w:t>
      </w:r>
      <w:r w:rsidR="00515936">
        <w:rPr>
          <w:bCs/>
          <w:lang w:val="en"/>
        </w:rPr>
        <w:t xml:space="preserve">n </w:t>
      </w:r>
      <w:r w:rsidR="00515936" w:rsidRPr="006D2868">
        <w:rPr>
          <w:bCs/>
          <w:lang w:val="en"/>
        </w:rPr>
        <w:t>un</w:t>
      </w:r>
      <w:r w:rsidR="00515936">
        <w:rPr>
          <w:bCs/>
          <w:lang w:val="en"/>
        </w:rPr>
        <w:t>der-</w:t>
      </w:r>
      <w:r w:rsidR="00515936" w:rsidRPr="006D2868">
        <w:rPr>
          <w:bCs/>
          <w:lang w:val="en"/>
        </w:rPr>
        <w:t>explored area of research.</w:t>
      </w:r>
      <w:r w:rsidR="0085178F" w:rsidRPr="006D2868">
        <w:rPr>
          <w:bCs/>
          <w:lang w:val="en"/>
        </w:rPr>
        <w:t xml:space="preserve"> </w:t>
      </w:r>
      <w:r w:rsidR="00515936">
        <w:rPr>
          <w:bCs/>
          <w:lang w:val="en"/>
        </w:rPr>
        <w:t xml:space="preserve">Evidence from </w:t>
      </w:r>
      <w:r w:rsidR="0085178F" w:rsidRPr="006D2868">
        <w:rPr>
          <w:bCs/>
          <w:lang w:val="en"/>
        </w:rPr>
        <w:t xml:space="preserve">recent </w:t>
      </w:r>
      <w:r w:rsidR="00EA3916">
        <w:rPr>
          <w:bCs/>
          <w:lang w:val="en"/>
        </w:rPr>
        <w:t xml:space="preserve">epigenetic </w:t>
      </w:r>
      <w:r w:rsidR="0085178F" w:rsidRPr="006D2868">
        <w:rPr>
          <w:bCs/>
          <w:lang w:val="en"/>
        </w:rPr>
        <w:t>research has found differences in even the fine-scale mechanisms that underlie species responses to urbanization</w:t>
      </w:r>
      <w:r w:rsidR="00DF2823">
        <w:rPr>
          <w:bCs/>
          <w:lang w:val="en"/>
        </w:rPr>
        <w:t xml:space="preserve"> </w:t>
      </w:r>
      <w:r w:rsidR="00DF2823">
        <w:rPr>
          <w:bCs/>
          <w:lang w:val="en"/>
        </w:rPr>
        <w:fldChar w:fldCharType="begin"/>
      </w:r>
      <w:r w:rsidR="00DF2823">
        <w:rPr>
          <w:bCs/>
          <w:lang w:val="en"/>
        </w:rPr>
        <w:instrText xml:space="preserve"> ADDIN ZOTERO_ITEM CSL_CITATION {"citationID":"hkulSKjE","properties":{"formattedCitation":"(Caizergues et al., 2022; McNew et al., 2017)","plainCitation":"(Caizergues et al., 2022; McNew et al., 2017)","noteIndex":0},"citationItems":[{"id":623,"uris":["http://zotero.org/users/15902993/items/JJB583YA"],"itemData":{"id":623,"type":"article-journal","container-title":"Evolutionary Applications","DOI":"10.1111/eva.13334","ISSN":"1752-4571","issue":"1","note":"publisher: Wiley","page":"149–165","title":"Epigenetics and the city: Non‐parallel DNA methylation modifications across pairs of urban‐forest Great tit populations","volume":"15","author":[{"family":"Caizergues","given":"Aude E."},{"family":"Le Luyer","given":"Jeremy"},{"family":"Grégoire","given":"Arnaud"},{"family":"Szulkin","given":"Marta"},{"family":"Senar","given":"Juan‐Carlos"},{"family":"Charmantier","given":"Anne"},{"family":"Perrier","given":"Charles"}],"issued":{"date-parts":[["2022",1]]}}},{"id":790,"uris":["http://zotero.org/users/15902993/items/U2ID5NQQ"],"itemData":{"id":790,"type":"article-journal","container-title":"BMC Evolutionary Biology","DOI":"10.1186/s12862-017-1025-9","ISSN":"1471-2148","issue":"1","note":"publisher: Springer Science and Business Media LLC","title":"Epigenetic variation between urban and rural populations of Darwin’s finches","URL":"http://dx.doi.org/10.1186/s12862-017-1025-9","volume":"17","author":[{"family":"McNew","given":"Sabrina M."},{"family":"Beck","given":"Daniel"},{"family":"Sadler-Riggleman","given":"Ingrid"},{"family":"Knutie","given":"Sarah A."},{"family":"Koop","given":"Jennifer A. H."},{"family":"Clayton","given":"Dale H."},{"family":"Skinner","given":"Michael K."}],"issued":{"date-parts":[["2017",8]]}}}],"schema":"https://github.com/citation-style-language/schema/raw/master/csl-citation.json"} </w:instrText>
      </w:r>
      <w:r w:rsidR="00DF2823">
        <w:rPr>
          <w:bCs/>
          <w:lang w:val="en"/>
        </w:rPr>
        <w:fldChar w:fldCharType="separate"/>
      </w:r>
      <w:r w:rsidR="00DF2823">
        <w:rPr>
          <w:bCs/>
          <w:noProof/>
          <w:lang w:val="en"/>
        </w:rPr>
        <w:t>(Caizergues et al., 2022; McNew et al., 2017)</w:t>
      </w:r>
      <w:r w:rsidR="00DF2823">
        <w:rPr>
          <w:bCs/>
          <w:lang w:val="en"/>
        </w:rPr>
        <w:fldChar w:fldCharType="end"/>
      </w:r>
      <w:r w:rsidR="00515936">
        <w:rPr>
          <w:bCs/>
          <w:lang w:val="en"/>
        </w:rPr>
        <w:t>, suggesting that parallel evolutionary responses may not emerge at the species level</w:t>
      </w:r>
      <w:r w:rsidR="0085178F" w:rsidRPr="006D2868">
        <w:rPr>
          <w:bCs/>
          <w:lang w:val="en"/>
        </w:rPr>
        <w:t xml:space="preserve">. </w:t>
      </w:r>
      <w:moveToRangeStart w:id="153" w:author="Danny Jackson (Student)" w:date="2025-06-05T10:16:00Z" w:name="move199944213"/>
      <w:moveTo w:id="154" w:author="Danny Jackson (Student)" w:date="2025-06-05T10:16:00Z" w16du:dateUtc="2025-06-05T17:16:00Z">
        <w:del w:id="155" w:author="Danny Jackson (Student)" w:date="2025-06-05T10:17:00Z" w16du:dateUtc="2025-06-05T17:17:00Z">
          <w:r w:rsidR="00886386" w:rsidRPr="006D2868" w:rsidDel="00886386">
            <w:rPr>
              <w:bCs/>
              <w:lang w:val="en"/>
            </w:rPr>
            <w:delText>Genetic variation underlying phenotypic changes associated with urbanization has been documented in several animal species, including genes that affect boldness behavior</w:delText>
          </w:r>
          <w:r w:rsidR="00886386" w:rsidDel="00886386">
            <w:rPr>
              <w:bCs/>
              <w:lang w:val="en"/>
            </w:rPr>
            <w:delText xml:space="preserve"> </w:delText>
          </w:r>
          <w:r w:rsidR="00886386" w:rsidDel="00886386">
            <w:rPr>
              <w:bCs/>
              <w:lang w:val="en"/>
            </w:rPr>
            <w:fldChar w:fldCharType="begin"/>
          </w:r>
          <w:r w:rsidR="00886386" w:rsidDel="00886386">
            <w:rPr>
              <w:bCs/>
              <w:lang w:val="en"/>
            </w:rPr>
            <w:delInstrText xml:space="preserve"> ADDIN ZOTERO_ITEM CSL_CITATION {"citationID":"oW8E3IqD","properties":{"formattedCitation":"(Mueller et al., 2013; van Dongen et al., 2015)","plainCitation":"(Mueller et al., 2013; van Dongen et al., 2015)","noteIndex":0},"citationItems":[{"id":580,"uris":["http://zotero.org/users/15902993/items/JZCTMD96"],"itemData":{"id":580,"type":"article-journal","abstract":"Successful urban colonization by formerly rural species represents an ideal situation in which to study adaptation to novel environments. We address this issue using candidate genes for behavioural traits that are expected to play a role in such colonization events. We identified and genotyped 16 polymorphisms in candidate genes for circadian rhythms, harm avoidance and migratory and exploratory behaviour in 12 paired urban and rural populations of the blackbird Turdus merula across the Western Palaearctic. An exonic microsatellite in the SERT gene, a candidate gene for harm avoidance behaviour, exhibited a highly significant association with habitat type in an analysis conducted across all populations. Genetic divergence at this locus was consistent in 10 of the 12 population pairs; this contrasts with previously reported stochastic genetic divergence between these populations at random markers. Our results indicate that behavioural traits related to harm avoidance and associated with the SERT polymorphism experience selection pressures during most blackbird urbanization events. These events thus appear to be influenced by homogeneous adaptive processes in addition to previously reported demographic founder events.","container-title":"Molecular Ecology","DOI":"10.1111/mec.12288","ISSN":"1365-294X","issue":"13","language":"en","note":"_eprint: https://onlinelibrary.wiley.com/doi/pdf/10.1111/mec.12288","page":"3629-3637","source":"Wiley Online Library","title":"Candidate gene polymorphisms for behavioural adaptations during urbanization in blackbirds","volume":"22","author":[{"family":"Mueller","given":"J. C."},{"family":"Partecke","given":"J."},{"family":"Hatchwell","given":"B. J."},{"family":"Gaston","given":"K. J."},{"family":"Evans","given":"K. L."}],"issued":{"date-parts":[["2013"]]}}},{"id":575,"uris":["http://zotero.org/users/15902993/items/7Q7DZG32"],"itemData":{"id":575,"type":"article-journal","abstract":"Interactions between wildlife and humans are increasing. Urban animals are often less wary of humans than their non-urban counterparts, which could be explained by habituation, adaptation or local site selection. Under local site selection, individuals that are less tolerant of humans are less likely to settle in urban areas. However, there is little evidence for such temperament-based site selection, and even less is known about its underlying genetic basis. We tested whether site selection in urban and non-urban habitats by black swans (Cygnus atratus) was associated with polymorphisms in two genes linked to fear in animals, the dopamine receptor D4 (DRD4) and serotonin transporter (SERT) genes.","container-title":"BMC Evolutionary Biology","DOI":"10.1186/s12862-015-0533-8","ISSN":"1471-2148","issue":"1","journalAbbreviation":"BMC Evol Biol","language":"en","page":"253","source":"Springer Link","title":"Variation at the DRD4 locus is associated with wariness and local site selection in urban black swans","volume":"15","author":[{"family":"Dongen","given":"Wouter F.D.","non-dropping-particle":"van"},{"family":"Robinson","given":"Randall W."},{"family":"Weston","given":"Michael A."},{"family":"Mulder","given":"Raoul A."},{"family":"Guay","given":"Patrick-Jean"}],"issued":{"date-parts":[["2015",12,11]]}}}],"schema":"https://github.com/citation-style-language/schema/raw/master/csl-citation.json"} </w:delInstrText>
          </w:r>
          <w:r w:rsidR="00886386" w:rsidDel="00886386">
            <w:rPr>
              <w:bCs/>
              <w:lang w:val="en"/>
            </w:rPr>
            <w:fldChar w:fldCharType="separate"/>
          </w:r>
          <w:r w:rsidR="00886386" w:rsidDel="00886386">
            <w:rPr>
              <w:bCs/>
              <w:noProof/>
              <w:lang w:val="en"/>
            </w:rPr>
            <w:delText>(Mueller et al., 2013; van Dongen et al., 2015)</w:delText>
          </w:r>
          <w:r w:rsidR="00886386" w:rsidDel="00886386">
            <w:rPr>
              <w:bCs/>
              <w:lang w:val="en"/>
            </w:rPr>
            <w:fldChar w:fldCharType="end"/>
          </w:r>
          <w:r w:rsidR="00886386" w:rsidDel="00886386">
            <w:rPr>
              <w:bCs/>
              <w:lang w:val="en"/>
            </w:rPr>
            <w:delText xml:space="preserve">, </w:delText>
          </w:r>
          <w:r w:rsidR="00886386" w:rsidRPr="006D2868" w:rsidDel="00886386">
            <w:rPr>
              <w:bCs/>
              <w:lang w:val="en"/>
            </w:rPr>
            <w:delText>cognitive ability</w:delText>
          </w:r>
          <w:r w:rsidR="00886386" w:rsidDel="00886386">
            <w:rPr>
              <w:bCs/>
              <w:lang w:val="en"/>
            </w:rPr>
            <w:delText xml:space="preserve"> </w:delText>
          </w:r>
          <w:r w:rsidR="00886386" w:rsidDel="00886386">
            <w:rPr>
              <w:bCs/>
              <w:lang w:val="en"/>
            </w:rPr>
            <w:fldChar w:fldCharType="begin"/>
          </w:r>
          <w:r w:rsidR="00886386" w:rsidDel="00886386">
            <w:rPr>
              <w:bCs/>
              <w:lang w:val="en"/>
            </w:rPr>
            <w:delInstrText xml:space="preserve"> ADDIN ZOTERO_ITEM CSL_CITATION {"citationID":"y3QZvGAz","properties":{"formattedCitation":"(Mueller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delInstrText>
          </w:r>
          <w:r w:rsidR="00886386" w:rsidDel="00886386">
            <w:rPr>
              <w:bCs/>
              <w:lang w:val="en"/>
            </w:rPr>
            <w:fldChar w:fldCharType="separate"/>
          </w:r>
          <w:r w:rsidR="00886386" w:rsidDel="00886386">
            <w:rPr>
              <w:bCs/>
              <w:noProof/>
              <w:lang w:val="en"/>
            </w:rPr>
            <w:delText>(Mueller et al., 2020)</w:delText>
          </w:r>
          <w:r w:rsidR="00886386" w:rsidDel="00886386">
            <w:rPr>
              <w:bCs/>
              <w:lang w:val="en"/>
            </w:rPr>
            <w:fldChar w:fldCharType="end"/>
          </w:r>
          <w:r w:rsidR="00886386" w:rsidDel="00886386">
            <w:rPr>
              <w:bCs/>
              <w:lang w:val="en"/>
            </w:rPr>
            <w:delText xml:space="preserve">, </w:delText>
          </w:r>
          <w:r w:rsidR="00886386" w:rsidRPr="006D2868" w:rsidDel="00886386">
            <w:rPr>
              <w:bCs/>
              <w:lang w:val="en"/>
            </w:rPr>
            <w:delText>and immune function</w:delText>
          </w:r>
        </w:del>
        <w:del w:id="156" w:author="Danny Jackson (Student)" w:date="2025-06-05T10:16:00Z" w16du:dateUtc="2025-06-05T17:16:00Z">
          <w:r w:rsidR="00886386" w:rsidRPr="006D2868" w:rsidDel="00886386">
            <w:rPr>
              <w:bCs/>
              <w:lang w:val="en"/>
            </w:rPr>
            <w:delText xml:space="preserve"> </w:delText>
          </w:r>
          <w:r w:rsidR="00886386" w:rsidDel="00886386">
            <w:rPr>
              <w:bCs/>
              <w:lang w:val="en"/>
            </w:rPr>
            <w:fldChar w:fldCharType="begin"/>
          </w:r>
          <w:r w:rsidR="00886386" w:rsidDel="00886386">
            <w:rPr>
              <w:bCs/>
              <w:lang w:val="en"/>
            </w:rPr>
            <w:delInstrText xml:space="preserve"> ADDIN ZOTERO_ITEM CSL_CITATION {"citationID":"8xmasQQV","properties":{"formattedCitation":"(Minias, 2023; Pikus et al., 2021)","plainCitation":"(Minias, 2023; Pikus et al., 2021)","noteIndex":0},"citationItems":[{"id":583,"uris":["http://zotero.org/users/15902993/items/QBNH9DWG"],"itemData":{"id":583,"type":"article-journal","abstract":"Land transformation, including urbanization, is a dominant form of anthropogenic change to the global environment at the dawn of the Anthropocene epoch. More and more species are brought into direct contact with humans, being either required to develop broad-scale adaptations to urban environment or filtered out from urbanized areas. While behavioural or physiological adaptations are at the forefront of urban biology research, there is accumulating evidence for divergent pathogen pressure across urbanization gradients, requiring adjustments in host immune function. At the same time, host immunity may be constrained by unfavourable components of an urban environment, such as poor-quality food resources, disturbance, or pollution. Here, I reviewed existing evidence for adaptations and constrains in the immune system of urban animals, focusing on the recent implementation of metabarcoding, genomic, transcriptomic, and epigenomic approaches in urban biology research. I show that spatial variation in pathogen pressure across urban and non-urban landscapes is highly complex and may be context-dependent, but there is solid evidence for pathogen-driven immunostimulation in urban-dwelling animals. I also show that genes coding for molecules directly involved in interactions with pathogens are the prime candidates for immunogenetic adaptations to urban life. Evidence emerging from landscape genomics and transcriptomics show that immune adaptations to urban life may have a polygenic nature, but immune traits may not be among the key biological functions experiencing broad-scale microevolutionary changes in response to urbanization. Finally, I provided recommendations for future research, including i) a better integration of different ‘omic’ approaches to obtain a more complete picture of immune adaptations to urban life in non-model animal taxa, ii) quantification of fitness landscapes for immune phenotypes and genotypes across urbanization gradient, and iii) much broader taxonomic coverage (including invertebrates) necessary to draw more robust conclusions on how general (or taxa-specific) are immune responses of animals to urbanization.","container-title":"Science of The Total Environment","DOI":"10.1016/j.scitotenv.2023.165085","ISSN":"0048-9697","journalAbbreviation":"Science of The Total Environment","page":"165085","source":"ScienceDirect","title":"The effects of urban life on animal immunity: Adaptations and constraints","title-short":"The effects of urban life on animal immunity","volume":"895","author":[{"family":"Minias","given":"Piotr"}],"issued":{"date-parts":[["2023",10,15]]}}},{"id":833,"uris":["http://zotero.org/users/15902993/items/8TTY8S7R"],"itemData":{"id":833,"type":"article-journal","container-title":"PeerJ","DOI":"10.7717/peerj.12264","ISSN":"2167-8359","note":"publisher: PeerJ","page":"e12264","title":"Urbanization processes drive divergence at the major histocompatibility complex in a common waterbird","volume":"9","author":[{"family":"Pikus","given":"Ewa"},{"family":"Włodarczyk","given":"Radosław"},{"family":"Jedlikowski","given":"Jan"},{"family":"Minias","given":"Piotr"}],"issued":{"date-parts":[["2021",10]]}}}],"schema":"https://github.com/citation-style-language/schema/raw/master/csl-citation.json"} </w:delInstrText>
          </w:r>
          <w:r w:rsidR="00886386" w:rsidDel="00886386">
            <w:rPr>
              <w:bCs/>
              <w:lang w:val="en"/>
            </w:rPr>
            <w:fldChar w:fldCharType="separate"/>
          </w:r>
          <w:r w:rsidR="00886386" w:rsidDel="00886386">
            <w:rPr>
              <w:bCs/>
              <w:noProof/>
              <w:lang w:val="en"/>
            </w:rPr>
            <w:delText>(Minias, 2023; Pikus et al., 2021)</w:delText>
          </w:r>
          <w:r w:rsidR="00886386" w:rsidDel="00886386">
            <w:rPr>
              <w:bCs/>
              <w:lang w:val="en"/>
            </w:rPr>
            <w:fldChar w:fldCharType="end"/>
          </w:r>
        </w:del>
        <w:del w:id="157" w:author="Danny Jackson (Student)" w:date="2025-06-05T10:17:00Z" w16du:dateUtc="2025-06-05T17:17:00Z">
          <w:r w:rsidR="00886386" w:rsidDel="00886386">
            <w:rPr>
              <w:bCs/>
              <w:lang w:val="en"/>
            </w:rPr>
            <w:delText>.</w:delText>
          </w:r>
        </w:del>
      </w:moveTo>
    </w:p>
    <w:moveToRangeEnd w:id="153"/>
    <w:p w14:paraId="770A94C2" w14:textId="0A98892B" w:rsidR="0085178F" w:rsidRDefault="0085178F" w:rsidP="00886386">
      <w:pPr>
        <w:spacing w:line="480" w:lineRule="auto"/>
        <w:ind w:firstLine="720"/>
        <w:rPr>
          <w:ins w:id="158" w:author="Danny Jackson (Student)" w:date="2025-06-04T15:43:00Z" w16du:dateUtc="2025-06-04T22:43:00Z"/>
          <w:bCs/>
          <w:lang w:val="en"/>
        </w:rPr>
      </w:pPr>
    </w:p>
    <w:p w14:paraId="1053F5DD" w14:textId="18D2ED3F" w:rsidR="009D6CB0" w:rsidDel="00886386" w:rsidRDefault="009D6CB0" w:rsidP="00515936">
      <w:pPr>
        <w:spacing w:line="480" w:lineRule="auto"/>
        <w:ind w:firstLine="720"/>
        <w:rPr>
          <w:del w:id="159" w:author="Danny Jackson (Student)" w:date="2025-06-05T10:15:00Z" w16du:dateUtc="2025-06-05T17:15:00Z"/>
          <w:bCs/>
          <w:lang w:val="en"/>
        </w:rPr>
      </w:pPr>
    </w:p>
    <w:p w14:paraId="66E7CE69" w14:textId="700A4499" w:rsidR="0085178F" w:rsidRDefault="0085178F" w:rsidP="00FE72A9">
      <w:pPr>
        <w:spacing w:line="480" w:lineRule="auto"/>
        <w:ind w:firstLine="720"/>
        <w:rPr>
          <w:bCs/>
          <w:lang w:val="en"/>
        </w:rPr>
      </w:pPr>
      <w:r w:rsidRPr="006D2868">
        <w:rPr>
          <w:bCs/>
          <w:lang w:val="en"/>
        </w:rPr>
        <w:t>Species that share a similar genetic background and a similar ecological niche yet differ in their persistence in an urban environment present a unique opportunity to identify potential genetic mechanisms underlying species responses to urbanization. Northern cardinals (</w:t>
      </w:r>
      <w:r w:rsidRPr="006D2868">
        <w:rPr>
          <w:bCs/>
          <w:i/>
          <w:lang w:val="en"/>
        </w:rPr>
        <w:t>Cardinalis cardinalis</w:t>
      </w:r>
      <w:r w:rsidRPr="006D2868">
        <w:rPr>
          <w:bCs/>
          <w:lang w:val="en"/>
        </w:rPr>
        <w:t>) and pyrrhuloxia (</w:t>
      </w:r>
      <w:r w:rsidRPr="006D2868">
        <w:rPr>
          <w:bCs/>
          <w:i/>
          <w:lang w:val="en"/>
        </w:rPr>
        <w:t xml:space="preserve">Cardinalis </w:t>
      </w:r>
      <w:proofErr w:type="spellStart"/>
      <w:r w:rsidRPr="006D2868">
        <w:rPr>
          <w:bCs/>
          <w:i/>
          <w:lang w:val="en"/>
        </w:rPr>
        <w:t>sinuatus</w:t>
      </w:r>
      <w:proofErr w:type="spellEnd"/>
      <w:r w:rsidRPr="006D2868">
        <w:rPr>
          <w:bCs/>
          <w:lang w:val="en"/>
        </w:rPr>
        <w:t xml:space="preserve">) both occupy the metropolitan area of Tucson, Arizona and largely share an ecological niche, but northern cardinals occupy more highly urbanized areas than pyrrhuloxia </w:t>
      </w:r>
      <w:r w:rsidR="00D369E5">
        <w:rPr>
          <w:bCs/>
          <w:lang w:val="en"/>
        </w:rPr>
        <w:fldChar w:fldCharType="begin"/>
      </w:r>
      <w:r w:rsidR="00D369E5">
        <w:rPr>
          <w:bCs/>
          <w:lang w:val="en"/>
        </w:rPr>
        <w:instrText xml:space="preserve"> ADDIN ZOTERO_ITEM CSL_CITATION {"citationID":"ElDDLBaC","properties":{"formattedCitation":"(Jackson, 2023; Sullivan et al., 2009)","plainCitation":"(Jackson, 2023; Sullivan et al., 2009)","noteIndex":0},"citationItems":[{"id":1186,"uris":["http://zotero.org/users/15902993/items/Q2DXKT38"],"itemData":{"id":1186,"type":"webpage","abstract":"Explore millions of resources from scholarly journals, books, newspapers, videos and more, on the ProQuest Platform.","language":"en","title":"Evolution and Speciation in Birds: Insights From Cardinals and Boobies - ProQuest","title-short":"Evolution and Speciation in Birds","URL":"https://www.proquest.com/openview/6e0e0d6eb8da94b3f8e3e345d938ef03/1?pq-origsite=gscholar&amp;cbl=18750&amp;diss=y","author":[{"family":"Jackson","given":"Danny"}],"accessed":{"date-parts":[["2025",6,9]]},"issued":{"date-parts":[["2023"]]}}},{"id":1188,"uris":["http://zotero.org/users/15902993/items/EGQQMLDE"],"itemData":{"id":1188,"type":"article-journal","abstract":"New technologies are rapidly changing the way we collect, archive, analyze, and share scientific data. For example, over the next several years it is estimated that more than one billion autonomous sensors will be deployed over large spatial and temporal scales, and will gather vast quantities of data. Networks of human observers play a major role in gathering scientific data, and whether in astronomy, meteorology, or observations of nature, they continue to contribute significantly. In this paper we present an innovative use of the Internet and information technologies that better enhances the opportunity for citizens to contribute their observations to science and the conservation of bird populations. eBird is building a web-enabled community of bird watchers who collect, manage, and store their observations in a globally accessible unified database. Through its development as a tool that addresses the needs of the birding community, eBird sustains and grows participation. Birders, scientists, and conservationists are using eBird data worldwide to better understand avian biological patterns and the environmental and anthropogenic factors that influence them. Developing and shaping this network over time, eBird has created a near real-time avian data resource producing millions of observations per year.","container-title":"Biological Conservation","DOI":"10.1016/j.biocon.2009.05.006","ISSN":"0006-3207","issue":"10","journalAbbreviation":"Biological Conservation","page":"2282-2292","source":"ScienceDirect","title":"eBird: A citizen-based bird observation network in the biological sciences","title-short":"eBird","volume":"142","author":[{"family":"Sullivan","given":"Brian L."},{"family":"Wood","given":"Christopher L."},{"family":"Iliff","given":"Marshall J."},{"family":"Bonney","given":"Rick E."},{"family":"Fink","given":"Daniel"},{"family":"Kelling","given":"Steve"}],"issued":{"date-parts":[["2009",10,1]]}}}],"schema":"https://github.com/citation-style-language/schema/raw/master/csl-citation.json"} </w:instrText>
      </w:r>
      <w:r w:rsidR="00D369E5">
        <w:rPr>
          <w:bCs/>
          <w:lang w:val="en"/>
        </w:rPr>
        <w:fldChar w:fldCharType="separate"/>
      </w:r>
      <w:r w:rsidR="00D369E5">
        <w:rPr>
          <w:rFonts w:eastAsiaTheme="minorHAnsi"/>
        </w:rPr>
        <w:t>(Jackson, 2023; Sullivan et al., 2009)</w:t>
      </w:r>
      <w:r w:rsidR="00D369E5">
        <w:rPr>
          <w:bCs/>
          <w:lang w:val="en"/>
        </w:rPr>
        <w:fldChar w:fldCharType="end"/>
      </w:r>
      <w:del w:id="160" w:author="Danny Jackson (Student)" w:date="2025-06-09T09:40:00Z" w16du:dateUtc="2025-06-09T16:40:00Z">
        <w:r w:rsidRPr="006D2868" w:rsidDel="00D369E5">
          <w:rPr>
            <w:bCs/>
            <w:lang w:val="en"/>
          </w:rPr>
          <w:delText>(</w:delText>
        </w:r>
      </w:del>
      <w:del w:id="161" w:author="Danny Jackson (Student)" w:date="2025-06-09T09:39:00Z" w16du:dateUtc="2025-06-09T16:39:00Z">
        <w:r w:rsidR="00515936" w:rsidDel="00D369E5">
          <w:rPr>
            <w:bCs/>
            <w:lang w:val="en"/>
          </w:rPr>
          <w:delText>CITE dissertation</w:delText>
        </w:r>
      </w:del>
      <w:del w:id="162" w:author="Danny Jackson (Student)" w:date="2025-06-09T09:40:00Z" w16du:dateUtc="2025-06-09T16:40:00Z">
        <w:r w:rsidR="00515936" w:rsidDel="00D369E5">
          <w:rPr>
            <w:bCs/>
            <w:lang w:val="en"/>
          </w:rPr>
          <w:delText>, ebird</w:delText>
        </w:r>
        <w:r w:rsidRPr="006D2868" w:rsidDel="00D369E5">
          <w:rPr>
            <w:bCs/>
            <w:lang w:val="en"/>
          </w:rPr>
          <w:delText>)</w:delText>
        </w:r>
      </w:del>
      <w:r w:rsidRPr="006D2868">
        <w:rPr>
          <w:bCs/>
          <w:lang w:val="en"/>
        </w:rPr>
        <w:t xml:space="preserve">. </w:t>
      </w:r>
      <w:del w:id="163" w:author="Danny Jackson (Student)" w:date="2025-06-09T09:42:00Z" w16du:dateUtc="2025-06-09T16:42:00Z">
        <w:r w:rsidRPr="006D2868" w:rsidDel="00D369E5">
          <w:rPr>
            <w:bCs/>
            <w:lang w:val="en"/>
          </w:rPr>
          <w:delText xml:space="preserve">Although </w:delText>
        </w:r>
      </w:del>
      <w:ins w:id="164" w:author="Danny Jackson (Student)" w:date="2025-06-09T09:42:00Z" w16du:dateUtc="2025-06-09T16:42:00Z">
        <w:r w:rsidR="00D369E5">
          <w:rPr>
            <w:bCs/>
            <w:lang w:val="en"/>
          </w:rPr>
          <w:t>N</w:t>
        </w:r>
      </w:ins>
      <w:del w:id="165" w:author="Danny Jackson (Student)" w:date="2025-06-09T09:42:00Z" w16du:dateUtc="2025-06-09T16:42:00Z">
        <w:r w:rsidRPr="006D2868" w:rsidDel="00D369E5">
          <w:rPr>
            <w:bCs/>
            <w:lang w:val="en"/>
          </w:rPr>
          <w:delText>n</w:delText>
        </w:r>
      </w:del>
      <w:r w:rsidRPr="006D2868">
        <w:rPr>
          <w:bCs/>
          <w:lang w:val="en"/>
        </w:rPr>
        <w:t xml:space="preserve">orthern cardinals and pyrrhuloxia are 5.1 million years divergent (CI: 4.2 - 6.0 MY; </w:t>
      </w:r>
      <w:r w:rsidR="00DF2823">
        <w:rPr>
          <w:bCs/>
          <w:lang w:val="en"/>
        </w:rPr>
        <w:fldChar w:fldCharType="begin"/>
      </w:r>
      <w:r w:rsidR="00BC5BEA">
        <w:rPr>
          <w:bCs/>
          <w:lang w:val="en"/>
        </w:rPr>
        <w:instrText xml:space="preserve"> ADDIN ZOTERO_ITEM CSL_CITATION {"citationID":"2fGtV1kj","properties":{"formattedCitation":"(Barker et al., 2015; Hooper &amp; Price, 2017; Kumar et al., 2017)","plainCitation":"(Barker et al., 2015; Hooper &amp; Price, 2017; Kumar et al., 2017)","dontUpdate":true,"noteIndex":0},"citationItems":[{"id":602,"uris":["http://zotero.org/users/15902993/items/GRY6NMMS"],"itemData":{"id":602,"type":"article-journal","container-title":"The Auk","DOI":"10.1642/auk-14-110.1","ISSN":"1938-4254","issue":"2","note":"publisher: Oxford University Press (OUP)","page":"333–348","title":"New insights into New World biogeography: An integrated view from the phylogeny of blackbirds, cardinals, sparrows, tanagers, warblers, and allies","volume":"132","author":[{"family":"Barker","given":"F. Keith"},{"family":"Burns","given":"Kevin J."},{"family":"Klicka","given":"John"},{"family":"Lanyon","given":"Scott M."},{"family":"Lovette","given":"Irby J."}],"issued":{"date-parts":[["2015",4]]}}},{"id":723,"uris":["http://zotero.org/users/15902993/items/Q2S53UND"],"itemData":{"id":723,"type":"article-journal","container-title":"Nature Ecology &amp;amp; Evolution","DOI":"10.1038/s41559-017-0284-6","ISSN":"2397-334X","issue":"10","note":"publisher: Springer Science and Business Media LLC","page":"1526–1534","title":"Chromosomal inversion differences correlate with range overlap in passerine birds","volume":"1","author":[{"family":"Hooper","given":"Daniel M."},{"family":"Price","given":"Trevor D."}],"issued":{"date-parts":[["2017",8]]}}},{"id":761,"uris":["http://zotero.org/users/15902993/items/F4AC3JSZ"],"itemData":{"id":761,"type":"article-journal","container-title":"Molecular Biology and Evolution","DOI":"10.1093/molbev/msx116","ISSN":"1537-1719","issue":"7","note":"publisher: Oxford University Press (OUP)","page":"1812–1819","title":"TimeTree: A Resource for Timelines, Timetrees, and Divergence Times","volume":"34","author":[{"family":"Kumar","given":"Sudhir"},{"family":"Stecher","given":"Glen"},{"family":"Suleski","given":"Michael"},{"family":"Hedges","given":"S. Blair"}],"issued":{"date-parts":[["2017",4]]}}}],"schema":"https://github.com/citation-style-language/schema/raw/master/csl-citation.json"} </w:instrText>
      </w:r>
      <w:r w:rsidR="00DF2823">
        <w:rPr>
          <w:bCs/>
          <w:lang w:val="en"/>
        </w:rPr>
        <w:fldChar w:fldCharType="separate"/>
      </w:r>
      <w:r w:rsidR="00DF2823">
        <w:rPr>
          <w:bCs/>
          <w:noProof/>
          <w:lang w:val="en"/>
        </w:rPr>
        <w:t>Barker et al., 2015; Hooper &amp; Price, 2017; Kumar et al., 2017)</w:t>
      </w:r>
      <w:r w:rsidR="00DF2823">
        <w:rPr>
          <w:bCs/>
          <w:lang w:val="en"/>
        </w:rPr>
        <w:fldChar w:fldCharType="end"/>
      </w:r>
      <w:ins w:id="166" w:author="Danny Jackson (Student)" w:date="2025-06-09T09:42:00Z" w16du:dateUtc="2025-06-09T16:42:00Z">
        <w:r w:rsidR="00D369E5">
          <w:rPr>
            <w:bCs/>
            <w:lang w:val="en"/>
          </w:rPr>
          <w:t xml:space="preserve"> and</w:t>
        </w:r>
      </w:ins>
      <w:r w:rsidR="00DF2823">
        <w:rPr>
          <w:bCs/>
          <w:lang w:val="en"/>
        </w:rPr>
        <w:t xml:space="preserve"> </w:t>
      </w:r>
      <w:ins w:id="167" w:author="Danny Jackson (Student)" w:date="2025-06-09T09:42:00Z" w16du:dateUtc="2025-06-09T16:42:00Z">
        <w:r w:rsidR="00D369E5">
          <w:rPr>
            <w:bCs/>
            <w:lang w:val="en"/>
          </w:rPr>
          <w:t xml:space="preserve">while </w:t>
        </w:r>
      </w:ins>
      <w:r w:rsidR="00515936">
        <w:rPr>
          <w:bCs/>
          <w:lang w:val="en"/>
        </w:rPr>
        <w:t>phenotypic hybrids have been observed</w:t>
      </w:r>
      <w:r w:rsidRPr="006D2868">
        <w:rPr>
          <w:bCs/>
          <w:lang w:val="en"/>
        </w:rPr>
        <w:t xml:space="preserve">, </w:t>
      </w:r>
      <w:del w:id="168" w:author="Danny Jackson (Student)" w:date="2025-06-09T09:41:00Z" w16du:dateUtc="2025-06-09T16:41:00Z">
        <w:r w:rsidRPr="006D2868" w:rsidDel="00D369E5">
          <w:rPr>
            <w:bCs/>
            <w:lang w:val="en"/>
          </w:rPr>
          <w:delText xml:space="preserve">although </w:delText>
        </w:r>
      </w:del>
      <w:r w:rsidRPr="006D2868">
        <w:rPr>
          <w:bCs/>
          <w:lang w:val="en"/>
        </w:rPr>
        <w:t xml:space="preserve">no </w:t>
      </w:r>
      <w:r w:rsidR="00515936">
        <w:rPr>
          <w:bCs/>
          <w:lang w:val="en"/>
        </w:rPr>
        <w:t>genetic tests of</w:t>
      </w:r>
      <w:r w:rsidRPr="006D2868">
        <w:rPr>
          <w:bCs/>
          <w:lang w:val="en"/>
        </w:rPr>
        <w:t xml:space="preserve"> hybrids have </w:t>
      </w:r>
      <w:r w:rsidR="00515936">
        <w:rPr>
          <w:bCs/>
          <w:lang w:val="en"/>
        </w:rPr>
        <w:t>been performed</w:t>
      </w:r>
      <w:r w:rsidRPr="006D2868">
        <w:rPr>
          <w:bCs/>
          <w:lang w:val="en"/>
        </w:rPr>
        <w:t>.</w:t>
      </w:r>
      <w:r w:rsidR="00847D9D">
        <w:rPr>
          <w:bCs/>
          <w:lang w:val="en"/>
        </w:rPr>
        <w:t xml:space="preserve"> Slight differences arising from the largely similar genetic backgrounds of these two species may </w:t>
      </w:r>
      <w:r w:rsidR="00EA3916">
        <w:rPr>
          <w:bCs/>
          <w:lang w:val="en"/>
        </w:rPr>
        <w:t xml:space="preserve">therefore </w:t>
      </w:r>
      <w:r w:rsidR="00847D9D">
        <w:rPr>
          <w:bCs/>
          <w:lang w:val="en"/>
        </w:rPr>
        <w:t>underlie the differences in urban persistence, and a comparison of the two may illuminate mechanisms associated with urban adaptation.</w:t>
      </w:r>
    </w:p>
    <w:p w14:paraId="52F08C1B" w14:textId="39B36A3F" w:rsidR="00515936" w:rsidRPr="004F46E9" w:rsidDel="009D641D" w:rsidRDefault="00515936" w:rsidP="00FE72A9">
      <w:pPr>
        <w:spacing w:line="480" w:lineRule="auto"/>
        <w:ind w:firstLine="720"/>
        <w:rPr>
          <w:del w:id="169" w:author="Danny Jackson (Student)" w:date="2025-06-04T10:32:00Z" w16du:dateUtc="2025-06-04T17:32:00Z"/>
          <w:bCs/>
          <w:lang w:val="en"/>
          <w:rPrChange w:id="170" w:author="Danny Jackson (Student)" w:date="2025-06-04T10:07:00Z" w16du:dateUtc="2025-06-04T17:07:00Z">
            <w:rPr>
              <w:del w:id="171" w:author="Danny Jackson (Student)" w:date="2025-06-04T10:32:00Z" w16du:dateUtc="2025-06-04T17:32:00Z"/>
              <w:b/>
              <w:i/>
              <w:iCs/>
              <w:lang w:val="en"/>
            </w:rPr>
          </w:rPrChange>
        </w:rPr>
      </w:pPr>
      <w:del w:id="172" w:author="Danny Jackson (Student)" w:date="2025-06-04T10:07:00Z" w16du:dateUtc="2025-06-04T17:07:00Z">
        <w:r w:rsidRPr="004F46E9" w:rsidDel="004F46E9">
          <w:rPr>
            <w:bCs/>
            <w:lang w:val="en"/>
            <w:rPrChange w:id="173" w:author="Danny Jackson (Student)" w:date="2025-06-04T10:07:00Z" w16du:dateUtc="2025-06-04T17:07:00Z">
              <w:rPr>
                <w:b/>
                <w:i/>
                <w:iCs/>
                <w:lang w:val="en"/>
              </w:rPr>
            </w:rPrChange>
          </w:rPr>
          <w:delText>Add paragraph about Tucson, emphasize framework of testing parallel evolution</w:delText>
        </w:r>
      </w:del>
    </w:p>
    <w:p w14:paraId="555062A1" w14:textId="5DE3CE95" w:rsidR="0085178F" w:rsidRDefault="0085178F" w:rsidP="009D641D">
      <w:pPr>
        <w:spacing w:line="480" w:lineRule="auto"/>
        <w:ind w:firstLine="720"/>
        <w:rPr>
          <w:ins w:id="174" w:author="Danny Jackson (Student)" w:date="2025-06-03T15:38:00Z" w16du:dateUtc="2025-06-03T22:38:00Z"/>
          <w:bCs/>
          <w:lang w:val="en"/>
        </w:rPr>
      </w:pPr>
      <w:r w:rsidRPr="006D2868">
        <w:rPr>
          <w:bCs/>
          <w:lang w:val="en"/>
        </w:rPr>
        <w:t xml:space="preserve">We </w:t>
      </w:r>
      <w:r w:rsidR="00515936">
        <w:rPr>
          <w:bCs/>
          <w:lang w:val="en"/>
        </w:rPr>
        <w:t xml:space="preserve">generated and </w:t>
      </w:r>
      <w:r w:rsidR="00AD2AFB">
        <w:rPr>
          <w:bCs/>
          <w:lang w:val="en"/>
        </w:rPr>
        <w:t>analyzed</w:t>
      </w:r>
      <w:r w:rsidRPr="006D2868">
        <w:rPr>
          <w:bCs/>
          <w:lang w:val="en"/>
        </w:rPr>
        <w:t xml:space="preserve"> whole genome</w:t>
      </w:r>
      <w:r w:rsidR="00515936">
        <w:rPr>
          <w:bCs/>
          <w:lang w:val="en"/>
        </w:rPr>
        <w:t xml:space="preserve"> </w:t>
      </w:r>
      <w:r w:rsidRPr="006D2868">
        <w:rPr>
          <w:bCs/>
          <w:lang w:val="en"/>
        </w:rPr>
        <w:t>s</w:t>
      </w:r>
      <w:r w:rsidR="00515936">
        <w:rPr>
          <w:bCs/>
          <w:lang w:val="en"/>
        </w:rPr>
        <w:t>equence data</w:t>
      </w:r>
      <w:r w:rsidRPr="006D2868">
        <w:rPr>
          <w:bCs/>
          <w:lang w:val="en"/>
        </w:rPr>
        <w:t xml:space="preserve"> of </w:t>
      </w:r>
      <w:r w:rsidR="001D1173">
        <w:rPr>
          <w:bCs/>
          <w:lang w:val="en"/>
        </w:rPr>
        <w:t xml:space="preserve">urban and rural </w:t>
      </w:r>
      <w:r w:rsidRPr="006D2868">
        <w:rPr>
          <w:bCs/>
          <w:lang w:val="en"/>
        </w:rPr>
        <w:t>northern cardinals and pyrrhuloxia to identify regions that may have undergone positive selection in the urban environment</w:t>
      </w:r>
      <w:r w:rsidR="001D1173">
        <w:rPr>
          <w:bCs/>
          <w:lang w:val="en"/>
        </w:rPr>
        <w:t xml:space="preserve">. </w:t>
      </w:r>
      <w:del w:id="175" w:author="Danny Jackson (Student)" w:date="2025-06-03T14:37:00Z" w16du:dateUtc="2025-06-03T21:37:00Z">
        <w:r w:rsidR="001D1173" w:rsidDel="00C6396A">
          <w:rPr>
            <w:bCs/>
            <w:lang w:val="en"/>
          </w:rPr>
          <w:delText xml:space="preserve">We then </w:delText>
        </w:r>
        <w:r w:rsidR="00515936" w:rsidDel="00C6396A">
          <w:rPr>
            <w:bCs/>
            <w:lang w:val="en"/>
          </w:rPr>
          <w:delText xml:space="preserve">investigated potential targets of selection by analyzing </w:delText>
        </w:r>
        <w:r w:rsidR="001D1173" w:rsidDel="00C6396A">
          <w:rPr>
            <w:bCs/>
            <w:lang w:val="en"/>
          </w:rPr>
          <w:delText xml:space="preserve">Gene Ontology </w:delText>
        </w:r>
        <w:r w:rsidR="00515936" w:rsidDel="00C6396A">
          <w:rPr>
            <w:bCs/>
            <w:lang w:val="en"/>
          </w:rPr>
          <w:delText xml:space="preserve">and </w:delText>
        </w:r>
      </w:del>
      <w:ins w:id="176" w:author="Danny Jackson (Student)" w:date="2025-06-03T14:37:00Z" w16du:dateUtc="2025-06-03T21:37:00Z">
        <w:r w:rsidR="00C6396A">
          <w:rPr>
            <w:bCs/>
            <w:lang w:val="en"/>
          </w:rPr>
          <w:t xml:space="preserve">We </w:t>
        </w:r>
      </w:ins>
      <w:r w:rsidR="00515936">
        <w:rPr>
          <w:bCs/>
          <w:lang w:val="en"/>
        </w:rPr>
        <w:t xml:space="preserve">tested for </w:t>
      </w:r>
      <w:r w:rsidR="00847D9D">
        <w:rPr>
          <w:bCs/>
          <w:lang w:val="en"/>
        </w:rPr>
        <w:t>evidence of parallel selection across taxa</w:t>
      </w:r>
      <w:r w:rsidR="00EA3916">
        <w:rPr>
          <w:bCs/>
          <w:lang w:val="en"/>
        </w:rPr>
        <w:t xml:space="preserve"> at the gene level</w:t>
      </w:r>
      <w:r w:rsidR="00515936">
        <w:rPr>
          <w:bCs/>
          <w:lang w:val="en"/>
        </w:rPr>
        <w:t xml:space="preserve"> </w:t>
      </w:r>
      <w:del w:id="177" w:author="Danny Jackson (Student)" w:date="2025-06-03T15:36:00Z" w16du:dateUtc="2025-06-03T22:36:00Z">
        <w:r w:rsidR="00515936" w:rsidDel="0040498E">
          <w:rPr>
            <w:bCs/>
            <w:lang w:val="en"/>
          </w:rPr>
          <w:delText>among other birds living</w:delText>
        </w:r>
      </w:del>
      <w:ins w:id="178" w:author="Danny Jackson (Student)" w:date="2025-06-03T15:36:00Z" w16du:dateUtc="2025-06-03T22:36:00Z">
        <w:r w:rsidR="0040498E">
          <w:rPr>
            <w:bCs/>
            <w:lang w:val="en"/>
          </w:rPr>
          <w:t>between pyrrhuloxia and northern cardinals</w:t>
        </w:r>
      </w:ins>
      <w:r w:rsidR="00515936">
        <w:rPr>
          <w:bCs/>
          <w:lang w:val="en"/>
        </w:rPr>
        <w:t xml:space="preserve"> in </w:t>
      </w:r>
      <w:del w:id="179" w:author="Danny Jackson (Student)" w:date="2025-06-03T15:36:00Z" w16du:dateUtc="2025-06-03T22:36:00Z">
        <w:r w:rsidR="00515936" w:rsidDel="0040498E">
          <w:rPr>
            <w:bCs/>
            <w:lang w:val="en"/>
          </w:rPr>
          <w:delText>urban environments</w:delText>
        </w:r>
      </w:del>
      <w:ins w:id="180" w:author="Danny Jackson (Student)" w:date="2025-06-03T15:36:00Z" w16du:dateUtc="2025-06-03T22:36:00Z">
        <w:r w:rsidR="0040498E">
          <w:rPr>
            <w:bCs/>
            <w:lang w:val="en"/>
          </w:rPr>
          <w:t>Tucson, Arizona, great tits in Europe</w:t>
        </w:r>
      </w:ins>
      <w:ins w:id="181" w:author="Danny Jackson (Student)" w:date="2025-06-03T15:38:00Z" w16du:dateUtc="2025-06-03T22:38:00Z">
        <w:r w:rsidR="0040498E">
          <w:rPr>
            <w:bCs/>
            <w:lang w:val="en"/>
          </w:rPr>
          <w:t xml:space="preserve"> </w:t>
        </w:r>
      </w:ins>
      <w:r w:rsidR="0040498E">
        <w:rPr>
          <w:bCs/>
          <w:lang w:val="en"/>
        </w:rPr>
        <w:fldChar w:fldCharType="begin"/>
      </w:r>
      <w:r w:rsidR="0040498E">
        <w:rPr>
          <w:bCs/>
          <w:lang w:val="en"/>
        </w:rPr>
        <w:instrText xml:space="preserve"> ADDIN ZOTERO_ITEM CSL_CITATION {"citationID":"EfINCGsp","properties":{"formattedCitation":"(Salm\\uc0\\u243{}n et al., 2021)","plainCitation":"(Salmón et al., 2021)","noteIndex":0},"citationItems":[{"id":858,"uris":["http://zotero.org/users/15902993/items/GT5H6HF9"],"itemData":{"id":858,"type":"article-journal","container-title":"Nature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40498E">
        <w:rPr>
          <w:bCs/>
          <w:lang w:val="en"/>
        </w:rPr>
        <w:fldChar w:fldCharType="separate"/>
      </w:r>
      <w:r w:rsidR="0040498E" w:rsidRPr="0040498E">
        <w:rPr>
          <w:rFonts w:eastAsiaTheme="minorHAnsi"/>
        </w:rPr>
        <w:t xml:space="preserve">(Salmón et </w:t>
      </w:r>
      <w:r w:rsidR="0040498E" w:rsidRPr="0040498E">
        <w:rPr>
          <w:rFonts w:eastAsiaTheme="minorHAnsi"/>
        </w:rPr>
        <w:lastRenderedPageBreak/>
        <w:t>al., 2021)</w:t>
      </w:r>
      <w:r w:rsidR="0040498E">
        <w:rPr>
          <w:bCs/>
          <w:lang w:val="en"/>
        </w:rPr>
        <w:fldChar w:fldCharType="end"/>
      </w:r>
      <w:ins w:id="182" w:author="Danny Jackson (Student)" w:date="2025-06-03T15:36:00Z" w16du:dateUtc="2025-06-03T22:36:00Z">
        <w:r w:rsidR="0040498E">
          <w:rPr>
            <w:bCs/>
            <w:lang w:val="en"/>
          </w:rPr>
          <w:t>, and burrowing owls in Argentina</w:t>
        </w:r>
      </w:ins>
      <w:ins w:id="183" w:author="Danny Jackson (Student)" w:date="2025-06-03T15:38:00Z" w16du:dateUtc="2025-06-03T22:38:00Z">
        <w:r w:rsidR="0040498E">
          <w:rPr>
            <w:bCs/>
            <w:lang w:val="en"/>
          </w:rPr>
          <w:t xml:space="preserve"> </w:t>
        </w:r>
      </w:ins>
      <w:r w:rsidR="0040498E">
        <w:rPr>
          <w:bCs/>
          <w:lang w:val="en"/>
        </w:rPr>
        <w:fldChar w:fldCharType="begin"/>
      </w:r>
      <w:r w:rsidR="0040498E">
        <w:rPr>
          <w:bCs/>
          <w:lang w:val="en"/>
        </w:rPr>
        <w:instrText xml:space="preserve"> ADDIN ZOTERO_ITEM CSL_CITATION {"citationID":"AJwpJk6o","properties":{"formattedCitation":"(Mueller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40498E">
        <w:rPr>
          <w:bCs/>
          <w:lang w:val="en"/>
        </w:rPr>
        <w:fldChar w:fldCharType="separate"/>
      </w:r>
      <w:r w:rsidR="0040498E">
        <w:rPr>
          <w:bCs/>
          <w:noProof/>
          <w:lang w:val="en"/>
        </w:rPr>
        <w:t>(Mueller et al., 2020)</w:t>
      </w:r>
      <w:r w:rsidR="0040498E">
        <w:rPr>
          <w:bCs/>
          <w:lang w:val="en"/>
        </w:rPr>
        <w:fldChar w:fldCharType="end"/>
      </w:r>
      <w:r w:rsidR="00EA3916">
        <w:rPr>
          <w:bCs/>
          <w:lang w:val="en"/>
        </w:rPr>
        <w:t>.</w:t>
      </w:r>
      <w:r w:rsidR="00AD2AFB">
        <w:rPr>
          <w:bCs/>
          <w:lang w:val="en"/>
        </w:rPr>
        <w:t xml:space="preserve"> </w:t>
      </w:r>
      <w:ins w:id="184" w:author="Danny Jackson (Student)" w:date="2025-06-03T14:37:00Z" w16du:dateUtc="2025-06-03T21:37:00Z">
        <w:r w:rsidR="00C6396A">
          <w:rPr>
            <w:bCs/>
            <w:lang w:val="en"/>
          </w:rPr>
          <w:t xml:space="preserve">We then investigated potential targets of selection by testing for overrepresented Gene Ontology terms. </w:t>
        </w:r>
      </w:ins>
      <w:r w:rsidR="00AD2AFB">
        <w:rPr>
          <w:bCs/>
          <w:lang w:val="en"/>
        </w:rPr>
        <w:t xml:space="preserve">We predicted that pyrrhuloxia would show a fainter signal of selection, but that some similar genes would be under selection </w:t>
      </w:r>
      <w:del w:id="185" w:author="Danny Jackson (Student)" w:date="2025-06-03T14:37:00Z" w16du:dateUtc="2025-06-03T21:37:00Z">
        <w:r w:rsidR="00AD2AFB" w:rsidDel="00C6396A">
          <w:rPr>
            <w:bCs/>
            <w:lang w:val="en"/>
          </w:rPr>
          <w:delText>in both</w:delText>
        </w:r>
      </w:del>
      <w:ins w:id="186" w:author="Danny Jackson (Student)" w:date="2025-06-03T14:37:00Z" w16du:dateUtc="2025-06-03T21:37:00Z">
        <w:r w:rsidR="00C6396A">
          <w:rPr>
            <w:bCs/>
            <w:lang w:val="en"/>
          </w:rPr>
          <w:t>across all four</w:t>
        </w:r>
      </w:ins>
      <w:r w:rsidR="00AD2AFB">
        <w:rPr>
          <w:bCs/>
          <w:lang w:val="en"/>
        </w:rPr>
        <w:t xml:space="preserve"> species</w:t>
      </w:r>
      <w:ins w:id="187" w:author="Danny Jackson (Student)" w:date="2025-06-03T14:37:00Z" w16du:dateUtc="2025-06-03T21:37:00Z">
        <w:r w:rsidR="00C6396A">
          <w:rPr>
            <w:bCs/>
            <w:lang w:val="en"/>
          </w:rPr>
          <w:t xml:space="preserve"> involved in neural function and development</w:t>
        </w:r>
      </w:ins>
      <w:r w:rsidR="00AD2AFB">
        <w:rPr>
          <w:bCs/>
          <w:lang w:val="en"/>
        </w:rPr>
        <w:t>.</w:t>
      </w:r>
    </w:p>
    <w:p w14:paraId="0AAC4D5E" w14:textId="77777777" w:rsidR="0040498E" w:rsidRPr="006D2868" w:rsidRDefault="0040498E" w:rsidP="00515936">
      <w:pPr>
        <w:spacing w:line="480" w:lineRule="auto"/>
        <w:ind w:firstLine="720"/>
        <w:rPr>
          <w:bCs/>
          <w:lang w:val="en"/>
        </w:rPr>
      </w:pPr>
    </w:p>
    <w:p w14:paraId="07E4A2DE" w14:textId="77777777" w:rsidR="0085178F" w:rsidRPr="006D2868" w:rsidRDefault="0085178F" w:rsidP="00FE72A9">
      <w:pPr>
        <w:spacing w:line="480" w:lineRule="auto"/>
        <w:rPr>
          <w:b/>
          <w:bCs/>
          <w:u w:val="single"/>
          <w:lang w:val="en"/>
        </w:rPr>
      </w:pPr>
      <w:r w:rsidRPr="006D2868">
        <w:rPr>
          <w:b/>
          <w:bCs/>
          <w:u w:val="single"/>
          <w:lang w:val="en"/>
        </w:rPr>
        <w:t>Methods</w:t>
      </w:r>
    </w:p>
    <w:p w14:paraId="6948D319" w14:textId="77777777" w:rsidR="0085178F" w:rsidRPr="006D2868" w:rsidRDefault="0085178F" w:rsidP="00FE72A9">
      <w:pPr>
        <w:spacing w:line="480" w:lineRule="auto"/>
        <w:rPr>
          <w:bCs/>
          <w:u w:val="single"/>
          <w:lang w:val="en"/>
        </w:rPr>
      </w:pPr>
      <w:r w:rsidRPr="006D2868">
        <w:rPr>
          <w:bCs/>
          <w:u w:val="single"/>
          <w:lang w:val="en"/>
        </w:rPr>
        <w:t>Tissue collection, DNA sequencing, and SNP filtering:</w:t>
      </w:r>
    </w:p>
    <w:p w14:paraId="29D7459E" w14:textId="56A9B028" w:rsidR="0085178F" w:rsidRPr="006D2868" w:rsidRDefault="00EA3916" w:rsidP="00FE72A9">
      <w:pPr>
        <w:spacing w:line="480" w:lineRule="auto"/>
        <w:ind w:firstLine="720"/>
        <w:rPr>
          <w:bCs/>
          <w:lang w:val="en"/>
        </w:rPr>
      </w:pPr>
      <w:r>
        <w:rPr>
          <w:bCs/>
          <w:lang w:val="en"/>
        </w:rPr>
        <w:t>Between 2021-2022, w</w:t>
      </w:r>
      <w:r w:rsidR="0085178F" w:rsidRPr="006D2868">
        <w:rPr>
          <w:bCs/>
          <w:lang w:val="en"/>
        </w:rPr>
        <w:t xml:space="preserve">e collected blood samples from a total of 12 birds at residences around Tucson, Arizona spanning approximately 22 miles of the city: </w:t>
      </w:r>
      <w:r w:rsidR="00515936">
        <w:rPr>
          <w:bCs/>
          <w:lang w:val="en"/>
        </w:rPr>
        <w:t>six</w:t>
      </w:r>
      <w:r w:rsidR="0085178F" w:rsidRPr="006D2868">
        <w:rPr>
          <w:bCs/>
          <w:lang w:val="en"/>
        </w:rPr>
        <w:t xml:space="preserve"> northern cardinals and </w:t>
      </w:r>
      <w:r w:rsidR="00515936">
        <w:rPr>
          <w:bCs/>
          <w:lang w:val="en"/>
        </w:rPr>
        <w:t>six</w:t>
      </w:r>
      <w:r w:rsidR="0085178F" w:rsidRPr="006D2868">
        <w:rPr>
          <w:bCs/>
          <w:lang w:val="en"/>
        </w:rPr>
        <w:t xml:space="preserve"> pyrrhuloxia (Table 1, Figure 1). </w:t>
      </w:r>
      <w:r w:rsidR="0085178F" w:rsidRPr="006D2868">
        <w:rPr>
          <w:bCs/>
          <w:i/>
          <w:iCs/>
          <w:lang w:val="en"/>
        </w:rPr>
        <w:t>Cardinalis</w:t>
      </w:r>
      <w:r w:rsidR="0085178F" w:rsidRPr="006D2868">
        <w:rPr>
          <w:bCs/>
          <w:lang w:val="en"/>
        </w:rPr>
        <w:t xml:space="preserve"> species in rural areas were difficult if not impossible to capture </w:t>
      </w:r>
      <w:r>
        <w:rPr>
          <w:bCs/>
          <w:lang w:val="en"/>
        </w:rPr>
        <w:t>in part due to fieldwork limitations during the COVID-19 pandemic</w:t>
      </w:r>
      <w:r w:rsidR="0085178F" w:rsidRPr="006D2868">
        <w:rPr>
          <w:bCs/>
          <w:lang w:val="en"/>
        </w:rPr>
        <w:t>, so we also accessed muscle tissue samples from 12 birds (</w:t>
      </w:r>
      <w:r w:rsidR="00515936">
        <w:rPr>
          <w:bCs/>
          <w:lang w:val="en"/>
        </w:rPr>
        <w:t>six</w:t>
      </w:r>
      <w:r w:rsidR="0085178F" w:rsidRPr="006D2868">
        <w:rPr>
          <w:bCs/>
          <w:lang w:val="en"/>
        </w:rPr>
        <w:t xml:space="preserve"> northern cardinals and </w:t>
      </w:r>
      <w:r w:rsidR="00515936">
        <w:rPr>
          <w:bCs/>
          <w:lang w:val="en"/>
        </w:rPr>
        <w:t>six</w:t>
      </w:r>
      <w:r w:rsidR="0085178F" w:rsidRPr="006D2868">
        <w:rPr>
          <w:bCs/>
          <w:lang w:val="en"/>
        </w:rPr>
        <w:t xml:space="preserve"> pyrrhuloxia) from the University of Washington Burke Museum and the Museum of Southwestern Biology</w:t>
      </w:r>
      <w:r w:rsidR="00515936">
        <w:rPr>
          <w:bCs/>
          <w:lang w:val="en"/>
        </w:rPr>
        <w:t xml:space="preserve"> collected during years </w:t>
      </w:r>
      <w:r w:rsidR="00BC5BEA">
        <w:rPr>
          <w:bCs/>
          <w:lang w:val="en"/>
        </w:rPr>
        <w:t>1999-2007</w:t>
      </w:r>
      <w:r w:rsidR="0085178F" w:rsidRPr="006D2868">
        <w:rPr>
          <w:bCs/>
          <w:lang w:val="en"/>
        </w:rPr>
        <w:t xml:space="preserve">. This produced a sample size of </w:t>
      </w:r>
      <w:ins w:id="188" w:author="Danny Jackson (Student)" w:date="2025-06-09T09:43:00Z" w16du:dateUtc="2025-06-09T16:43:00Z">
        <w:r w:rsidR="00D369E5">
          <w:rPr>
            <w:bCs/>
            <w:lang w:val="en"/>
          </w:rPr>
          <w:t>six</w:t>
        </w:r>
      </w:ins>
      <w:del w:id="189" w:author="Danny Jackson (Student)" w:date="2025-06-09T09:43:00Z" w16du:dateUtc="2025-06-09T16:43:00Z">
        <w:r w:rsidR="00BC5BEA" w:rsidDel="00D369E5">
          <w:rPr>
            <w:bCs/>
            <w:lang w:val="en"/>
          </w:rPr>
          <w:delText>6</w:delText>
        </w:r>
      </w:del>
      <w:r w:rsidR="0085178F" w:rsidRPr="006D2868">
        <w:rPr>
          <w:bCs/>
          <w:lang w:val="en"/>
        </w:rPr>
        <w:t xml:space="preserve"> per species per population (urban vs. rural), which is sufficient for identifying outlier regions between populations</w:t>
      </w:r>
      <w:r w:rsidR="00DF2823">
        <w:rPr>
          <w:bCs/>
          <w:lang w:val="en"/>
        </w:rPr>
        <w:t xml:space="preserve"> </w:t>
      </w:r>
      <w:r w:rsidR="00DF2823">
        <w:rPr>
          <w:bCs/>
          <w:lang w:val="en"/>
        </w:rPr>
        <w:fldChar w:fldCharType="begin"/>
      </w:r>
      <w:r w:rsidR="00B369DB">
        <w:rPr>
          <w:bCs/>
          <w:lang w:val="en"/>
        </w:rPr>
        <w:instrText xml:space="preserve"> ADDIN ZOTERO_ITEM CSL_CITATION {"citationID":"EaNIskIa","properties":{"formattedCitation":"(Hahn, 2018)","plainCitation":"(Hahn, 2018)","noteIndex":0},"citationItems":[{"id":962,"uris":["http://zotero.org/users/15902993/items/KZXY29BZ"],"itemData":{"id":962,"type":"book","abstract":"Molecular Population Genetics is a general text covering one of the most active and exciting areas in biology. Combining advances in molecular biology and genomics with mathematical and empirical findings from population genetics, work in molecular population genetics has uncovered the extraordinary history of natural selection and demographic shifts in many organisms, including humans. While basic descriptions of the methods and tools of this field can be found in disparate places, no previous book has brought them together in a single volume. Rather than cobble together pieces from books, reviews, and primary research articles, Molecular Population Genetics presents a coherent user's guide to the field. Intended as a text for upper-level undergraduate and graduate students, the book will also be useful as a detailed reference for active professionals. \n            ,  \n             Molecular Population Genetics is a general text covering one of the most active and exciting areas in biology. Combining advances in molecular biology and genomics with mathematical and empirical findings from population genetics, work in molecular population genetics has uncovered the extraordinary history of natural selection and demographic shifts in many organisms, including humans. While basic descriptions of the methods and tools of this field can be found in disparate places, no previous book has brought them together in a single volume. Rather than cobble together pieces from books, reviews, and primary research articles, Molecular Population Genetics presents a coherent user's guide to the field. Intended as a text for upper-level undergraduate and graduate students, the book will also be useful as a detailed reference for active professionals.","event-place":"Oxford, New York","ISBN":"978-0-87893-965-7","number-of-pages":"352","publisher":"Oxford University Press","publisher-place":"Oxford, New York","source":"Oxford University Press","title":"Molecular Population Genetics","author":[{"family":"Hahn","given":"Matthew W."}],"issued":{"date-parts":[["2018",4,17]]}}}],"schema":"https://github.com/citation-style-language/schema/raw/master/csl-citation.json"} </w:instrText>
      </w:r>
      <w:r w:rsidR="00DF2823">
        <w:rPr>
          <w:bCs/>
          <w:lang w:val="en"/>
        </w:rPr>
        <w:fldChar w:fldCharType="separate"/>
      </w:r>
      <w:r w:rsidR="00B369DB">
        <w:rPr>
          <w:bCs/>
          <w:noProof/>
          <w:lang w:val="en"/>
        </w:rPr>
        <w:t>(Hahn, 2018)</w:t>
      </w:r>
      <w:r w:rsidR="00DF2823">
        <w:rPr>
          <w:bCs/>
          <w:lang w:val="en"/>
        </w:rPr>
        <w:fldChar w:fldCharType="end"/>
      </w:r>
      <w:r w:rsidR="0085178F" w:rsidRPr="006D2868">
        <w:rPr>
          <w:bCs/>
          <w:lang w:val="en"/>
        </w:rPr>
        <w:t xml:space="preserve">. We extracted DNA from each sample at the University of Colorado using a Qiagen </w:t>
      </w:r>
      <w:proofErr w:type="spellStart"/>
      <w:r w:rsidR="0085178F" w:rsidRPr="006D2868">
        <w:rPr>
          <w:bCs/>
          <w:lang w:val="en"/>
        </w:rPr>
        <w:t>DNeasy</w:t>
      </w:r>
      <w:proofErr w:type="spellEnd"/>
      <w:r w:rsidR="0085178F" w:rsidRPr="006D2868">
        <w:rPr>
          <w:bCs/>
          <w:lang w:val="en"/>
        </w:rPr>
        <w:t xml:space="preserve"> Blood &amp; Tissue kit, and we measured DNA concentrations on a </w:t>
      </w:r>
      <w:proofErr w:type="spellStart"/>
      <w:r w:rsidR="0085178F" w:rsidRPr="006D2868">
        <w:rPr>
          <w:bCs/>
          <w:lang w:val="en"/>
        </w:rPr>
        <w:t>Thermofisher</w:t>
      </w:r>
      <w:proofErr w:type="spellEnd"/>
      <w:r w:rsidR="0085178F" w:rsidRPr="006D2868">
        <w:rPr>
          <w:bCs/>
          <w:lang w:val="en"/>
        </w:rPr>
        <w:t xml:space="preserve"> Qubit 3.0. Whole genome </w:t>
      </w:r>
      <w:proofErr w:type="gramStart"/>
      <w:r w:rsidR="0085178F" w:rsidRPr="006D2868">
        <w:rPr>
          <w:bCs/>
          <w:lang w:val="en"/>
        </w:rPr>
        <w:t>paired-end</w:t>
      </w:r>
      <w:proofErr w:type="gramEnd"/>
      <w:r w:rsidR="0085178F" w:rsidRPr="006D2868">
        <w:rPr>
          <w:bCs/>
          <w:lang w:val="en"/>
        </w:rPr>
        <w:t xml:space="preserve"> 150 base pair sequencing libraries were prepared and sequenced using the Illumina </w:t>
      </w:r>
      <w:proofErr w:type="spellStart"/>
      <w:r w:rsidR="0085178F" w:rsidRPr="006D2868">
        <w:rPr>
          <w:bCs/>
          <w:lang w:val="en"/>
        </w:rPr>
        <w:t>NovaSeq</w:t>
      </w:r>
      <w:proofErr w:type="spellEnd"/>
      <w:r w:rsidR="0085178F" w:rsidRPr="006D2868">
        <w:rPr>
          <w:bCs/>
          <w:lang w:val="en"/>
        </w:rPr>
        <w:t xml:space="preserve"> 6000 platform by </w:t>
      </w:r>
      <w:proofErr w:type="spellStart"/>
      <w:r w:rsidR="0085178F" w:rsidRPr="006D2868">
        <w:rPr>
          <w:bCs/>
          <w:lang w:val="en"/>
        </w:rPr>
        <w:t>Novogene</w:t>
      </w:r>
      <w:proofErr w:type="spellEnd"/>
      <w:r w:rsidR="0085178F" w:rsidRPr="006D2868">
        <w:rPr>
          <w:bCs/>
          <w:lang w:val="en"/>
        </w:rPr>
        <w:t>, Sacramento, CA</w:t>
      </w:r>
      <w:r w:rsidR="00BC5BEA">
        <w:rPr>
          <w:bCs/>
          <w:lang w:val="en"/>
        </w:rPr>
        <w:t>.</w:t>
      </w:r>
    </w:p>
    <w:p w14:paraId="3AB3D21B" w14:textId="61148CC4" w:rsidR="005E166B" w:rsidRDefault="0085178F" w:rsidP="00FE72A9">
      <w:pPr>
        <w:spacing w:line="480" w:lineRule="auto"/>
        <w:ind w:firstLine="720"/>
        <w:rPr>
          <w:bCs/>
          <w:lang w:val="en"/>
        </w:rPr>
      </w:pPr>
      <w:r w:rsidRPr="006D2868">
        <w:rPr>
          <w:bCs/>
          <w:lang w:val="en"/>
        </w:rPr>
        <w:t xml:space="preserve">We trimmed raw sequence </w:t>
      </w:r>
      <w:proofErr w:type="spellStart"/>
      <w:r w:rsidRPr="006D2868">
        <w:rPr>
          <w:bCs/>
          <w:lang w:val="en"/>
        </w:rPr>
        <w:t>fasta</w:t>
      </w:r>
      <w:proofErr w:type="spellEnd"/>
      <w:r w:rsidRPr="006D2868">
        <w:rPr>
          <w:bCs/>
          <w:lang w:val="en"/>
        </w:rPr>
        <w:t xml:space="preserve"> files using </w:t>
      </w:r>
      <w:proofErr w:type="spellStart"/>
      <w:r w:rsidRPr="006D2868">
        <w:rPr>
          <w:bCs/>
          <w:lang w:val="en"/>
        </w:rPr>
        <w:t>Trimmomatic</w:t>
      </w:r>
      <w:proofErr w:type="spellEnd"/>
      <w:r w:rsidRPr="006D2868">
        <w:rPr>
          <w:bCs/>
          <w:lang w:val="en"/>
        </w:rPr>
        <w:t xml:space="preserve"> </w:t>
      </w:r>
      <w:r w:rsidR="00B369DB">
        <w:rPr>
          <w:bCs/>
          <w:lang w:val="en"/>
        </w:rPr>
        <w:fldChar w:fldCharType="begin"/>
      </w:r>
      <w:r w:rsidR="00B369DB">
        <w:rPr>
          <w:bCs/>
          <w:lang w:val="en"/>
        </w:rPr>
        <w:instrText xml:space="preserve"> ADDIN ZOTERO_ITEM CSL_CITATION {"citationID":"xtOQX6dV","properties":{"formattedCitation":"(Bolger et al., 2014)","plainCitation":"(Bolger et al., 2014)","noteIndex":0},"citationItems":[{"id":610,"uris":["http://zotero.org/users/15902993/items/XHNHYB5D"],"itemData":{"id":610,"type":"article-journal","container-title":"Bioinformatics","DOI":"10.1093/bioinformatics/btu170","ISSN":"1367-4803","issue":"15","note":"publisher: Oxford University Press (OUP)","page":"2114–2120","title":"Trimmomatic: a flexible trimmer for Illumina sequence data","volume":"30","author":[{"family":"Bolger","given":"Anthony M."},{"family":"Lohse","given":"Marc"},{"family":"Usadel","given":"Bjoern"}],"issued":{"date-parts":[["2014",4]]}}}],"schema":"https://github.com/citation-style-language/schema/raw/master/csl-citation.json"} </w:instrText>
      </w:r>
      <w:r w:rsidR="00B369DB">
        <w:rPr>
          <w:bCs/>
          <w:lang w:val="en"/>
        </w:rPr>
        <w:fldChar w:fldCharType="separate"/>
      </w:r>
      <w:r w:rsidR="00B369DB">
        <w:rPr>
          <w:bCs/>
          <w:noProof/>
          <w:lang w:val="en"/>
        </w:rPr>
        <w:t>(Bolger et al., 2014)</w:t>
      </w:r>
      <w:r w:rsidR="00B369DB">
        <w:rPr>
          <w:bCs/>
          <w:lang w:val="en"/>
        </w:rPr>
        <w:fldChar w:fldCharType="end"/>
      </w:r>
      <w:r w:rsidRPr="006D2868">
        <w:rPr>
          <w:bCs/>
          <w:lang w:val="en"/>
        </w:rPr>
        <w:t xml:space="preserve"> and analyzed for quality using </w:t>
      </w:r>
      <w:proofErr w:type="spellStart"/>
      <w:r w:rsidRPr="006D2868">
        <w:rPr>
          <w:bCs/>
          <w:lang w:val="en"/>
        </w:rPr>
        <w:t>FastQC</w:t>
      </w:r>
      <w:proofErr w:type="spellEnd"/>
      <w:r w:rsidRPr="006D2868">
        <w:rPr>
          <w:bCs/>
          <w:lang w:val="en"/>
        </w:rPr>
        <w:t xml:space="preserve"> </w:t>
      </w:r>
      <w:r w:rsidR="00B369DB">
        <w:rPr>
          <w:bCs/>
          <w:lang w:val="en"/>
        </w:rPr>
        <w:fldChar w:fldCharType="begin"/>
      </w:r>
      <w:r w:rsidR="00B369DB">
        <w:rPr>
          <w:bCs/>
          <w:lang w:val="en"/>
        </w:rPr>
        <w:instrText xml:space="preserve"> ADDIN ZOTERO_ITEM CSL_CITATION {"citationID":"2AOHyT4j","properties":{"formattedCitation":"(Andrews, 2010)","plainCitation":"(Andrews, 2010)","noteIndex":0},"citationItems":[{"id":964,"uris":["http://zotero.org/users/15902993/items/8PJB3HZG"],"itemData":{"id":964,"type":"document","source":"CiNii Research","title":"FastQC: a quality control tool for high throughput sequence data.","title-short":"FastQC","URL":"https://cir.nii.ac.jp/crid/1370584340724053142","author":[{"family":"Andrews","given":"S"}],"accessed":{"date-parts":[["2025",3,7]]},"issued":{"date-parts":[["2010"]]}}}],"schema":"https://github.com/citation-style-language/schema/raw/master/csl-citation.json"} </w:instrText>
      </w:r>
      <w:r w:rsidR="00B369DB">
        <w:rPr>
          <w:bCs/>
          <w:lang w:val="en"/>
        </w:rPr>
        <w:fldChar w:fldCharType="separate"/>
      </w:r>
      <w:r w:rsidR="00B369DB">
        <w:rPr>
          <w:bCs/>
          <w:noProof/>
          <w:lang w:val="en"/>
        </w:rPr>
        <w:t>(Andrews, 2010)</w:t>
      </w:r>
      <w:r w:rsidR="00B369DB">
        <w:rPr>
          <w:bCs/>
          <w:lang w:val="en"/>
        </w:rPr>
        <w:fldChar w:fldCharType="end"/>
      </w:r>
      <w:r w:rsidRPr="006D2868">
        <w:rPr>
          <w:bCs/>
          <w:lang w:val="en"/>
        </w:rPr>
        <w:t xml:space="preserve">. </w:t>
      </w:r>
      <w:r w:rsidR="000023FB">
        <w:rPr>
          <w:bCs/>
          <w:lang w:val="en"/>
        </w:rPr>
        <w:t>The publicly available annotated northern cardinal genome is not chromosome-</w:t>
      </w:r>
      <w:r w:rsidR="00E8193A">
        <w:rPr>
          <w:bCs/>
          <w:lang w:val="en"/>
        </w:rPr>
        <w:t>level,</w:t>
      </w:r>
      <w:r w:rsidR="000023FB">
        <w:rPr>
          <w:bCs/>
          <w:lang w:val="en"/>
        </w:rPr>
        <w:t xml:space="preserve"> and each scaffold could not reliably be assigned as either an autosome or sex chromosome</w:t>
      </w:r>
      <w:r w:rsidR="00BC5BEA">
        <w:rPr>
          <w:bCs/>
          <w:lang w:val="en"/>
        </w:rPr>
        <w:t>.</w:t>
      </w:r>
      <w:r w:rsidR="000023FB">
        <w:rPr>
          <w:bCs/>
          <w:lang w:val="en"/>
        </w:rPr>
        <w:t xml:space="preserve"> </w:t>
      </w:r>
      <w:r w:rsidR="00BC5BEA">
        <w:rPr>
          <w:bCs/>
          <w:lang w:val="en"/>
        </w:rPr>
        <w:t>T</w:t>
      </w:r>
      <w:r w:rsidR="000023FB">
        <w:rPr>
          <w:bCs/>
          <w:lang w:val="en"/>
        </w:rPr>
        <w:t>herefore, w</w:t>
      </w:r>
      <w:r w:rsidRPr="006D2868">
        <w:rPr>
          <w:bCs/>
          <w:lang w:val="en"/>
        </w:rPr>
        <w:t xml:space="preserve">e </w:t>
      </w:r>
      <w:r w:rsidR="00BC5BEA">
        <w:rPr>
          <w:bCs/>
          <w:lang w:val="en"/>
        </w:rPr>
        <w:t xml:space="preserve">aligned </w:t>
      </w:r>
      <w:r w:rsidRPr="006D2868">
        <w:rPr>
          <w:bCs/>
          <w:lang w:val="en"/>
        </w:rPr>
        <w:t xml:space="preserve">the trimmed sequence reads to the </w:t>
      </w:r>
      <w:r w:rsidRPr="006D2868">
        <w:rPr>
          <w:bCs/>
          <w:lang w:val="en"/>
        </w:rPr>
        <w:lastRenderedPageBreak/>
        <w:t xml:space="preserve">reference </w:t>
      </w:r>
      <w:r w:rsidR="00CA2E21">
        <w:rPr>
          <w:bCs/>
          <w:lang w:val="en"/>
        </w:rPr>
        <w:t>small tree finch (</w:t>
      </w:r>
      <w:proofErr w:type="spellStart"/>
      <w:r w:rsidR="00CA2E21">
        <w:rPr>
          <w:bCs/>
          <w:lang w:val="en"/>
        </w:rPr>
        <w:t>Camarhynchus</w:t>
      </w:r>
      <w:proofErr w:type="spellEnd"/>
      <w:r w:rsidR="00CA2E21">
        <w:rPr>
          <w:bCs/>
          <w:lang w:val="en"/>
        </w:rPr>
        <w:t xml:space="preserve"> </w:t>
      </w:r>
      <w:proofErr w:type="spellStart"/>
      <w:r w:rsidR="00CA2E21">
        <w:rPr>
          <w:bCs/>
          <w:lang w:val="en"/>
        </w:rPr>
        <w:t>parvulus</w:t>
      </w:r>
      <w:proofErr w:type="spellEnd"/>
      <w:r w:rsidR="00CA2E21">
        <w:rPr>
          <w:bCs/>
          <w:lang w:val="en"/>
        </w:rPr>
        <w:t>) genome STF-</w:t>
      </w:r>
      <w:proofErr w:type="spellStart"/>
      <w:r w:rsidR="00CA2E21">
        <w:rPr>
          <w:bCs/>
          <w:lang w:val="en"/>
        </w:rPr>
        <w:t>HiC</w:t>
      </w:r>
      <w:proofErr w:type="spellEnd"/>
      <w:r w:rsidR="00CA2E21">
        <w:rPr>
          <w:bCs/>
          <w:lang w:val="en"/>
        </w:rPr>
        <w:t xml:space="preserve"> (1.28 GB; </w:t>
      </w:r>
      <w:proofErr w:type="spellStart"/>
      <w:r w:rsidR="00CA2E21">
        <w:rPr>
          <w:bCs/>
          <w:lang w:val="en"/>
        </w:rPr>
        <w:t>Genbank</w:t>
      </w:r>
      <w:proofErr w:type="spellEnd"/>
      <w:r w:rsidR="00CA2E21">
        <w:rPr>
          <w:bCs/>
          <w:lang w:val="en"/>
        </w:rPr>
        <w:t xml:space="preserve"> accession number: GCF_901933205.1)</w:t>
      </w:r>
      <w:r w:rsidR="00BC5BEA">
        <w:rPr>
          <w:bCs/>
          <w:lang w:val="en"/>
        </w:rPr>
        <w:t xml:space="preserve"> using bwa mem </w:t>
      </w:r>
      <w:r w:rsidR="00BC5BEA">
        <w:rPr>
          <w:bCs/>
          <w:lang w:val="en"/>
        </w:rPr>
        <w:fldChar w:fldCharType="begin"/>
      </w:r>
      <w:r w:rsidR="00BC5BEA">
        <w:rPr>
          <w:bCs/>
          <w:lang w:val="en"/>
        </w:rPr>
        <w:instrText xml:space="preserve"> ADDIN ZOTERO_ITEM CSL_CITATION {"citationID":"u8x2gahq","properties":{"formattedCitation":"(H. Li &amp; Durbin, 2009)","plainCitation":"(H. Li &amp; Durbin, 2009)","noteIndex":0},"citationItems":[{"id":968,"uris":["http://zotero.org/users/15902993/items/W2KBX87C"],"itemData":{"id":968,"type":"article-journal","abstract":"Motivation: The enormous amount of short reads generated by the new DNA sequencing technologies call for the development of fast and accurate read alignment programs. A first generation of hash table-based methods has been developed, including MAQ, which is accurate, feature rich and fast enough to align short reads from a single individual. However, MAQ does not support gapped alignment for single-end reads, which makes it unsuitable for alignment of longer reads where indels may occur frequently. The speed of MAQ is also a concern when the alignment is scaled up to the resequencing of hundreds of individuals.Results: We implemented Burrows-Wheeler Alignment tool (BWA), a new read alignment package that is based on backward search with Burrows–Wheeler Transform (BWT), to efficiently align short sequencing reads against a large reference sequence such as the human genome, allowing mismatches and gaps. BWA supports both base space reads, e.g. from Illumina sequencing machines, and color space reads from AB SOLiD machines. Evaluations on both simulated and real data suggest that BWA is </w:instrText>
      </w:r>
      <w:r w:rsidR="00BC5BEA">
        <w:rPr>
          <w:rFonts w:ascii="Cambria Math" w:hAnsi="Cambria Math" w:cs="Cambria Math"/>
          <w:bCs/>
          <w:lang w:val="en"/>
        </w:rPr>
        <w:instrText>∼</w:instrText>
      </w:r>
      <w:r w:rsidR="00BC5BEA">
        <w:rPr>
          <w:bCs/>
          <w:lang w:val="en"/>
        </w:rPr>
        <w:instrText xml:space="preserve">10–20× faster than MAQ, while achieving similar accuracy. In addition, BWA outputs alignment in the new standard SAM (Sequence Alignment/Map) format. Variant calling and other downstream analyses after the alignment can be achieved with the open source SAMtools software package.Availability:  http://maq.sourceforge.netContact:  rd@sanger.ac.uk","container-title":"Bioinformatics","DOI":"10.1093/bioinformatics/btp324","ISSN":"1367-4803","issue":"14","journalAbbreviation":"Bioinformatics","page":"1754-1760","source":"Silverchair","title":"Fast and accurate short read alignment with Burrows–Wheeler transform","volume":"25","author":[{"family":"Li","given":"Heng"},{"family":"Durbin","given":"Richard"}],"issued":{"date-parts":[["2009",7,15]]}}}],"schema":"https://github.com/citation-style-language/schema/raw/master/csl-citation.json"} </w:instrText>
      </w:r>
      <w:r w:rsidR="00BC5BEA">
        <w:rPr>
          <w:bCs/>
          <w:lang w:val="en"/>
        </w:rPr>
        <w:fldChar w:fldCharType="separate"/>
      </w:r>
      <w:r w:rsidR="00BC5BEA">
        <w:rPr>
          <w:bCs/>
          <w:noProof/>
          <w:lang w:val="en"/>
        </w:rPr>
        <w:t>(H. Li &amp; Durbin, 2009)</w:t>
      </w:r>
      <w:r w:rsidR="00BC5BEA">
        <w:rPr>
          <w:bCs/>
          <w:lang w:val="en"/>
        </w:rPr>
        <w:fldChar w:fldCharType="end"/>
      </w:r>
      <w:r w:rsidR="00F96EB6">
        <w:rPr>
          <w:bCs/>
          <w:lang w:val="en"/>
        </w:rPr>
        <w:t xml:space="preserve">. The small tree finch is the closest relative with an available chromosome-level genome. </w:t>
      </w:r>
      <w:r w:rsidR="00445C45" w:rsidRPr="006D2868">
        <w:rPr>
          <w:bCs/>
          <w:lang w:val="en"/>
        </w:rPr>
        <w:t xml:space="preserve">Then we sorted </w:t>
      </w:r>
      <w:r w:rsidR="00445C45">
        <w:rPr>
          <w:bCs/>
          <w:lang w:val="en"/>
        </w:rPr>
        <w:t xml:space="preserve">the </w:t>
      </w:r>
      <w:r w:rsidR="00445C45" w:rsidRPr="006D2868">
        <w:rPr>
          <w:bCs/>
          <w:lang w:val="en"/>
        </w:rPr>
        <w:t xml:space="preserve">bam files using </w:t>
      </w:r>
      <w:proofErr w:type="spellStart"/>
      <w:r w:rsidR="00445C45" w:rsidRPr="006D2868">
        <w:rPr>
          <w:bCs/>
          <w:lang w:val="en"/>
        </w:rPr>
        <w:t>samtools</w:t>
      </w:r>
      <w:proofErr w:type="spellEnd"/>
      <w:r w:rsidR="00445C45" w:rsidRPr="006D2868">
        <w:rPr>
          <w:bCs/>
          <w:lang w:val="en"/>
        </w:rPr>
        <w:t xml:space="preserve"> </w:t>
      </w:r>
      <w:r w:rsidR="00B369DB">
        <w:rPr>
          <w:bCs/>
          <w:lang w:val="en"/>
        </w:rPr>
        <w:fldChar w:fldCharType="begin"/>
      </w:r>
      <w:r w:rsidR="001A72F4">
        <w:rPr>
          <w:bCs/>
          <w:lang w:val="en"/>
        </w:rPr>
        <w:instrText xml:space="preserve"> ADDIN ZOTERO_ITEM CSL_CITATION {"citationID":"0o8dyaPA","properties":{"formattedCitation":"(H. Li et al., 2009)","plainCitation":"(H. Li et al., 2009)","noteIndex":0},"citationItems":[{"id":773,"uris":["http://zotero.org/users/15902993/items/6MK3NMRE"],"itemData":{"id":773,"type":"article-journal","container-title":"Bioinformatics","DOI":"10.1093/bioinformatics/btp352","ISSN":"1367-4803","issue":"16","note":"publisher: Oxford University Press (OUP)","page":"2078–2079","title":"The Sequence Alignment/Map format and SAMtools","volume":"25","author":[{"family":"Li","given":"Heng"},{"family":"Handsaker","given":"Bob"},{"family":"Wysoker","given":"Alec"},{"family":"Fennell","given":"Tim"},{"family":"Ruan","given":"Jue"},{"family":"Homer","given":"Nils"},{"family":"Marth","given":"Gabor"},{"family":"Abecasis","given":"Goncalo"},{"family":"Durbin","given":"Richard"}],"issued":{"date-parts":[["2009",6]]}}}],"schema":"https://github.com/citation-style-language/schema/raw/master/csl-citation.json"} </w:instrText>
      </w:r>
      <w:r w:rsidR="00B369DB">
        <w:rPr>
          <w:bCs/>
          <w:lang w:val="en"/>
        </w:rPr>
        <w:fldChar w:fldCharType="separate"/>
      </w:r>
      <w:r w:rsidR="001A72F4">
        <w:rPr>
          <w:bCs/>
          <w:noProof/>
          <w:lang w:val="en"/>
        </w:rPr>
        <w:t>(H. Li et al., 2009)</w:t>
      </w:r>
      <w:r w:rsidR="00B369DB">
        <w:rPr>
          <w:bCs/>
          <w:lang w:val="en"/>
        </w:rPr>
        <w:fldChar w:fldCharType="end"/>
      </w:r>
      <w:r w:rsidR="00445C45" w:rsidRPr="006D2868">
        <w:rPr>
          <w:bCs/>
          <w:lang w:val="en"/>
        </w:rPr>
        <w:t xml:space="preserve"> and </w:t>
      </w:r>
      <w:proofErr w:type="spellStart"/>
      <w:r w:rsidR="00445C45" w:rsidRPr="006D2868">
        <w:rPr>
          <w:bCs/>
          <w:lang w:val="en"/>
        </w:rPr>
        <w:t>picard</w:t>
      </w:r>
      <w:proofErr w:type="spellEnd"/>
      <w:r w:rsidR="00445C45" w:rsidRPr="006D2868">
        <w:rPr>
          <w:bCs/>
          <w:lang w:val="en"/>
        </w:rPr>
        <w:t xml:space="preserve">-tools </w:t>
      </w:r>
      <w:r w:rsidR="00B369DB">
        <w:rPr>
          <w:bCs/>
          <w:lang w:val="en"/>
        </w:rPr>
        <w:fldChar w:fldCharType="begin"/>
      </w:r>
      <w:r w:rsidR="00B369DB">
        <w:rPr>
          <w:bCs/>
          <w:lang w:val="en"/>
        </w:rPr>
        <w:instrText xml:space="preserve"> ADDIN ZOTERO_ITEM CSL_CITATION {"citationID":"tQR5h4w6","properties":{"formattedCitation":"(Picard, 2019)","plainCitation":"(Picard, 2019)","noteIndex":0},"citationItems":[{"id":971,"uris":["http://zotero.org/users/15902993/items/KAI9MKC7"],"itemData":{"id":971,"type":"document","source":"CiNii Research","title":"Broad Institute","URL":"https://cir.nii.ac.jp/crid/1370013168858971926","author":[{"family":"Picard","given":"Toolkit"}],"accessed":{"date-parts":[["2025",3,7]]},"issued":{"date-parts":[["2019"]]}}}],"schema":"https://github.com/citation-style-language/schema/raw/master/csl-citation.json"} </w:instrText>
      </w:r>
      <w:r w:rsidR="00B369DB">
        <w:rPr>
          <w:bCs/>
          <w:lang w:val="en"/>
        </w:rPr>
        <w:fldChar w:fldCharType="separate"/>
      </w:r>
      <w:r w:rsidR="00B369DB">
        <w:rPr>
          <w:bCs/>
          <w:noProof/>
          <w:lang w:val="en"/>
        </w:rPr>
        <w:t>(Picard, 2019)</w:t>
      </w:r>
      <w:r w:rsidR="00B369DB">
        <w:rPr>
          <w:bCs/>
          <w:lang w:val="en"/>
        </w:rPr>
        <w:fldChar w:fldCharType="end"/>
      </w:r>
      <w:r w:rsidR="00445C45">
        <w:rPr>
          <w:bCs/>
          <w:lang w:val="en"/>
        </w:rPr>
        <w:t xml:space="preserve">, clipped overlapping read pairs using </w:t>
      </w:r>
      <w:proofErr w:type="spellStart"/>
      <w:r w:rsidR="00B369DB">
        <w:rPr>
          <w:bCs/>
          <w:lang w:val="en"/>
        </w:rPr>
        <w:t>BamU</w:t>
      </w:r>
      <w:r w:rsidR="00445C45">
        <w:rPr>
          <w:bCs/>
          <w:lang w:val="en"/>
        </w:rPr>
        <w:t>ti</w:t>
      </w:r>
      <w:r w:rsidR="00B369DB">
        <w:rPr>
          <w:bCs/>
          <w:lang w:val="en"/>
        </w:rPr>
        <w:t>l</w:t>
      </w:r>
      <w:proofErr w:type="spellEnd"/>
      <w:r w:rsidR="00445C45">
        <w:rPr>
          <w:bCs/>
          <w:lang w:val="en"/>
        </w:rPr>
        <w:t xml:space="preserve"> </w:t>
      </w:r>
      <w:r w:rsidR="00B369DB">
        <w:rPr>
          <w:bCs/>
          <w:lang w:val="en"/>
        </w:rPr>
        <w:fldChar w:fldCharType="begin"/>
      </w:r>
      <w:r w:rsidR="00B369DB">
        <w:rPr>
          <w:bCs/>
          <w:lang w:val="en"/>
        </w:rPr>
        <w:instrText xml:space="preserve"> ADDIN ZOTERO_ITEM CSL_CITATION {"citationID":"0cMyJvs5","properties":{"formattedCitation":"(Jun et al., 2015)","plainCitation":"(Jun et al., 2015)","noteIndex":0},"citationItems":[{"id":974,"uris":["http://zotero.org/users/15902993/items/URVC2DUQ"],"itemData":{"id":974,"type":"article-journal","abstract":"The analysis of next-generation sequencing data is computationally and statistically challenging because of massive data volumes and imperfect data quality. We present GotCloud, a pipeline for efficiently detecting and genotyping high-quality variants from large-scale sequencing data. GotCloud automates sequence alignment, sample-level quality control, variant calling, filtering of likely artifacts using machine learning techniques, and genotype refinement using haplotype information. The pipeline can process thousands of samples in parallel and requires less computational resources than current alternatives. Experiments with whole genome and exome targeted sequence data generated by the 1000 Genomes Project show that the pipeline provides effective filtering against false positive variants and high power to detect true variants. Our pipeline has already contributed to variant detection and genotyping in several large-scale sequencing projects, including the 1000 Genomes Project and the NHLBI Exome Sequencing Project. We hope it will now prove useful to many medical sequencing studies.","container-title":"Genome Research","DOI":"10.1101/gr.176552.114","ISSN":"1088-9051, 1549-5469","journalAbbreviation":"Genome Res.","language":"en","note":"Company: Cold Spring Harbor Laboratory Press\nDistributor: Cold Spring Harbor Laboratory Press\nInstitution: Cold Spring Harbor Laboratory Press\nLabel: Cold Spring Harbor Laboratory Press\npublisher: Cold Spring Harbor Lab\nPMID: 25883319","page":"gr.176552.114","source":"genome.cshlp.org","title":"An efficient and scalable analysis framework for variant extraction and refinement from population scale DNA sequence data","author":[{"family":"Jun","given":"Goo"},{"family":"Wing","given":"Mary Kate"},{"family":"Abecasis","given":"Gonçalo R."},{"family":"Kang","given":"Hyun Min"}],"issued":{"date-parts":[["2015",4,16]]}}}],"schema":"https://github.com/citation-style-language/schema/raw/master/csl-citation.json"} </w:instrText>
      </w:r>
      <w:r w:rsidR="00B369DB">
        <w:rPr>
          <w:bCs/>
          <w:lang w:val="en"/>
        </w:rPr>
        <w:fldChar w:fldCharType="separate"/>
      </w:r>
      <w:r w:rsidR="00B369DB">
        <w:rPr>
          <w:bCs/>
          <w:noProof/>
          <w:lang w:val="en"/>
        </w:rPr>
        <w:t>(Jun et al., 2015)</w:t>
      </w:r>
      <w:r w:rsidR="00B369DB">
        <w:rPr>
          <w:bCs/>
          <w:lang w:val="en"/>
        </w:rPr>
        <w:fldChar w:fldCharType="end"/>
      </w:r>
      <w:r w:rsidR="00445C45">
        <w:rPr>
          <w:bCs/>
          <w:lang w:val="en"/>
        </w:rPr>
        <w:t xml:space="preserve">, realigned around indels using GATK </w:t>
      </w:r>
      <w:r w:rsidR="0076390C">
        <w:rPr>
          <w:bCs/>
          <w:lang w:val="en"/>
        </w:rPr>
        <w:fldChar w:fldCharType="begin"/>
      </w:r>
      <w:r w:rsidR="0076390C">
        <w:rPr>
          <w:bCs/>
          <w:lang w:val="en"/>
        </w:rPr>
        <w:instrText xml:space="preserve"> ADDIN ZOTERO_ITEM CSL_CITATION {"citationID":"c7Uenr7R","properties":{"formattedCitation":"(McKenna et al., 2010)","plainCitation":"(McKenna et al., 2010)","noteIndex":0},"citationItems":[{"id":977,"uris":["http://zotero.org/users/15902993/items/J8Y7NS5I"],"itemData":{"id":977,"type":"article-journal","abstract":"Next-generation DNA sequencing (NGS) projects, such as the 1000 Genomes Project, are already revolutionizing our understanding of genetic variation among individuals. However, the massive data sets generated by NGS—the 1000 Genome pilot alone includes nearly five terabases—make writing feature-rich, efficient, and robust analysis tools difficult for even computationally sophisticated individuals. Indeed, many professionals are limited in the scope and the ease with which they can answer scientific questions by the complexity of accessing and manipulating the data produced by these machines. Here, we discuss our Genome Analysis Toolkit (GATK), a structured programming framework designed to ease the development of efficient and robust analysis tools for next-generation DNA sequencers using the functional programming philosophy of MapReduce. The GATK provides a small but rich set of data access patterns that encompass the majority of analysis tool needs. Separating specific analysis calculations from common data management infrastructure enables us to optimize the GATK framework for correctness, stability, and CPU and memory efficiency and to enable distributed and shared memory parallelization. We highlight the capabilities of the GATK by describing the implementation and application of robust, scale-tolerant tools like coverage calculators and single nucleotide polymorphism (SNP) calling. We conclude that the GATK programming framework enables developers and analysts to quickly and easily write efficient and robust NGS tools, many of which have already been incorporated into large-scale sequencing projects like the 1000 Genomes Project and The Cancer Genome Atlas.","container-title":"Genome Research","DOI":"10.1101/gr.107524.110","ISSN":"1088-9051, 1549-5469","issue":"9","journalAbbreviation":"Genome Res.","language":"en","note":"Company: Cold Spring Harbor Laboratory Press\nDistributor: Cold Spring Harbor Laboratory Press\nInstitution: Cold Spring Harbor Laboratory Press\nLabel: Cold Spring Harbor Laboratory Press\npublisher: Cold Spring Harbor Lab\nPMID: 20644199","page":"1297-1303","source":"genome.cshlp.org","title":"The Genome Analysis Toolkit: A MapReduce framework for analyzing next-generation DNA sequencing data","title-short":"The Genome Analysis Toolkit","volume":"20","author":[{"family":"McKenna","given":"Aaron"},{"family":"Hanna","given":"Matthew"},{"family":"Banks","given":"Eric"},{"family":"Sivachenko","given":"Andrey"},{"family":"Cibulskis","given":"Kristian"},{"family":"Kernytsky","given":"Andrew"},{"family":"Garimella","given":"Kiran"},{"family":"Altshuler","given":"David"},{"family":"Gabriel","given":"Stacey"},{"family":"Daly","given":"Mark"},{"family":"DePristo","given":"Mark A."}],"issued":{"date-parts":[["2010",9,1]]}}}],"schema":"https://github.com/citation-style-language/schema/raw/master/csl-citation.json"} </w:instrText>
      </w:r>
      <w:r w:rsidR="0076390C">
        <w:rPr>
          <w:bCs/>
          <w:lang w:val="en"/>
        </w:rPr>
        <w:fldChar w:fldCharType="separate"/>
      </w:r>
      <w:r w:rsidR="00BC5BEA">
        <w:rPr>
          <w:bCs/>
          <w:noProof/>
          <w:lang w:val="en"/>
        </w:rPr>
        <w:t>(McKenna et al., 2010)</w:t>
      </w:r>
      <w:r w:rsidR="0076390C">
        <w:rPr>
          <w:bCs/>
          <w:lang w:val="en"/>
        </w:rPr>
        <w:fldChar w:fldCharType="end"/>
      </w:r>
      <w:r w:rsidR="00445C45">
        <w:rPr>
          <w:bCs/>
          <w:lang w:val="en"/>
        </w:rPr>
        <w:t xml:space="preserve"> and </w:t>
      </w:r>
      <w:r w:rsidR="00445C45" w:rsidRPr="006D2868">
        <w:rPr>
          <w:bCs/>
          <w:lang w:val="en"/>
        </w:rPr>
        <w:t>indexed the resulting</w:t>
      </w:r>
      <w:r w:rsidR="00445C45">
        <w:rPr>
          <w:bCs/>
          <w:lang w:val="en"/>
        </w:rPr>
        <w:t xml:space="preserve"> using </w:t>
      </w:r>
      <w:proofErr w:type="spellStart"/>
      <w:r w:rsidR="00445C45">
        <w:rPr>
          <w:bCs/>
          <w:lang w:val="en"/>
        </w:rPr>
        <w:t>samtools</w:t>
      </w:r>
      <w:proofErr w:type="spellEnd"/>
      <w:r w:rsidR="00445C45">
        <w:rPr>
          <w:bCs/>
          <w:lang w:val="en"/>
        </w:rPr>
        <w:t xml:space="preserve"> and </w:t>
      </w:r>
      <w:proofErr w:type="spellStart"/>
      <w:r w:rsidR="00445C45">
        <w:rPr>
          <w:bCs/>
          <w:lang w:val="en"/>
        </w:rPr>
        <w:t>picard</w:t>
      </w:r>
      <w:proofErr w:type="spellEnd"/>
      <w:r w:rsidR="00445C45">
        <w:rPr>
          <w:bCs/>
          <w:lang w:val="en"/>
        </w:rPr>
        <w:t xml:space="preserve">-tools. </w:t>
      </w:r>
      <w:r w:rsidR="00F76822">
        <w:rPr>
          <w:bCs/>
          <w:lang w:val="en"/>
        </w:rPr>
        <w:t xml:space="preserve">We dropped all scaffolds and sex chromosomes from downstream analyses. </w:t>
      </w:r>
      <w:r w:rsidR="00BC5BEA">
        <w:rPr>
          <w:bCs/>
          <w:lang w:val="en"/>
        </w:rPr>
        <w:t xml:space="preserve">Because our coverage was &lt;10 for all samples, we employed a genotype likelihood approach using </w:t>
      </w:r>
      <w:proofErr w:type="spellStart"/>
      <w:r w:rsidR="00BC5BEA">
        <w:rPr>
          <w:bCs/>
          <w:lang w:val="en"/>
        </w:rPr>
        <w:t>angsd</w:t>
      </w:r>
      <w:proofErr w:type="spellEnd"/>
      <w:r w:rsidR="00BC5BEA">
        <w:rPr>
          <w:bCs/>
          <w:lang w:val="en"/>
        </w:rPr>
        <w:t xml:space="preserve"> </w:t>
      </w:r>
      <w:r w:rsidR="0076390C">
        <w:rPr>
          <w:bCs/>
          <w:lang w:val="en"/>
        </w:rPr>
        <w:fldChar w:fldCharType="begin"/>
      </w:r>
      <w:r w:rsidR="0076390C">
        <w:rPr>
          <w:bCs/>
          <w:lang w:val="en"/>
        </w:rPr>
        <w:instrText xml:space="preserve"> ADDIN ZOTERO_ITEM CSL_CITATION {"citationID":"pvefN5sg","properties":{"formattedCitation":"(Korneliussen et al., 2014)","plainCitation":"(Korneliussen et al., 2014)","noteIndex":0},"citationItems":[{"id":982,"uris":["http://zotero.org/users/15902993/items/XVWAY64Q"],"itemData":{"id":982,"type":"article-journal","abstract":"High-throughput DNA sequencing technologies are generating vast amounts of data. Fast, flexible and memory efficient implementations are needed in order to facilitate analyses of thousands of samples simultaneously.","container-title":"BMC Bioinformatics","DOI":"10.1186/s12859-014-0356-4","ISSN":"1471-2105","issue":"1","journalAbbreviation":"BMC Bioinformatics","language":"en","page":"356","source":"Springer Link","title":"ANGSD: Analysis of Next Generation Sequencing Data","title-short":"ANGSD","volume":"15","author":[{"family":"Korneliussen","given":"Thorfinn Sand"},{"family":"Albrechtsen","given":"Anders"},{"family":"Nielsen","given":"Rasmus"}],"issued":{"date-parts":[["2014",11,25]]}}}],"schema":"https://github.com/citation-style-language/schema/raw/master/csl-citation.json"} </w:instrText>
      </w:r>
      <w:r w:rsidR="0076390C">
        <w:rPr>
          <w:bCs/>
          <w:lang w:val="en"/>
        </w:rPr>
        <w:fldChar w:fldCharType="separate"/>
      </w:r>
      <w:r w:rsidR="0076390C">
        <w:rPr>
          <w:bCs/>
          <w:noProof/>
          <w:lang w:val="en"/>
        </w:rPr>
        <w:t>(Korneliussen et al., 2014)</w:t>
      </w:r>
      <w:r w:rsidR="0076390C">
        <w:rPr>
          <w:bCs/>
          <w:lang w:val="en"/>
        </w:rPr>
        <w:fldChar w:fldCharType="end"/>
      </w:r>
      <w:r w:rsidR="00BC5BEA">
        <w:rPr>
          <w:bCs/>
          <w:lang w:val="en"/>
        </w:rPr>
        <w:t>. First, we</w:t>
      </w:r>
      <w:r w:rsidR="00445C45">
        <w:rPr>
          <w:bCs/>
          <w:lang w:val="en"/>
        </w:rPr>
        <w:t xml:space="preserve"> generate</w:t>
      </w:r>
      <w:r w:rsidR="00BC5BEA">
        <w:rPr>
          <w:bCs/>
          <w:lang w:val="en"/>
        </w:rPr>
        <w:t>d</w:t>
      </w:r>
      <w:r w:rsidR="00445C45">
        <w:rPr>
          <w:bCs/>
          <w:lang w:val="en"/>
        </w:rPr>
        <w:t xml:space="preserve"> a list of varying sites with a minimum SNP p-value of </w:t>
      </w:r>
      <w:r w:rsidR="00445C45" w:rsidRPr="005E166B">
        <w:rPr>
          <w:bCs/>
          <w:lang w:val="en"/>
        </w:rPr>
        <w:t>1e-6</w:t>
      </w:r>
      <w:r w:rsidR="00445C45">
        <w:rPr>
          <w:bCs/>
          <w:lang w:val="en"/>
        </w:rPr>
        <w:t xml:space="preserve">, minimum individual depth of 4, minimum of 20 individuals, minimum minor allele frequency of 0.05, and minimum mapping quality of 30. </w:t>
      </w:r>
      <w:r w:rsidR="00BC5BEA">
        <w:rPr>
          <w:bCs/>
          <w:lang w:val="en"/>
        </w:rPr>
        <w:t xml:space="preserve">Our quality control and filtering steps left a dataset of </w:t>
      </w:r>
      <w:r w:rsidR="00445C45" w:rsidRPr="005E166B">
        <w:rPr>
          <w:bCs/>
          <w:lang w:val="en"/>
        </w:rPr>
        <w:t>2</w:t>
      </w:r>
      <w:r w:rsidR="00445C45">
        <w:rPr>
          <w:bCs/>
          <w:lang w:val="en"/>
        </w:rPr>
        <w:t>,</w:t>
      </w:r>
      <w:r w:rsidR="00445C45" w:rsidRPr="005E166B">
        <w:rPr>
          <w:bCs/>
          <w:lang w:val="en"/>
        </w:rPr>
        <w:t>618</w:t>
      </w:r>
      <w:r w:rsidR="00445C45">
        <w:rPr>
          <w:bCs/>
          <w:lang w:val="en"/>
        </w:rPr>
        <w:t>,</w:t>
      </w:r>
      <w:r w:rsidR="00445C45" w:rsidRPr="005E166B">
        <w:rPr>
          <w:bCs/>
          <w:lang w:val="en"/>
        </w:rPr>
        <w:t>696</w:t>
      </w:r>
      <w:r w:rsidR="00445C45">
        <w:rPr>
          <w:bCs/>
          <w:lang w:val="en"/>
        </w:rPr>
        <w:t xml:space="preserve"> SNPs</w:t>
      </w:r>
      <w:r w:rsidR="00BC5BEA">
        <w:rPr>
          <w:bCs/>
          <w:lang w:val="en"/>
        </w:rPr>
        <w:t xml:space="preserve"> across our samples</w:t>
      </w:r>
      <w:r w:rsidR="00445C45">
        <w:rPr>
          <w:bCs/>
          <w:lang w:val="en"/>
        </w:rPr>
        <w:t>. We additionally tested for and did not find evidence of batch effects between museum and field collected samples</w:t>
      </w:r>
      <w:ins w:id="190" w:author="Danny Jackson (Student)" w:date="2025-06-03T15:40:00Z" w16du:dateUtc="2025-06-03T22:40:00Z">
        <w:r w:rsidR="000E6A20">
          <w:rPr>
            <w:bCs/>
            <w:lang w:val="en"/>
          </w:rPr>
          <w:t xml:space="preserve"> </w:t>
        </w:r>
      </w:ins>
      <w:del w:id="191" w:author="Danny Jackson (Student)" w:date="2025-06-03T15:40:00Z" w16du:dateUtc="2025-06-03T22:40:00Z">
        <w:r w:rsidR="00445C45" w:rsidDel="000E6A20">
          <w:rPr>
            <w:bCs/>
            <w:lang w:val="en"/>
          </w:rPr>
          <w:delText xml:space="preserve"> </w:delText>
        </w:r>
      </w:del>
      <w:r w:rsidR="0076390C">
        <w:rPr>
          <w:bCs/>
          <w:lang w:val="en"/>
        </w:rPr>
        <w:fldChar w:fldCharType="begin"/>
      </w:r>
      <w:r w:rsidR="0076390C">
        <w:rPr>
          <w:bCs/>
          <w:lang w:val="en"/>
        </w:rPr>
        <w:instrText xml:space="preserve"> ADDIN ZOTERO_ITEM CSL_CITATION {"citationID":"a3ZMSBC3","properties":{"formattedCitation":"(Lou &amp; Therkildsen, 2022)","plainCitation":"(Lou &amp; Therkildsen, 2022)","noteIndex":0},"citationItems":[{"id":507,"uris":["http://zotero.org/users/15902993/items/XM89SWDT"],"itemData":{"id":507,"type":"article-journal","abstract":"Over the past few decades, there has been an explosion in the amount of publicly available sequencing data. This opens new opportunities for combining data sets to achieve unprecedented sample sizes, spatial coverage or temporal replication in population genomic studies. However, a common concern is that nonbiological differences between data sets may generate patterns of variation in the data that can confound real biological patterns, a problem known as batch effects. In this paper, we compare two batches of low-coverage whole genome sequencing (lcWGS) data generated from the same populations of Atlantic cod (Gadus morhua). First, we show that with a “batch-effect-naive” bioinformatic pipeline, batch effects systematically biased our genetic diversity estimates, population structure inference and selection scans. We then demonstrate that these batch effects resulted from multiple technical differences between our data sets, including the sequencing chemistry (four-channel vs. two-channel), sequencing run, read type (single-end vs. paired-end), read length (125 vs. 150 bp), DNA degradation level (degraded vs. well preserved) and sequencing depth (0.8× vs. 0.3× on average). Lastly, we illustrate that a set of simple bioinformatic strategies (such as different read trimming and single nucleotide polymorphism filtering) can be used to detect batch effects in our data and substantially mitigate their impact. We conclude that combining data sets remains a powerful approach as long as batch effects are explicitly accounted for. We focus on lcWGS data in this paper, which may be particularly vulnerable to certain causes of batch effects, but many of our conclusions also apply to other sequencing strategies.","container-title":"Molecular Ecology Resources","DOI":"10.1111/1755-0998.13559","ISSN":"1755-0998","issue":"5","language":"en","license":"© 2021 John Wiley &amp; Sons Ltd","note":"_eprint: https://onlinelibrary.wiley.com/doi/pdf/10.1111/1755-0998.13559","page":"1678-1692","source":"Wiley Online Library","title":"Batch effects in population genomic studies with low-coverage whole genome sequencing data: Causes, detection and mitigation","title-short":"Batch effects in population genomic studies with low-coverage whole genome sequencing data","volume":"22","author":[{"family":"Lou","given":"Runyang Nicolas"},{"family":"Therkildsen","given":"Nina Overgaard"}],"issued":{"date-parts":[["2022"]]}}}],"schema":"https://github.com/citation-style-language/schema/raw/master/csl-citation.json"} </w:instrText>
      </w:r>
      <w:r w:rsidR="0076390C">
        <w:rPr>
          <w:bCs/>
          <w:lang w:val="en"/>
        </w:rPr>
        <w:fldChar w:fldCharType="separate"/>
      </w:r>
      <w:r w:rsidR="0076390C">
        <w:rPr>
          <w:bCs/>
          <w:noProof/>
          <w:lang w:val="en"/>
        </w:rPr>
        <w:t>(Lou &amp; Therkildsen, 2022)</w:t>
      </w:r>
      <w:r w:rsidR="0076390C">
        <w:rPr>
          <w:bCs/>
          <w:lang w:val="en"/>
        </w:rPr>
        <w:fldChar w:fldCharType="end"/>
      </w:r>
      <w:r w:rsidR="0076390C">
        <w:rPr>
          <w:bCs/>
          <w:lang w:val="en"/>
        </w:rPr>
        <w:t>.</w:t>
      </w:r>
      <w:ins w:id="192" w:author="Danny Jackson (Student)" w:date="2025-06-03T15:40:00Z" w16du:dateUtc="2025-06-03T22:40:00Z">
        <w:r w:rsidR="000E6A20">
          <w:rPr>
            <w:bCs/>
            <w:lang w:val="en"/>
          </w:rPr>
          <w:t xml:space="preserve"> Importantly,</w:t>
        </w:r>
      </w:ins>
      <w:ins w:id="193" w:author="Danny Jackson (Student)" w:date="2025-06-05T13:04:00Z" w16du:dateUtc="2025-06-05T20:04:00Z">
        <w:r w:rsidR="00E8193A">
          <w:rPr>
            <w:bCs/>
            <w:lang w:val="en"/>
          </w:rPr>
          <w:t xml:space="preserve"> we confirmed that our museum specimens did not show evidence of DNA degradation by comparing</w:t>
        </w:r>
      </w:ins>
      <w:ins w:id="194" w:author="Danny Jackson (Student)" w:date="2025-06-03T15:40:00Z" w16du:dateUtc="2025-06-03T22:40:00Z">
        <w:r w:rsidR="000E6A20">
          <w:rPr>
            <w:bCs/>
            <w:lang w:val="en"/>
          </w:rPr>
          <w:t xml:space="preserve"> </w:t>
        </w:r>
      </w:ins>
      <w:ins w:id="195" w:author="Danny Jackson (Student)" w:date="2025-06-05T13:05:00Z" w16du:dateUtc="2025-06-05T20:05:00Z">
        <w:r w:rsidR="00E8193A">
          <w:rPr>
            <w:bCs/>
            <w:lang w:val="en"/>
          </w:rPr>
          <w:t xml:space="preserve">Principal Component Analysis (PCA) of the samples with and without </w:t>
        </w:r>
      </w:ins>
      <w:ins w:id="196" w:author="Danny Jackson (Student)" w:date="2025-06-09T09:44:00Z" w16du:dateUtc="2025-06-09T16:44:00Z">
        <w:r w:rsidR="00D369E5">
          <w:rPr>
            <w:bCs/>
            <w:lang w:val="en"/>
          </w:rPr>
          <w:t>transition sites</w:t>
        </w:r>
      </w:ins>
      <w:ins w:id="197" w:author="Danny Jackson (Student)" w:date="2025-06-03T15:40:00Z" w16du:dateUtc="2025-06-03T22:40:00Z">
        <w:r w:rsidR="000E6A20">
          <w:rPr>
            <w:bCs/>
            <w:lang w:val="en"/>
          </w:rPr>
          <w:t xml:space="preserve"> </w:t>
        </w:r>
      </w:ins>
      <w:ins w:id="198" w:author="Danny Jackson (Student)" w:date="2025-06-05T13:05:00Z" w16du:dateUtc="2025-06-05T20:05:00Z">
        <w:r w:rsidR="00E8193A">
          <w:rPr>
            <w:bCs/>
            <w:lang w:val="en"/>
          </w:rPr>
          <w:t xml:space="preserve">and we found no difference. We also observed that the </w:t>
        </w:r>
      </w:ins>
      <w:ins w:id="199" w:author="Danny Jackson (Student)" w:date="2025-06-03T15:42:00Z" w16du:dateUtc="2025-06-03T22:42:00Z">
        <w:r w:rsidR="000E6A20">
          <w:rPr>
            <w:bCs/>
            <w:lang w:val="en"/>
          </w:rPr>
          <w:t>genomes</w:t>
        </w:r>
      </w:ins>
      <w:ins w:id="200" w:author="Danny Jackson (Student)" w:date="2025-06-03T15:40:00Z" w16du:dateUtc="2025-06-03T22:40:00Z">
        <w:r w:rsidR="000E6A20">
          <w:rPr>
            <w:bCs/>
            <w:lang w:val="en"/>
          </w:rPr>
          <w:t xml:space="preserve"> in our </w:t>
        </w:r>
      </w:ins>
      <w:ins w:id="201" w:author="Danny Jackson (Student)" w:date="2025-06-03T15:43:00Z" w16du:dateUtc="2025-06-03T22:43:00Z">
        <w:r w:rsidR="000E6A20">
          <w:rPr>
            <w:bCs/>
            <w:lang w:val="en"/>
          </w:rPr>
          <w:t>Principal Component Analysis (PCA)</w:t>
        </w:r>
      </w:ins>
      <w:ins w:id="202" w:author="Danny Jackson (Student)" w:date="2025-06-03T15:40:00Z" w16du:dateUtc="2025-06-03T22:40:00Z">
        <w:r w:rsidR="000E6A20">
          <w:rPr>
            <w:bCs/>
            <w:lang w:val="en"/>
          </w:rPr>
          <w:t xml:space="preserve"> clustered by ecoregion rather than by source (museum vs. field)</w:t>
        </w:r>
      </w:ins>
      <w:ins w:id="203" w:author="Danny Jackson (Student)" w:date="2025-06-05T13:05:00Z" w16du:dateUtc="2025-06-05T20:05:00Z">
        <w:r w:rsidR="00E8193A">
          <w:rPr>
            <w:bCs/>
            <w:lang w:val="en"/>
          </w:rPr>
          <w:t xml:space="preserve">, </w:t>
        </w:r>
      </w:ins>
      <w:ins w:id="204" w:author="Danny Jackson (Student)" w:date="2025-06-05T13:06:00Z" w16du:dateUtc="2025-06-05T20:06:00Z">
        <w:r w:rsidR="00E8193A">
          <w:rPr>
            <w:bCs/>
            <w:lang w:val="en"/>
          </w:rPr>
          <w:t>as the latter possibility would have suggested evidence of batch effects</w:t>
        </w:r>
      </w:ins>
      <w:ins w:id="205" w:author="Danny Jackson (Student)" w:date="2025-06-03T15:42:00Z" w16du:dateUtc="2025-06-03T22:42:00Z">
        <w:r w:rsidR="000E6A20">
          <w:rPr>
            <w:bCs/>
            <w:lang w:val="en"/>
          </w:rPr>
          <w:t>.</w:t>
        </w:r>
      </w:ins>
      <w:r w:rsidR="0076390C">
        <w:rPr>
          <w:bCs/>
          <w:lang w:val="en"/>
        </w:rPr>
        <w:t xml:space="preserve"> </w:t>
      </w:r>
      <w:r w:rsidR="002E1F60">
        <w:rPr>
          <w:bCs/>
          <w:lang w:val="en"/>
        </w:rPr>
        <w:t xml:space="preserve">After filtering, we had an average depth of coverage of </w:t>
      </w:r>
      <w:r w:rsidR="00D04AF6">
        <w:rPr>
          <w:bCs/>
          <w:lang w:val="en"/>
        </w:rPr>
        <w:t>5.08</w:t>
      </w:r>
      <w:r w:rsidR="002E1F60">
        <w:rPr>
          <w:bCs/>
          <w:lang w:val="en"/>
        </w:rPr>
        <w:t xml:space="preserve"> across all samples.</w:t>
      </w:r>
    </w:p>
    <w:p w14:paraId="240268DD" w14:textId="77777777" w:rsidR="0085178F" w:rsidRPr="006D2868" w:rsidRDefault="0085178F" w:rsidP="00FE72A9">
      <w:pPr>
        <w:spacing w:line="480" w:lineRule="auto"/>
        <w:rPr>
          <w:bCs/>
          <w:lang w:val="en"/>
        </w:rPr>
      </w:pPr>
    </w:p>
    <w:p w14:paraId="0B7DAAA0" w14:textId="2C348E77" w:rsidR="0085178F" w:rsidRPr="006D2868" w:rsidRDefault="0085178F" w:rsidP="00FE72A9">
      <w:pPr>
        <w:spacing w:line="480" w:lineRule="auto"/>
        <w:rPr>
          <w:bCs/>
          <w:u w:val="single"/>
          <w:lang w:val="en"/>
        </w:rPr>
      </w:pPr>
      <w:r w:rsidRPr="006D2868">
        <w:rPr>
          <w:bCs/>
          <w:u w:val="single"/>
          <w:lang w:val="en"/>
        </w:rPr>
        <w:t>Population Structure Analyses</w:t>
      </w:r>
    </w:p>
    <w:p w14:paraId="73D3CC53" w14:textId="40FF7202" w:rsidR="00445C45" w:rsidRDefault="0085178F" w:rsidP="00FE72A9">
      <w:pPr>
        <w:spacing w:line="480" w:lineRule="auto"/>
        <w:ind w:firstLine="720"/>
        <w:rPr>
          <w:bCs/>
          <w:lang w:val="en"/>
        </w:rPr>
      </w:pPr>
      <w:r w:rsidRPr="006D2868">
        <w:rPr>
          <w:bCs/>
          <w:lang w:val="en"/>
        </w:rPr>
        <w:t xml:space="preserve">We analyzed relationships between our samples </w:t>
      </w:r>
      <w:r w:rsidR="00445C45">
        <w:rPr>
          <w:bCs/>
          <w:lang w:val="en"/>
        </w:rPr>
        <w:t>using</w:t>
      </w:r>
      <w:r w:rsidRPr="006D2868">
        <w:rPr>
          <w:bCs/>
          <w:lang w:val="en"/>
        </w:rPr>
        <w:t xml:space="preserve"> </w:t>
      </w:r>
      <w:del w:id="206" w:author="Danny Jackson (Student)" w:date="2025-06-03T15:43:00Z" w16du:dateUtc="2025-06-03T22:43:00Z">
        <w:r w:rsidRPr="006D2868" w:rsidDel="000E6A20">
          <w:rPr>
            <w:bCs/>
            <w:lang w:val="en"/>
          </w:rPr>
          <w:delText>Principal Component Analyses (</w:delText>
        </w:r>
      </w:del>
      <w:r w:rsidRPr="006D2868">
        <w:rPr>
          <w:bCs/>
          <w:lang w:val="en"/>
        </w:rPr>
        <w:t>PCA</w:t>
      </w:r>
      <w:del w:id="207" w:author="Danny Jackson (Student)" w:date="2025-06-03T15:43:00Z" w16du:dateUtc="2025-06-03T22:43:00Z">
        <w:r w:rsidRPr="006D2868" w:rsidDel="000E6A20">
          <w:rPr>
            <w:bCs/>
            <w:lang w:val="en"/>
          </w:rPr>
          <w:delText>)</w:delText>
        </w:r>
      </w:del>
      <w:r w:rsidR="00D04AF6">
        <w:rPr>
          <w:bCs/>
          <w:lang w:val="en"/>
        </w:rPr>
        <w:t xml:space="preserve"> and ADMIXTURE</w:t>
      </w:r>
      <w:r w:rsidRPr="006D2868">
        <w:rPr>
          <w:bCs/>
          <w:lang w:val="en"/>
        </w:rPr>
        <w:t xml:space="preserve">. </w:t>
      </w:r>
      <w:r w:rsidR="00445C45">
        <w:rPr>
          <w:bCs/>
          <w:lang w:val="en"/>
        </w:rPr>
        <w:t xml:space="preserve">We first used </w:t>
      </w:r>
      <w:proofErr w:type="spellStart"/>
      <w:r w:rsidR="00445C45">
        <w:rPr>
          <w:bCs/>
          <w:lang w:val="en"/>
        </w:rPr>
        <w:t>angsd</w:t>
      </w:r>
      <w:proofErr w:type="spellEnd"/>
      <w:r w:rsidR="00445C45">
        <w:rPr>
          <w:bCs/>
          <w:lang w:val="en"/>
        </w:rPr>
        <w:t xml:space="preserve"> to generate a bcf file which we input into plink to filter for unlinked SNPs (</w:t>
      </w:r>
      <w:r w:rsidR="00445C45" w:rsidRPr="00445C45">
        <w:rPr>
          <w:bCs/>
          <w:lang w:val="en"/>
        </w:rPr>
        <w:t>--</w:t>
      </w:r>
      <w:proofErr w:type="spellStart"/>
      <w:r w:rsidR="00445C45" w:rsidRPr="00445C45">
        <w:rPr>
          <w:bCs/>
          <w:lang w:val="en"/>
        </w:rPr>
        <w:t>indep</w:t>
      </w:r>
      <w:proofErr w:type="spellEnd"/>
      <w:r w:rsidR="00445C45" w:rsidRPr="00445C45">
        <w:rPr>
          <w:bCs/>
          <w:lang w:val="en"/>
        </w:rPr>
        <w:t>-</w:t>
      </w:r>
      <w:r w:rsidR="00445C45" w:rsidRPr="00445C45">
        <w:rPr>
          <w:bCs/>
          <w:lang w:val="en"/>
        </w:rPr>
        <w:lastRenderedPageBreak/>
        <w:t>pairwise 50kb 1 0.5</w:t>
      </w:r>
      <w:r w:rsidR="00445C45">
        <w:rPr>
          <w:bCs/>
          <w:lang w:val="en"/>
        </w:rPr>
        <w:t xml:space="preserve">). We used </w:t>
      </w:r>
      <w:proofErr w:type="spellStart"/>
      <w:r w:rsidR="00445C45">
        <w:rPr>
          <w:bCs/>
          <w:lang w:val="en"/>
        </w:rPr>
        <w:t>pcangsd</w:t>
      </w:r>
      <w:proofErr w:type="spellEnd"/>
      <w:r w:rsidR="00445C45">
        <w:rPr>
          <w:bCs/>
          <w:lang w:val="en"/>
        </w:rPr>
        <w:t xml:space="preserve"> to output a covariance matrix from which we computed eigenvectors that we visualized in R and to output an </w:t>
      </w:r>
      <w:r w:rsidR="00D04AF6">
        <w:rPr>
          <w:bCs/>
          <w:lang w:val="en"/>
        </w:rPr>
        <w:t xml:space="preserve">ADMIXTURE </w:t>
      </w:r>
      <w:r w:rsidR="00445C45">
        <w:rPr>
          <w:bCs/>
          <w:lang w:val="en"/>
        </w:rPr>
        <w:t>plot.</w:t>
      </w:r>
      <w:r w:rsidR="00EF5CFB">
        <w:rPr>
          <w:bCs/>
          <w:lang w:val="en"/>
        </w:rPr>
        <w:t xml:space="preserve"> These revealed that two of our rural pyrrhuloxia samples </w:t>
      </w:r>
      <w:r w:rsidR="003B0D2D">
        <w:rPr>
          <w:bCs/>
          <w:lang w:val="en"/>
        </w:rPr>
        <w:t xml:space="preserve">from eastern Arizona </w:t>
      </w:r>
      <w:r w:rsidR="00EF5CFB">
        <w:rPr>
          <w:bCs/>
          <w:lang w:val="en"/>
        </w:rPr>
        <w:t>may be close relatives, so we removed the individual with lower depth of coverage from all downstream analyses</w:t>
      </w:r>
      <w:r w:rsidR="00C552E8">
        <w:rPr>
          <w:bCs/>
          <w:lang w:val="en"/>
        </w:rPr>
        <w:t xml:space="preserve"> (</w:t>
      </w:r>
      <w:r w:rsidR="00C552E8" w:rsidRPr="00C552E8">
        <w:rPr>
          <w:bCs/>
          <w:lang w:val="en"/>
        </w:rPr>
        <w:t>UWBM77718</w:t>
      </w:r>
      <w:r w:rsidR="00C552E8">
        <w:rPr>
          <w:bCs/>
          <w:lang w:val="en"/>
        </w:rPr>
        <w:t>)</w:t>
      </w:r>
      <w:r w:rsidR="00EF5CFB">
        <w:rPr>
          <w:bCs/>
          <w:lang w:val="en"/>
        </w:rPr>
        <w:t>. We show results from the population structure analyses without that individual</w:t>
      </w:r>
      <w:ins w:id="208" w:author="Danny Jackson (Student)" w:date="2025-06-09T09:45:00Z" w16du:dateUtc="2025-06-09T16:45:00Z">
        <w:r w:rsidR="00D369E5">
          <w:rPr>
            <w:bCs/>
            <w:lang w:val="en"/>
          </w:rPr>
          <w:t xml:space="preserve"> (Figure 1)</w:t>
        </w:r>
      </w:ins>
      <w:r w:rsidR="000023FB">
        <w:rPr>
          <w:bCs/>
          <w:lang w:val="en"/>
        </w:rPr>
        <w:t>, but the full results are in the supplement (Figure S1)</w:t>
      </w:r>
      <w:r w:rsidR="00EF5CFB">
        <w:rPr>
          <w:bCs/>
          <w:lang w:val="en"/>
        </w:rPr>
        <w:t>.</w:t>
      </w:r>
    </w:p>
    <w:p w14:paraId="09574F62" w14:textId="784D2CD3" w:rsidR="0085178F" w:rsidRPr="006D2868" w:rsidRDefault="0085178F" w:rsidP="00FE72A9">
      <w:pPr>
        <w:spacing w:line="480" w:lineRule="auto"/>
        <w:rPr>
          <w:bCs/>
          <w:lang w:val="en"/>
        </w:rPr>
      </w:pPr>
    </w:p>
    <w:p w14:paraId="758D122E" w14:textId="74C0CF9A" w:rsidR="0085178F" w:rsidRPr="006D2868" w:rsidRDefault="0085178F" w:rsidP="00FE72A9">
      <w:pPr>
        <w:spacing w:line="480" w:lineRule="auto"/>
        <w:rPr>
          <w:bCs/>
          <w:u w:val="single"/>
          <w:lang w:val="en"/>
        </w:rPr>
      </w:pPr>
      <w:r w:rsidRPr="006D2868">
        <w:rPr>
          <w:bCs/>
          <w:u w:val="single"/>
          <w:lang w:val="en"/>
        </w:rPr>
        <w:t xml:space="preserve">Tests for positive selection </w:t>
      </w:r>
      <w:del w:id="209" w:author="Danny Jackson (Student)" w:date="2025-06-08T12:28:00Z" w16du:dateUtc="2025-06-08T19:28:00Z">
        <w:r w:rsidRPr="006D2868" w:rsidDel="003E038C">
          <w:rPr>
            <w:bCs/>
            <w:u w:val="single"/>
            <w:lang w:val="en"/>
          </w:rPr>
          <w:delText>and introgression</w:delText>
        </w:r>
      </w:del>
    </w:p>
    <w:p w14:paraId="2E24E7CB" w14:textId="76FDB270" w:rsidR="002E1F60" w:rsidRDefault="0085178F" w:rsidP="00FE72A9">
      <w:pPr>
        <w:spacing w:line="480" w:lineRule="auto"/>
        <w:ind w:firstLine="720"/>
        <w:rPr>
          <w:ins w:id="210" w:author="Danny Jackson (Student)" w:date="2025-06-05T13:08:00Z" w16du:dateUtc="2025-06-05T20:08:00Z"/>
          <w:bCs/>
          <w:lang w:val="en"/>
        </w:rPr>
      </w:pPr>
      <w:r w:rsidRPr="006D2868">
        <w:rPr>
          <w:bCs/>
          <w:lang w:val="en"/>
        </w:rPr>
        <w:t xml:space="preserve">To identify regions of the genome that have either recently undergone positive selection due to urbanization or that are associated with urban versus rural areas, we used </w:t>
      </w:r>
      <w:r w:rsidR="00445C45">
        <w:rPr>
          <w:bCs/>
          <w:lang w:val="en"/>
        </w:rPr>
        <w:t>two</w:t>
      </w:r>
      <w:r w:rsidRPr="006D2868">
        <w:rPr>
          <w:bCs/>
          <w:lang w:val="en"/>
        </w:rPr>
        <w:t xml:space="preserve"> statistical approaches. First, we employed F</w:t>
      </w:r>
      <w:r w:rsidRPr="006D2868">
        <w:rPr>
          <w:bCs/>
          <w:vertAlign w:val="subscript"/>
          <w:lang w:val="en"/>
        </w:rPr>
        <w:t>ST</w:t>
      </w:r>
      <w:r w:rsidRPr="006D2868">
        <w:rPr>
          <w:bCs/>
          <w:lang w:val="en"/>
        </w:rPr>
        <w:t xml:space="preserve"> scans </w:t>
      </w:r>
      <w:r w:rsidR="00445C45">
        <w:rPr>
          <w:bCs/>
          <w:lang w:val="en"/>
        </w:rPr>
        <w:t>to</w:t>
      </w:r>
      <w:r w:rsidRPr="006D2868">
        <w:rPr>
          <w:bCs/>
          <w:lang w:val="en"/>
        </w:rPr>
        <w:t xml:space="preserve"> compare urban populations with rural populations of the same species</w:t>
      </w:r>
      <w:r w:rsidR="002E1F60">
        <w:rPr>
          <w:bCs/>
          <w:lang w:val="en"/>
        </w:rPr>
        <w:t xml:space="preserve"> using 50 kb windows with a step size of </w:t>
      </w:r>
      <w:r w:rsidR="00EE3E0E">
        <w:rPr>
          <w:bCs/>
          <w:lang w:val="en"/>
        </w:rPr>
        <w:t>12.5</w:t>
      </w:r>
      <w:r w:rsidR="002E1F60">
        <w:rPr>
          <w:bCs/>
          <w:lang w:val="en"/>
        </w:rPr>
        <w:t xml:space="preserve"> kb</w:t>
      </w:r>
      <w:r w:rsidR="00EE3E0E">
        <w:rPr>
          <w:bCs/>
          <w:lang w:val="en"/>
        </w:rPr>
        <w:t xml:space="preserve"> </w:t>
      </w:r>
      <w:r w:rsidR="008A699A">
        <w:rPr>
          <w:bCs/>
          <w:lang w:val="en"/>
        </w:rPr>
        <w:fldChar w:fldCharType="begin"/>
      </w:r>
      <w:r w:rsidR="008A699A">
        <w:rPr>
          <w:bCs/>
          <w:lang w:val="en"/>
        </w:rPr>
        <w:instrText xml:space="preserve"> ADDIN ZOTERO_ITEM CSL_CITATION {"citationID":"8TydIb3k","properties":{"formattedCitation":"(Da Silva Ribeiro et al., 2022)","plainCitation":"(Da Silva Ribeiro et al., 2022)","noteIndex":0},"citationItems":[{"id":985,"uris":["http://zotero.org/users/15902993/items/J24K5QNL"],"itemData":{"id":985,"type":"article-journal","abstract":"Local adaptation can lead to elevated genetic differentiation at the targeted genetic variant and nearby sites. Selective sweeps come in different forms, and depending on the initial and final frequencies of a favored variant, very different patterns of genetic variation may be produced. If local selection favors an existing variant that had already recombined onto multiple genetic backgrounds, then the width of elevated genetic differentiation (high FST) may be too narrow to detect using a typical windowed genome scan, even if the targeted variant becomes highly differentiated. We, therefore, used a simulation approach to investigate the power of SNP-level FST (specifically, the maximum SNP FST value within a window, or FST_MaxSNP) to detect diverse scenarios of local adaptation, and compared it against whole-window FST and the Comparative Haplotype Identity statistic. We found that FST_MaxSNP had superior power to detect complete or mostly complete soft sweeps, but lesser power than full-window statistics to detect partial hard sweeps. Nonetheless, the power of FST_MaxSNP depended highly on sample size, and confident outliers depend on robust precautions and quality control. To investigate the relative enrichment of FST_MaxSNP outliers from real data, we applied the two FST statistics to a panel of Drosophila melanogaster populations. We found that FST_MaxSNP had a genome-wide enrichment of outliers compared with demographic expectations, and though it yielded a lesser enrichment than window FST, it detected mostly unique outlier genes and functional categories. Our results suggest that FST_MaxSNP is highly complementary to typical window-based approaches for detecting local adaptation, and merits inclusion in future genome scans and methodologies.","container-title":"Genome Biology and Evolution","DOI":"10.1093/gbe/evac143","ISSN":"1759-6653","issue":"10","language":"en","license":"https://creativecommons.org/licenses/by-nc/4.0/","page":"evac143","source":"DOI.org (Crossref)","title":"Maximum SNP &lt;i&gt;FST&lt;/i&gt; Outperforms Full-Window Statistics for Detecting Soft Sweeps in Local Adaptation","volume":"14","author":[{"family":"Da Silva Ribeiro","given":"Tiago"},{"family":"Galván","given":"José A"},{"family":"Pool","given":"John E"}],"editor":[{"family":"Betancourt","given":"Andrea"}],"issued":{"date-parts":[["2022",10,7]]}}}],"schema":"https://github.com/citation-style-language/schema/raw/master/csl-citation.json"} </w:instrText>
      </w:r>
      <w:r w:rsidR="008A699A">
        <w:rPr>
          <w:bCs/>
          <w:lang w:val="en"/>
        </w:rPr>
        <w:fldChar w:fldCharType="separate"/>
      </w:r>
      <w:r w:rsidR="008A699A">
        <w:rPr>
          <w:bCs/>
          <w:noProof/>
          <w:lang w:val="en"/>
        </w:rPr>
        <w:t>(Da Silva Ribeiro et al., 2022)</w:t>
      </w:r>
      <w:r w:rsidR="008A699A">
        <w:rPr>
          <w:bCs/>
          <w:lang w:val="en"/>
        </w:rPr>
        <w:fldChar w:fldCharType="end"/>
      </w:r>
      <w:r w:rsidRPr="006D2868">
        <w:rPr>
          <w:bCs/>
          <w:lang w:val="en"/>
        </w:rPr>
        <w:t>.</w:t>
      </w:r>
      <w:r w:rsidR="002E1F60">
        <w:rPr>
          <w:bCs/>
          <w:lang w:val="en"/>
        </w:rPr>
        <w:t xml:space="preserve"> </w:t>
      </w:r>
      <w:r w:rsidR="00445C45">
        <w:rPr>
          <w:bCs/>
          <w:lang w:val="en"/>
        </w:rPr>
        <w:t xml:space="preserve">Then, we employed </w:t>
      </w:r>
      <w:proofErr w:type="spellStart"/>
      <w:r w:rsidR="00445C45">
        <w:rPr>
          <w:bCs/>
          <w:lang w:val="en"/>
        </w:rPr>
        <w:t>RAiSD</w:t>
      </w:r>
      <w:proofErr w:type="spellEnd"/>
      <w:r w:rsidR="00445C45">
        <w:rPr>
          <w:bCs/>
          <w:lang w:val="en"/>
        </w:rPr>
        <w:t xml:space="preserve"> to</w:t>
      </w:r>
      <w:r w:rsidRPr="006D2868">
        <w:rPr>
          <w:bCs/>
          <w:lang w:val="en"/>
        </w:rPr>
        <w:t xml:space="preserve"> compute </w:t>
      </w:r>
      <w:r w:rsidR="00445C45" w:rsidRPr="00445C45">
        <w:rPr>
          <w:bCs/>
          <w:lang w:val="en"/>
        </w:rPr>
        <w:t>μ</w:t>
      </w:r>
      <w:r w:rsidR="00445C45">
        <w:rPr>
          <w:bCs/>
          <w:lang w:val="en"/>
        </w:rPr>
        <w:t xml:space="preserve"> </w:t>
      </w:r>
      <w:r w:rsidRPr="006D2868">
        <w:rPr>
          <w:bCs/>
          <w:lang w:val="en"/>
        </w:rPr>
        <w:t xml:space="preserve">statistics </w:t>
      </w:r>
      <w:r w:rsidR="00445C45">
        <w:rPr>
          <w:bCs/>
          <w:lang w:val="en"/>
        </w:rPr>
        <w:t>across genome</w:t>
      </w:r>
      <w:r w:rsidR="00AD2AFB">
        <w:rPr>
          <w:bCs/>
          <w:lang w:val="en"/>
        </w:rPr>
        <w:t>s</w:t>
      </w:r>
      <w:r w:rsidR="00445C45">
        <w:rPr>
          <w:bCs/>
          <w:lang w:val="en"/>
        </w:rPr>
        <w:t xml:space="preserve"> from the urban population and separately across genomes from the rural population</w:t>
      </w:r>
      <w:r w:rsidR="00BC5BEA">
        <w:rPr>
          <w:bCs/>
          <w:lang w:val="en"/>
        </w:rPr>
        <w:t xml:space="preserve"> </w:t>
      </w:r>
      <w:r w:rsidR="00BC5BEA">
        <w:rPr>
          <w:bCs/>
          <w:lang w:val="en"/>
        </w:rPr>
        <w:fldChar w:fldCharType="begin"/>
      </w:r>
      <w:r w:rsidR="00BC5BEA">
        <w:rPr>
          <w:bCs/>
          <w:lang w:val="en"/>
        </w:rPr>
        <w:instrText xml:space="preserve"> ADDIN ZOTERO_ITEM CSL_CITATION {"citationID":"1PQHTrMG","properties":{"formattedCitation":"(Alachiotis &amp; Pavlidis, 2018)","plainCitation":"(Alachiotis &amp; Pavlidis, 2018)","noteIndex":0},"citationItems":[{"id":1099,"uris":["http://zotero.org/users/15902993/items/JBE5FY7X"],"itemData":{"id":1099,"type":"article-journal","abstract":"Selective sweeps leave distinct signatures locally in genomes, enabling the detection of loci that have undergone recent positive selection. Multiple signatures of a selective sweep are known, yet each neutrality test only identifies a single signature. We present RAiSD (Raised Accuracy in Sweep Detection), an open-source software that implements a novel, to our knowledge, and parameter-free detection mechanism that relies on multiple signatures of a selective sweep via the enumeration of SNP vectors. RAiSD achieves higher sensitivity and accuracy than the current state of the art, while the computational complexity is greatly reduced, allowing up to 1000 times faster processing than widely used tools, and negligible memory requirements.","container-title":"Communications Biology","DOI":"10.1038/s42003-018-0085-8","ISSN":"2399-3642","issue":"1","journalAbbreviation":"Commun Biol","language":"en","license":"2018 The Author(s)","note":"publisher: Nature Publishing Group","page":"1-11","source":"www.nature.com","title":"RAiSD detects positive selection based on multiple signatures of a selective sweep and SNP vectors","volume":"1","author":[{"family":"Alachiotis","given":"Nikolaos"},{"family":"Pavlidis","given":"Pavlos"}],"issued":{"date-parts":[["2018",6,27]]}}}],"schema":"https://github.com/citation-style-language/schema/raw/master/csl-citation.json"} </w:instrText>
      </w:r>
      <w:r w:rsidR="00BC5BEA">
        <w:rPr>
          <w:bCs/>
          <w:lang w:val="en"/>
        </w:rPr>
        <w:fldChar w:fldCharType="separate"/>
      </w:r>
      <w:r w:rsidR="00BC5BEA">
        <w:rPr>
          <w:bCs/>
          <w:noProof/>
          <w:lang w:val="en"/>
        </w:rPr>
        <w:t>(Alachiotis &amp; Pavlidis, 2018)</w:t>
      </w:r>
      <w:r w:rsidR="00BC5BEA">
        <w:rPr>
          <w:bCs/>
          <w:lang w:val="en"/>
        </w:rPr>
        <w:fldChar w:fldCharType="end"/>
      </w:r>
      <w:r w:rsidR="00445C45">
        <w:rPr>
          <w:bCs/>
          <w:lang w:val="en"/>
        </w:rPr>
        <w:t>.</w:t>
      </w:r>
      <w:r w:rsidRPr="006D2868">
        <w:rPr>
          <w:bCs/>
          <w:lang w:val="en"/>
        </w:rPr>
        <w:t xml:space="preserve"> </w:t>
      </w:r>
      <w:ins w:id="211" w:author="Danny Jackson (Student)" w:date="2025-06-09T09:45:00Z" w16du:dateUtc="2025-06-09T16:45:00Z">
        <w:r w:rsidR="00D369E5">
          <w:rPr>
            <w:bCs/>
            <w:lang w:val="en"/>
          </w:rPr>
          <w:t xml:space="preserve">In </w:t>
        </w:r>
        <w:proofErr w:type="spellStart"/>
        <w:r w:rsidR="00D369E5">
          <w:rPr>
            <w:bCs/>
            <w:lang w:val="en"/>
          </w:rPr>
          <w:t>RAiSD</w:t>
        </w:r>
        <w:proofErr w:type="spellEnd"/>
        <w:r w:rsidR="00D369E5">
          <w:rPr>
            <w:bCs/>
            <w:lang w:val="en"/>
          </w:rPr>
          <w:t>, w</w:t>
        </w:r>
      </w:ins>
      <w:del w:id="212" w:author="Danny Jackson (Student)" w:date="2025-06-09T09:45:00Z" w16du:dateUtc="2025-06-09T16:45:00Z">
        <w:r w:rsidRPr="006D2868" w:rsidDel="00D369E5">
          <w:rPr>
            <w:bCs/>
            <w:lang w:val="en"/>
          </w:rPr>
          <w:delText>W</w:delText>
        </w:r>
      </w:del>
      <w:r w:rsidRPr="006D2868">
        <w:rPr>
          <w:bCs/>
          <w:lang w:val="en"/>
        </w:rPr>
        <w:t xml:space="preserve">e considered regions that were significant within urban but not within rural populations of the same species to be regions of relevance to selection within an urban environment. </w:t>
      </w:r>
      <w:proofErr w:type="spellStart"/>
      <w:r w:rsidR="002E1F60">
        <w:rPr>
          <w:bCs/>
          <w:lang w:val="en"/>
        </w:rPr>
        <w:t>RAiSD</w:t>
      </w:r>
      <w:proofErr w:type="spellEnd"/>
      <w:r w:rsidR="002E1F60">
        <w:rPr>
          <w:bCs/>
          <w:lang w:val="en"/>
        </w:rPr>
        <w:t xml:space="preserve"> determines window sizes by number of informative sites rather than total base pair numbers, so we use</w:t>
      </w:r>
      <w:r w:rsidR="00EE3E0E">
        <w:rPr>
          <w:bCs/>
          <w:lang w:val="en"/>
        </w:rPr>
        <w:t>d</w:t>
      </w:r>
      <w:r w:rsidR="002E1F60">
        <w:rPr>
          <w:bCs/>
          <w:lang w:val="en"/>
        </w:rPr>
        <w:t xml:space="preserve"> windows containing 50 SNPs. </w:t>
      </w:r>
      <w:del w:id="213" w:author="Danny Jackson (Student)" w:date="2025-06-05T13:09:00Z" w16du:dateUtc="2025-06-05T20:09:00Z">
        <w:r w:rsidR="002E1F60" w:rsidDel="00E8193A">
          <w:rPr>
            <w:bCs/>
            <w:lang w:val="en"/>
          </w:rPr>
          <w:delText xml:space="preserve">For both analyses, </w:delText>
        </w:r>
      </w:del>
      <w:ins w:id="214" w:author="Danny Jackson (Student)" w:date="2025-06-05T13:09:00Z" w16du:dateUtc="2025-06-05T20:09:00Z">
        <w:r w:rsidR="00E8193A">
          <w:rPr>
            <w:bCs/>
            <w:lang w:val="en"/>
          </w:rPr>
          <w:t>W</w:t>
        </w:r>
      </w:ins>
      <w:del w:id="215" w:author="Danny Jackson (Student)" w:date="2025-06-05T13:09:00Z" w16du:dateUtc="2025-06-05T20:09:00Z">
        <w:r w:rsidR="002E1F60" w:rsidDel="00E8193A">
          <w:rPr>
            <w:bCs/>
            <w:lang w:val="en"/>
          </w:rPr>
          <w:delText>w</w:delText>
        </w:r>
      </w:del>
      <w:r w:rsidR="002E1F60">
        <w:rPr>
          <w:bCs/>
          <w:lang w:val="en"/>
        </w:rPr>
        <w:t xml:space="preserve">e </w:t>
      </w:r>
      <w:ins w:id="216" w:author="Danny Jackson (Student)" w:date="2025-06-05T13:09:00Z" w16du:dateUtc="2025-06-05T20:09:00Z">
        <w:r w:rsidR="00E8193A">
          <w:rPr>
            <w:bCs/>
            <w:lang w:val="en"/>
          </w:rPr>
          <w:t xml:space="preserve">identified any gene that overlapped with </w:t>
        </w:r>
      </w:ins>
      <w:del w:id="217" w:author="Danny Jackson (Student)" w:date="2025-06-05T13:09:00Z" w16du:dateUtc="2025-06-05T20:09:00Z">
        <w:r w:rsidR="00EE3E0E" w:rsidDel="00E8193A">
          <w:rPr>
            <w:bCs/>
            <w:lang w:val="en"/>
          </w:rPr>
          <w:delText>retained</w:delText>
        </w:r>
        <w:r w:rsidR="002E1F60" w:rsidDel="00E8193A">
          <w:rPr>
            <w:bCs/>
            <w:lang w:val="en"/>
          </w:rPr>
          <w:delText xml:space="preserve"> any</w:delText>
        </w:r>
      </w:del>
      <w:ins w:id="218" w:author="Danny Jackson (Student)" w:date="2025-06-05T13:09:00Z" w16du:dateUtc="2025-06-05T20:09:00Z">
        <w:r w:rsidR="00E8193A">
          <w:rPr>
            <w:bCs/>
            <w:lang w:val="en"/>
          </w:rPr>
          <w:t>a</w:t>
        </w:r>
      </w:ins>
      <w:r w:rsidR="002E1F60">
        <w:rPr>
          <w:bCs/>
          <w:lang w:val="en"/>
        </w:rPr>
        <w:t xml:space="preserve"> </w:t>
      </w:r>
      <w:del w:id="219" w:author="Danny Jackson (Student)" w:date="2025-06-05T13:09:00Z" w16du:dateUtc="2025-06-05T20:09:00Z">
        <w:r w:rsidR="002E1F60" w:rsidDel="00E8193A">
          <w:rPr>
            <w:bCs/>
            <w:lang w:val="en"/>
          </w:rPr>
          <w:delText xml:space="preserve">region </w:delText>
        </w:r>
      </w:del>
      <w:ins w:id="220" w:author="Danny Jackson (Student)" w:date="2025-06-05T13:09:00Z" w16du:dateUtc="2025-06-05T20:09:00Z">
        <w:r w:rsidR="00E8193A">
          <w:rPr>
            <w:bCs/>
            <w:lang w:val="en"/>
          </w:rPr>
          <w:t xml:space="preserve">window </w:t>
        </w:r>
      </w:ins>
      <w:r w:rsidR="002E1F60">
        <w:rPr>
          <w:bCs/>
          <w:lang w:val="en"/>
        </w:rPr>
        <w:t xml:space="preserve">in the top 1% of </w:t>
      </w:r>
      <w:ins w:id="221" w:author="Danny Jackson (Student)" w:date="2025-06-05T13:09:00Z" w16du:dateUtc="2025-06-05T20:09:00Z">
        <w:r w:rsidR="00E8193A">
          <w:rPr>
            <w:bCs/>
            <w:lang w:val="en"/>
          </w:rPr>
          <w:t xml:space="preserve">either statistic </w:t>
        </w:r>
      </w:ins>
      <w:del w:id="222" w:author="Danny Jackson (Student)" w:date="2025-06-05T13:09:00Z" w16du:dateUtc="2025-06-05T20:09:00Z">
        <w:r w:rsidR="002E1F60" w:rsidDel="00E8193A">
          <w:rPr>
            <w:bCs/>
            <w:lang w:val="en"/>
          </w:rPr>
          <w:delText xml:space="preserve">statistics </w:delText>
        </w:r>
      </w:del>
      <w:r w:rsidR="002E1F60">
        <w:rPr>
          <w:bCs/>
          <w:lang w:val="en"/>
        </w:rPr>
        <w:t>(</w:t>
      </w:r>
      <w:del w:id="223" w:author="Danny Jackson (Student)" w:date="2025-06-05T13:09:00Z" w16du:dateUtc="2025-06-05T20:09:00Z">
        <w:r w:rsidR="002E1F60" w:rsidDel="00E8193A">
          <w:rPr>
            <w:bCs/>
            <w:lang w:val="en"/>
          </w:rPr>
          <w:delText>either</w:delText>
        </w:r>
      </w:del>
      <w:r w:rsidR="002E1F60">
        <w:rPr>
          <w:bCs/>
          <w:lang w:val="en"/>
        </w:rPr>
        <w:t xml:space="preserve"> </w:t>
      </w:r>
      <w:r w:rsidR="002E1F60" w:rsidRPr="006D2868">
        <w:rPr>
          <w:bCs/>
          <w:lang w:val="en"/>
        </w:rPr>
        <w:t>F</w:t>
      </w:r>
      <w:r w:rsidR="002E1F60" w:rsidRPr="006D2868">
        <w:rPr>
          <w:bCs/>
          <w:vertAlign w:val="subscript"/>
          <w:lang w:val="en"/>
        </w:rPr>
        <w:t>ST</w:t>
      </w:r>
      <w:r w:rsidR="002E1F60" w:rsidRPr="002E1F60">
        <w:rPr>
          <w:bCs/>
          <w:lang w:val="en"/>
        </w:rPr>
        <w:t xml:space="preserve"> </w:t>
      </w:r>
      <w:r w:rsidR="002E1F60">
        <w:rPr>
          <w:bCs/>
          <w:lang w:val="en"/>
        </w:rPr>
        <w:t xml:space="preserve">or </w:t>
      </w:r>
      <w:r w:rsidR="002E1F60" w:rsidRPr="00445C45">
        <w:rPr>
          <w:bCs/>
          <w:lang w:val="en"/>
        </w:rPr>
        <w:t>μ</w:t>
      </w:r>
      <w:r w:rsidR="002E1F60">
        <w:rPr>
          <w:bCs/>
          <w:lang w:val="en"/>
        </w:rPr>
        <w:t>)</w:t>
      </w:r>
      <w:ins w:id="224" w:author="Danny Jackson (Student)" w:date="2025-06-05T13:08:00Z" w16du:dateUtc="2025-06-05T20:08:00Z">
        <w:r w:rsidR="00E8193A">
          <w:rPr>
            <w:bCs/>
            <w:lang w:val="en"/>
          </w:rPr>
          <w:t xml:space="preserve"> a</w:t>
        </w:r>
      </w:ins>
      <w:ins w:id="225" w:author="Danny Jackson (Student)" w:date="2025-06-05T13:09:00Z" w16du:dateUtc="2025-06-05T20:09:00Z">
        <w:r w:rsidR="00E8193A">
          <w:rPr>
            <w:bCs/>
            <w:lang w:val="en"/>
          </w:rPr>
          <w:t xml:space="preserve">s a </w:t>
        </w:r>
      </w:ins>
      <w:ins w:id="226" w:author="Danny Jackson (Student)" w:date="2025-06-05T13:10:00Z" w16du:dateUtc="2025-06-05T20:10:00Z">
        <w:r w:rsidR="00E8193A">
          <w:rPr>
            <w:bCs/>
            <w:lang w:val="en"/>
          </w:rPr>
          <w:t>candidate gene under selection</w:t>
        </w:r>
      </w:ins>
      <w:del w:id="227" w:author="Danny Jackson (Student)" w:date="2025-06-05T13:09:00Z" w16du:dateUtc="2025-06-05T20:09:00Z">
        <w:r w:rsidR="002E1F60" w:rsidDel="00E8193A">
          <w:rPr>
            <w:bCs/>
            <w:lang w:val="en"/>
          </w:rPr>
          <w:delText xml:space="preserve"> </w:delText>
        </w:r>
      </w:del>
      <w:del w:id="228" w:author="Danny Jackson (Student)" w:date="2025-06-05T13:08:00Z" w16du:dateUtc="2025-06-05T20:08:00Z">
        <w:r w:rsidR="00EE3E0E" w:rsidDel="00E8193A">
          <w:rPr>
            <w:bCs/>
            <w:lang w:val="en"/>
          </w:rPr>
          <w:delText>for GO term analysis</w:delText>
        </w:r>
      </w:del>
      <w:r w:rsidR="002E1F60">
        <w:rPr>
          <w:bCs/>
          <w:lang w:val="en"/>
        </w:rPr>
        <w:t>.</w:t>
      </w:r>
    </w:p>
    <w:p w14:paraId="7F58E5DC" w14:textId="3DE45374" w:rsidR="00E8193A" w:rsidRPr="006D2868" w:rsidDel="00E8193A" w:rsidRDefault="00E8193A" w:rsidP="00E8193A">
      <w:pPr>
        <w:spacing w:line="480" w:lineRule="auto"/>
        <w:ind w:firstLine="720"/>
        <w:rPr>
          <w:del w:id="229" w:author="Danny Jackson (Student)" w:date="2025-06-05T13:11:00Z" w16du:dateUtc="2025-06-05T20:11:00Z"/>
          <w:moveTo w:id="230" w:author="Danny Jackson (Student)" w:date="2025-06-05T13:08:00Z" w16du:dateUtc="2025-06-05T20:08:00Z"/>
          <w:bCs/>
          <w:lang w:val="en"/>
        </w:rPr>
      </w:pPr>
      <w:moveToRangeStart w:id="231" w:author="Danny Jackson (Student)" w:date="2025-06-05T13:08:00Z" w:name="move200021310"/>
      <w:moveTo w:id="232" w:author="Danny Jackson (Student)" w:date="2025-06-05T13:08:00Z" w16du:dateUtc="2025-06-05T20:08:00Z">
        <w:del w:id="233" w:author="Danny Jackson (Student)" w:date="2025-06-05T13:11:00Z" w16du:dateUtc="2025-06-05T20:11:00Z">
          <w:r w:rsidDel="00E8193A">
            <w:rPr>
              <w:bCs/>
              <w:lang w:val="en"/>
            </w:rPr>
            <w:delText xml:space="preserve">Finally, </w:delText>
          </w:r>
        </w:del>
      </w:moveTo>
      <w:ins w:id="234" w:author="Danny Jackson (Student)" w:date="2025-06-05T13:11:00Z" w16du:dateUtc="2025-06-05T20:11:00Z">
        <w:r>
          <w:rPr>
            <w:bCs/>
            <w:lang w:val="en"/>
          </w:rPr>
          <w:t>T</w:t>
        </w:r>
      </w:ins>
      <w:moveTo w:id="235" w:author="Danny Jackson (Student)" w:date="2025-06-05T13:08:00Z" w16du:dateUtc="2025-06-05T20:08:00Z">
        <w:del w:id="236" w:author="Danny Jackson (Student)" w:date="2025-06-05T13:11:00Z" w16du:dateUtc="2025-06-05T20:11:00Z">
          <w:r w:rsidDel="00E8193A">
            <w:rPr>
              <w:bCs/>
              <w:lang w:val="en"/>
            </w:rPr>
            <w:delText>t</w:delText>
          </w:r>
        </w:del>
        <w:r>
          <w:rPr>
            <w:bCs/>
            <w:lang w:val="en"/>
          </w:rPr>
          <w:t xml:space="preserve">o test for significant parallel evolution in response to urbanization across avian taxa, we compared our lists of candidate genes between cardinal species and with lists curated in two major investigations of </w:t>
        </w:r>
      </w:moveTo>
      <w:ins w:id="237" w:author="Danny Jackson (Student)" w:date="2025-06-09T09:45:00Z" w16du:dateUtc="2025-06-09T16:45:00Z">
        <w:r w:rsidR="00D369E5">
          <w:rPr>
            <w:bCs/>
            <w:lang w:val="en"/>
          </w:rPr>
          <w:t xml:space="preserve">parallel </w:t>
        </w:r>
      </w:ins>
      <w:moveTo w:id="238" w:author="Danny Jackson (Student)" w:date="2025-06-05T13:08:00Z" w16du:dateUtc="2025-06-05T20:08:00Z">
        <w:r>
          <w:rPr>
            <w:bCs/>
            <w:lang w:val="en"/>
          </w:rPr>
          <w:t xml:space="preserve">avian urban genomic responses. One of these studies investigated </w:t>
        </w:r>
        <w:r>
          <w:rPr>
            <w:bCs/>
            <w:lang w:val="en"/>
          </w:rPr>
          <w:lastRenderedPageBreak/>
          <w:t xml:space="preserve">urban </w:t>
        </w:r>
        <w:del w:id="239" w:author="Danny Jackson (Student)" w:date="2025-06-09T09:46:00Z" w16du:dateUtc="2025-06-09T16:46:00Z">
          <w:r w:rsidDel="00D369E5">
            <w:rPr>
              <w:bCs/>
              <w:lang w:val="en"/>
            </w:rPr>
            <w:delText>adaptation</w:delText>
          </w:r>
        </w:del>
      </w:moveTo>
      <w:ins w:id="240" w:author="Danny Jackson (Student)" w:date="2025-06-09T09:46:00Z" w16du:dateUtc="2025-06-09T16:46:00Z">
        <w:r w:rsidR="00D369E5">
          <w:rPr>
            <w:bCs/>
            <w:lang w:val="en"/>
          </w:rPr>
          <w:t>evolution</w:t>
        </w:r>
      </w:ins>
      <w:moveTo w:id="241" w:author="Danny Jackson (Student)" w:date="2025-06-05T13:08:00Z" w16du:dateUtc="2025-06-05T20:08:00Z">
        <w:r>
          <w:rPr>
            <w:bCs/>
            <w:lang w:val="en"/>
          </w:rPr>
          <w:t xml:space="preserve"> of burrowing owls (</w:t>
        </w:r>
        <w:r w:rsidRPr="00D04AF6">
          <w:rPr>
            <w:bCs/>
            <w:i/>
            <w:iCs/>
            <w:lang w:val="en"/>
          </w:rPr>
          <w:t xml:space="preserve">Athene </w:t>
        </w:r>
        <w:proofErr w:type="spellStart"/>
        <w:r w:rsidRPr="00D04AF6">
          <w:rPr>
            <w:bCs/>
            <w:i/>
            <w:iCs/>
            <w:lang w:val="en"/>
          </w:rPr>
          <w:t>cunicularia</w:t>
        </w:r>
        <w:proofErr w:type="spellEnd"/>
        <w:r>
          <w:rPr>
            <w:bCs/>
            <w:lang w:val="en"/>
          </w:rPr>
          <w:t xml:space="preserve">) across multiple cities in Argentina and the other investigated urban </w:t>
        </w:r>
        <w:del w:id="242" w:author="Danny Jackson (Student)" w:date="2025-06-09T09:46:00Z" w16du:dateUtc="2025-06-09T16:46:00Z">
          <w:r w:rsidDel="00D369E5">
            <w:rPr>
              <w:bCs/>
              <w:lang w:val="en"/>
            </w:rPr>
            <w:delText>adaptation</w:delText>
          </w:r>
        </w:del>
      </w:moveTo>
      <w:ins w:id="243" w:author="Danny Jackson (Student)" w:date="2025-06-09T09:46:00Z" w16du:dateUtc="2025-06-09T16:46:00Z">
        <w:r w:rsidR="00D369E5">
          <w:rPr>
            <w:bCs/>
            <w:lang w:val="en"/>
          </w:rPr>
          <w:t>evolution</w:t>
        </w:r>
      </w:ins>
      <w:moveTo w:id="244" w:author="Danny Jackson (Student)" w:date="2025-06-05T13:08:00Z" w16du:dateUtc="2025-06-05T20:08:00Z">
        <w:r>
          <w:rPr>
            <w:bCs/>
            <w:lang w:val="en"/>
          </w:rPr>
          <w:t xml:space="preserve"> of great tits (</w:t>
        </w:r>
        <w:r w:rsidRPr="00750FCE">
          <w:rPr>
            <w:bCs/>
            <w:i/>
            <w:iCs/>
            <w:lang w:val="en"/>
          </w:rPr>
          <w:t>Parus major</w:t>
        </w:r>
        <w:r>
          <w:rPr>
            <w:bCs/>
            <w:lang w:val="en"/>
          </w:rPr>
          <w:t xml:space="preserve">) across multiple European cities </w:t>
        </w:r>
        <w:r>
          <w:rPr>
            <w:bCs/>
            <w:lang w:val="en"/>
          </w:rPr>
          <w:fldChar w:fldCharType="begin"/>
        </w:r>
        <w:r>
          <w:rPr>
            <w:bCs/>
            <w:lang w:val="en"/>
          </w:rPr>
          <w:instrText xml:space="preserve"> ADDIN ZOTERO_ITEM CSL_CITATION {"citationID":"ZxXsrrGg","properties":{"formattedCitation":"(Mueller et al., 2020; Salm\\uc0\\u243{}n et al., 2021)","plainCitation":"(Mueller et al., 2020; Salmón et al., 2021)","noteIndex":0},"citationItems":[{"id":577,"uris":["http://zotero.org/users/15902993/items/RVN9U627"],"itemData":{"id":577,"type":"article-journal","abstract":"When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Pr>
            <w:bCs/>
            <w:lang w:val="en"/>
          </w:rPr>
          <w:fldChar w:fldCharType="separate"/>
        </w:r>
        <w:r w:rsidRPr="001A72F4">
          <w:rPr>
            <w:rFonts w:eastAsiaTheme="minorHAnsi"/>
          </w:rPr>
          <w:t>(Mueller et al., 2020; Salmón et al., 2021)</w:t>
        </w:r>
        <w:r>
          <w:rPr>
            <w:bCs/>
            <w:lang w:val="en"/>
          </w:rPr>
          <w:fldChar w:fldCharType="end"/>
        </w:r>
        <w:r>
          <w:rPr>
            <w:bCs/>
            <w:lang w:val="en"/>
          </w:rPr>
          <w:t>. We first tested for significant overlap between taxa and then highlight genes that show signatures of selection across multiple taxa.</w:t>
        </w:r>
      </w:moveTo>
    </w:p>
    <w:moveToRangeEnd w:id="231"/>
    <w:p w14:paraId="5D7E035A" w14:textId="77777777" w:rsidR="00E8193A" w:rsidRDefault="00E8193A" w:rsidP="00E8193A">
      <w:pPr>
        <w:spacing w:line="480" w:lineRule="auto"/>
        <w:ind w:firstLine="720"/>
        <w:rPr>
          <w:bCs/>
          <w:lang w:val="en"/>
        </w:rPr>
      </w:pPr>
    </w:p>
    <w:p w14:paraId="27906427" w14:textId="76DF351B" w:rsidR="002E1F60" w:rsidRDefault="002E1F60" w:rsidP="00FE72A9">
      <w:pPr>
        <w:spacing w:line="480" w:lineRule="auto"/>
        <w:ind w:firstLine="720"/>
        <w:rPr>
          <w:bCs/>
          <w:lang w:val="en"/>
        </w:rPr>
      </w:pPr>
      <w:r>
        <w:rPr>
          <w:bCs/>
          <w:lang w:val="en"/>
        </w:rPr>
        <w:t xml:space="preserve">To identify </w:t>
      </w:r>
      <w:r w:rsidR="00BC5BEA">
        <w:rPr>
          <w:bCs/>
          <w:lang w:val="en"/>
        </w:rPr>
        <w:t>putative functions of regions under selection</w:t>
      </w:r>
      <w:r>
        <w:rPr>
          <w:bCs/>
          <w:lang w:val="en"/>
        </w:rPr>
        <w:t xml:space="preserve">, </w:t>
      </w:r>
      <w:r w:rsidR="00EE3E0E">
        <w:rPr>
          <w:bCs/>
          <w:lang w:val="en"/>
        </w:rPr>
        <w:t>we</w:t>
      </w:r>
      <w:r>
        <w:rPr>
          <w:bCs/>
          <w:lang w:val="en"/>
        </w:rPr>
        <w:t xml:space="preserve"> tested for significant overrepresentation of Gene Ontology (GO) terms</w:t>
      </w:r>
      <w:r w:rsidR="002D65AD">
        <w:rPr>
          <w:bCs/>
          <w:lang w:val="en"/>
        </w:rPr>
        <w:t xml:space="preserve"> </w:t>
      </w:r>
      <w:r w:rsidR="00EE3E0E">
        <w:rPr>
          <w:bCs/>
          <w:lang w:val="en"/>
        </w:rPr>
        <w:t xml:space="preserve">among </w:t>
      </w:r>
      <w:ins w:id="245" w:author="Danny Jackson (Student)" w:date="2025-06-05T13:12:00Z" w16du:dateUtc="2025-06-05T20:12:00Z">
        <w:r w:rsidR="00E8193A">
          <w:rPr>
            <w:bCs/>
            <w:lang w:val="en"/>
          </w:rPr>
          <w:t xml:space="preserve">candidate </w:t>
        </w:r>
      </w:ins>
      <w:r w:rsidR="00EE3E0E">
        <w:rPr>
          <w:bCs/>
          <w:lang w:val="en"/>
        </w:rPr>
        <w:t xml:space="preserve">gene lists </w:t>
      </w:r>
      <w:del w:id="246" w:author="Danny Jackson (Student)" w:date="2025-06-05T13:12:00Z" w16du:dateUtc="2025-06-05T20:12:00Z">
        <w:r w:rsidR="00EE3E0E" w:rsidDel="00E8193A">
          <w:rPr>
            <w:bCs/>
            <w:lang w:val="en"/>
          </w:rPr>
          <w:delText xml:space="preserve">within the top 1% of these analyses </w:delText>
        </w:r>
      </w:del>
      <w:r w:rsidR="002D65AD">
        <w:rPr>
          <w:bCs/>
          <w:lang w:val="en"/>
        </w:rPr>
        <w:t>using the PANTHER classification system</w:t>
      </w:r>
      <w:r w:rsidR="00BC5BEA">
        <w:rPr>
          <w:bCs/>
          <w:lang w:val="en"/>
        </w:rPr>
        <w:t xml:space="preserve"> </w:t>
      </w:r>
      <w:r w:rsidR="00BC5BEA">
        <w:rPr>
          <w:bCs/>
          <w:lang w:val="en"/>
        </w:rPr>
        <w:fldChar w:fldCharType="begin"/>
      </w:r>
      <w:r w:rsidR="00BC5BEA">
        <w:rPr>
          <w:bCs/>
          <w:lang w:val="en"/>
        </w:rPr>
        <w:instrText xml:space="preserve"> ADDIN ZOTERO_ITEM CSL_CITATION {"citationID":"NaM8tLb3","properties":{"formattedCitation":"(Thomas et al., 2003)","plainCitation":"(Thomas et al., 2003)","noteIndex":0},"citationItems":[{"id":1101,"uris":["http://zotero.org/users/15902993/items/NE627J86"],"itemData":{"id":1101,"type":"article-journal","abstract":"In the genomic era, one of the fundamental goals is to characterize the function of proteins on a large scale. We describe a method, PANTHER, for relating protein sequence relationships to function relationships in a robust and accurate way. PANTHER is composed of two main components: the PANTHER library (PANTHER/LIB) and the PANTHER index (PANTHER/X). PANTHER/LIB is a collection of “books,” each representing a protein family as a multiple sequence alignment, a Hidden Markov Model (HMM), and a family tree. Functional divergence within the family is represented by dividing the tree into subtrees based on shared function, and by subtree HMMs. PANTHER/X is an abbreviated ontology for summarizing and navigating molecular functions and biological processes associated with the families and subfamilies. We apply PANTHER to three areas of active research. First, we report the size and sequence diversity of the families and subfamilies, characterizing the relationship between sequence divergence and functional divergence across a wide range of protein families. Second, we use the PANTHER/X ontology to give a high-level representation of gene function across the human and mouse genomes. Third, we use the family HMMs to rank missense single nucleotide polymorphisms (SNPs), on a database-wide scale, according to their likelihood of affecting protein function.","container-title":"Genome Research","DOI":"10.1101/gr.772403","ISSN":"1088-9051, 1549-5469","issue":"9","journalAbbreviation":"Genome Res.","language":"en","note":"Company: Cold Spring Harbor Laboratory Press\nDistributor: Cold Spring Harbor Laboratory Press\nInstitution: Cold Spring Harbor Laboratory Press\nLabel: Cold Spring Harbor Laboratory Press\npublisher: Cold Spring Harbor Lab\nPMID: 12952881","page":"2129-2141","source":"genome.cshlp.org","title":"PANTHER: A Library of Protein Families and Subfamilies Indexed by Function","title-short":"PANTHER","volume":"13","author":[{"family":"Thomas","given":"Paul D."},{"family":"Campbell","given":"Michael J."},{"family":"Kejariwal","given":"Anish"},{"family":"Mi","given":"Huaiyu"},{"family":"Karlak","given":"Brian"},{"family":"Daverman","given":"Robin"},{"family":"Diemer","given":"Karen"},{"family":"Muruganujan","given":"Anushya"},{"family":"Narechania","given":"Apurva"}],"issued":{"date-parts":[["2003",9,1]]}}}],"schema":"https://github.com/citation-style-language/schema/raw/master/csl-citation.json"} </w:instrText>
      </w:r>
      <w:r w:rsidR="00BC5BEA">
        <w:rPr>
          <w:bCs/>
          <w:lang w:val="en"/>
        </w:rPr>
        <w:fldChar w:fldCharType="separate"/>
      </w:r>
      <w:r w:rsidR="00BC5BEA">
        <w:rPr>
          <w:bCs/>
          <w:noProof/>
          <w:lang w:val="en"/>
        </w:rPr>
        <w:t>(Thomas et al., 2003)</w:t>
      </w:r>
      <w:r w:rsidR="00BC5BEA">
        <w:rPr>
          <w:bCs/>
          <w:lang w:val="en"/>
        </w:rPr>
        <w:fldChar w:fldCharType="end"/>
      </w:r>
      <w:r>
        <w:rPr>
          <w:bCs/>
          <w:lang w:val="en"/>
        </w:rPr>
        <w:t xml:space="preserve">. </w:t>
      </w:r>
      <w:r w:rsidR="00D04AF6">
        <w:rPr>
          <w:bCs/>
          <w:lang w:val="en"/>
        </w:rPr>
        <w:t>To curate our list of background genes, we</w:t>
      </w:r>
      <w:r>
        <w:rPr>
          <w:bCs/>
          <w:lang w:val="en"/>
        </w:rPr>
        <w:t xml:space="preserve"> </w:t>
      </w:r>
      <w:r w:rsidR="00BC5BEA">
        <w:rPr>
          <w:bCs/>
          <w:lang w:val="en"/>
        </w:rPr>
        <w:t xml:space="preserve">started with all genes in the reference genome and then </w:t>
      </w:r>
      <w:r>
        <w:rPr>
          <w:bCs/>
          <w:lang w:val="en"/>
        </w:rPr>
        <w:t xml:space="preserve">filtered out any </w:t>
      </w:r>
      <w:del w:id="247" w:author="Danny Jackson (Student)" w:date="2025-06-05T13:13:00Z" w16du:dateUtc="2025-06-05T20:13:00Z">
        <w:r w:rsidDel="007A6CC1">
          <w:rPr>
            <w:bCs/>
            <w:lang w:val="en"/>
          </w:rPr>
          <w:delText xml:space="preserve">site </w:delText>
        </w:r>
      </w:del>
      <w:ins w:id="248" w:author="Danny Jackson (Student)" w:date="2025-06-05T13:13:00Z" w16du:dateUtc="2025-06-05T20:13:00Z">
        <w:r w:rsidR="007A6CC1">
          <w:rPr>
            <w:bCs/>
            <w:lang w:val="en"/>
          </w:rPr>
          <w:t xml:space="preserve">gene </w:t>
        </w:r>
      </w:ins>
      <w:r>
        <w:rPr>
          <w:bCs/>
          <w:lang w:val="en"/>
        </w:rPr>
        <w:t xml:space="preserve">with low </w:t>
      </w:r>
      <w:proofErr w:type="spellStart"/>
      <w:r>
        <w:rPr>
          <w:bCs/>
          <w:lang w:val="en"/>
        </w:rPr>
        <w:t>mappability</w:t>
      </w:r>
      <w:proofErr w:type="spellEnd"/>
      <w:r>
        <w:rPr>
          <w:bCs/>
          <w:lang w:val="en"/>
        </w:rPr>
        <w:t xml:space="preserve"> (&lt; 0.95 SNP calling rate in </w:t>
      </w:r>
      <w:proofErr w:type="spellStart"/>
      <w:r w:rsidR="001A72F4">
        <w:rPr>
          <w:bCs/>
          <w:lang w:val="en"/>
        </w:rPr>
        <w:t>SNP</w:t>
      </w:r>
      <w:r>
        <w:rPr>
          <w:bCs/>
          <w:lang w:val="en"/>
        </w:rPr>
        <w:t>abl</w:t>
      </w:r>
      <w:r w:rsidR="001A72F4">
        <w:rPr>
          <w:bCs/>
          <w:lang w:val="en"/>
        </w:rPr>
        <w:t>e</w:t>
      </w:r>
      <w:proofErr w:type="spellEnd"/>
      <w:r w:rsidR="001A72F4">
        <w:rPr>
          <w:bCs/>
          <w:lang w:val="en"/>
        </w:rPr>
        <w:t xml:space="preserve"> </w:t>
      </w:r>
      <w:r w:rsidR="001A72F4" w:rsidRPr="001A72F4">
        <w:rPr>
          <w:bCs/>
          <w:lang w:val="en"/>
        </w:rPr>
        <w:t>http://lh3lh3.users.sourceforge.net/snpable.shtml</w:t>
      </w:r>
      <w:r>
        <w:rPr>
          <w:bCs/>
          <w:lang w:val="en"/>
        </w:rPr>
        <w:t xml:space="preserve">) and with less than 3x average depth </w:t>
      </w:r>
      <w:r w:rsidR="000023FB">
        <w:rPr>
          <w:bCs/>
          <w:lang w:val="en"/>
        </w:rPr>
        <w:t>from</w:t>
      </w:r>
      <w:r>
        <w:rPr>
          <w:bCs/>
          <w:lang w:val="en"/>
        </w:rPr>
        <w:t xml:space="preserve"> our </w:t>
      </w:r>
      <w:r w:rsidR="000023FB">
        <w:rPr>
          <w:bCs/>
          <w:lang w:val="en"/>
        </w:rPr>
        <w:t xml:space="preserve">unfiltered </w:t>
      </w:r>
      <w:proofErr w:type="spellStart"/>
      <w:r w:rsidR="000023FB">
        <w:rPr>
          <w:bCs/>
          <w:lang w:val="en"/>
        </w:rPr>
        <w:t>bams</w:t>
      </w:r>
      <w:proofErr w:type="spellEnd"/>
      <w:r>
        <w:rPr>
          <w:bCs/>
          <w:lang w:val="en"/>
        </w:rPr>
        <w:t xml:space="preserve"> or greater than 2 standard deviations above the mean depth of the sample (28.15</w:t>
      </w:r>
      <w:ins w:id="249" w:author="Danny Jackson (Student)" w:date="2025-06-05T13:13:00Z" w16du:dateUtc="2025-06-05T20:13:00Z">
        <w:r w:rsidR="007A6CC1">
          <w:rPr>
            <w:bCs/>
            <w:lang w:val="en"/>
          </w:rPr>
          <w:t xml:space="preserve"> reads</w:t>
        </w:r>
      </w:ins>
      <w:r>
        <w:rPr>
          <w:bCs/>
          <w:lang w:val="en"/>
        </w:rPr>
        <w:t xml:space="preserve">). </w:t>
      </w:r>
      <w:del w:id="250" w:author="Danny Jackson (Student)" w:date="2025-06-05T13:14:00Z" w16du:dateUtc="2025-06-05T20:14:00Z">
        <w:r w:rsidDel="007A6CC1">
          <w:rPr>
            <w:bCs/>
            <w:lang w:val="en"/>
          </w:rPr>
          <w:delText xml:space="preserve">We also excluded any significant genes that may have been identified in these regions, to reduce errors from poor alignment. </w:delText>
        </w:r>
      </w:del>
      <w:r w:rsidR="00D04AF6">
        <w:rPr>
          <w:bCs/>
          <w:lang w:val="en"/>
        </w:rPr>
        <w:t xml:space="preserve">Genes excluded from the background gene list were also removed from any </w:t>
      </w:r>
      <w:del w:id="251" w:author="Danny Jackson (Student)" w:date="2025-06-05T13:14:00Z" w16du:dateUtc="2025-06-05T20:14:00Z">
        <w:r w:rsidR="00D04AF6" w:rsidDel="007A6CC1">
          <w:rPr>
            <w:bCs/>
            <w:lang w:val="en"/>
          </w:rPr>
          <w:delText xml:space="preserve">ultimate lists of </w:delText>
        </w:r>
      </w:del>
      <w:r w:rsidR="00D04AF6">
        <w:rPr>
          <w:bCs/>
          <w:lang w:val="en"/>
        </w:rPr>
        <w:t>candidate gene</w:t>
      </w:r>
      <w:ins w:id="252" w:author="Danny Jackson (Student)" w:date="2025-06-05T13:14:00Z" w16du:dateUtc="2025-06-05T20:14:00Z">
        <w:r w:rsidR="007A6CC1">
          <w:rPr>
            <w:bCs/>
            <w:lang w:val="en"/>
          </w:rPr>
          <w:t xml:space="preserve"> list</w:t>
        </w:r>
      </w:ins>
      <w:r w:rsidR="00D04AF6">
        <w:rPr>
          <w:bCs/>
          <w:lang w:val="en"/>
        </w:rPr>
        <w:t xml:space="preserve">s, as we inferred that they were in regions prone to error. </w:t>
      </w:r>
      <w:r w:rsidR="00FE7D98">
        <w:rPr>
          <w:bCs/>
          <w:lang w:val="en"/>
        </w:rPr>
        <w:t>We corrected for multiple testing by using a false discovery rate using the Ben</w:t>
      </w:r>
      <w:r w:rsidR="00D04AF6">
        <w:rPr>
          <w:bCs/>
          <w:lang w:val="en"/>
        </w:rPr>
        <w:t>ja</w:t>
      </w:r>
      <w:r w:rsidR="00FE7D98">
        <w:rPr>
          <w:bCs/>
          <w:lang w:val="en"/>
        </w:rPr>
        <w:t xml:space="preserve">mini-Hochberg FDR test with a significance level of </w:t>
      </w:r>
      <w:r w:rsidR="00FE7D98" w:rsidRPr="00FE7D98">
        <w:rPr>
          <w:bCs/>
          <w:i/>
          <w:iCs/>
          <w:lang w:val="en"/>
        </w:rPr>
        <w:t>q</w:t>
      </w:r>
      <w:r w:rsidR="00FE7D98">
        <w:rPr>
          <w:bCs/>
          <w:lang w:val="en"/>
        </w:rPr>
        <w:t xml:space="preserve"> &lt; 0.2 </w:t>
      </w:r>
      <w:r w:rsidR="001A72F4">
        <w:rPr>
          <w:bCs/>
          <w:lang w:val="en"/>
        </w:rPr>
        <w:fldChar w:fldCharType="begin"/>
      </w:r>
      <w:r w:rsidR="001A72F4">
        <w:rPr>
          <w:bCs/>
          <w:lang w:val="en"/>
        </w:rPr>
        <w:instrText xml:space="preserve"> ADDIN ZOTERO_ITEM CSL_CITATION {"citationID":"yABPZh2M","properties":{"formattedCitation":"(Z.-H. Li et al., 2013; Osborn et al., 2013; Wagner et al., 2020)","plainCitation":"(Z.-H. Li et al., 2013; Osborn et al., 2013; Wagner et al., 2020)","noteIndex":0},"citationItems":[{"id":995,"uris":["http://zotero.org/users/15902993/items/ZJKT8JVK"],"itemData":{"id":995,"type":"article-journal","abstract":"TCDD is one of the most persistent environmental toxicants in biological systems and its effect through aryl hydrocarbon receptor (AhR) has been well characterized. However, the information on TCDD-induced toxicity in other molecular pathways is rather limited. To fully understand molecular toxicity of TCDD in an in vivo animal model, adult zebrafish were exposed to TCDD at 10 nM for 96 h and the livers were sampled for RNA-sequencing based transcriptomic profiling. A total of 1,058 differently expressed genes were identified based on fold-change&gt;2 and TPM (transcripts per million) &gt;10. Among the top 20 up-regulated genes, 10 novel responsive genes were identified and verified by RT-qPCR analysis on independent samples. Transcriptomic analysis indicated several deregulated pathways associated with cell cycle, endocrine disruptors, signal transduction and immune systems. Comparative analyses of TCDD-induced transcriptomic changes between fish and mammalian models revealed that proteomic pathway is consistently up-regulated while calcium signaling pathway and several immune-related pathways are generally down-regulated. Finally, our study also suggested that zebrafish model showed greater similarity to in vivo mammalian models than in vitro models. Our study indicated that the zebrafish is a valuable in vivo model in toxicogenomic analyses for understanding molecular toxicity of environmental toxicants relevant to human health. The expression profiles associated with TCDD could be useful for monitoring environmental dioxin and dioxin-like contamination.","container-title":"PLOS ONE","DOI":"10.1371/journal.pone.0077292","ISSN":"1932-6203","issue":"10","journalAbbreviation":"PLOS ONE","language":"en","note":"publisher: Public Library of Science","page":"e77292","source":"PLoS Journals","title":"RNA-Sequencing Analysis of TCDD-Induced Responses in Zebrafish Liver Reveals High Relatedness to In Vivo Mammalian Models and Conserved Biological Pathways","volume":"8","author":[{"family":"Li","given":"Zhi-Hua"},{"family":"Xu","given":"Hongyan"},{"family":"Zheng","given":"Weiling"},{"family":"Lam","given":"Siew Hong"},{"family":"Gong","given":"Zhiyuan"}],"issued":{"date-parts":[["2013",10,30]]}}},{"id":993,"uris":["http://zotero.org/users/15902993/items/9XZY3UK4"],"itemData":{"id":993,"type":"article-journal","abstract":"Purpose To determine if plasma metabolic profiles can detect differences between patients with neovascular age-related macular degeneration (NVAMD) and similarly-aged controls. Methods Metabolomic analysis using liquid chromatography with Fourier-transform mass spectrometry (LC-FTMS) was performed on plasma samples from 26 NVAMD patients and 19 controls. Data were collected from mass/charge ratio (m/z) 85 to 850 on a Thermo LTQ-FT mass spectrometer, and metabolic features were extracted using an adaptive processing software package. Both non-transformed and log2 transformed data were corrected using Benjamini and Hochberg False Discovery Rate (FDR) to account for multiple testing. Orthogonal Partial Least Squares-Discriminant Analysis was performed to determine metabolic features that distinguished NVAMD patients from controls. Individual m/z features were matched to the Kyoto Encyclopedia of Genes and Genomes database and the Metlin metabolomics database, and metabolic pathways associated with NVAMD were identified using MetScape. Results Of the 1680 total m/z features detected by LC-FTMS, 94 unique m/z features were significantly different between NVAMD patients and controls using FDR (q = 0.05). A comparison of these features to those found with log2 transformed data (n = 132, q = 0.2) revealed 40 features in common, reaffirming the involvement of certain metabolites. Such metabolites included di- and tripeptides, covalently modified amino acids, bile acids, and vitamin D-related metabolites. Correlation analysis revealed associations among certain significant features, and pathway analysis demonstrated broader changes in tyrosine metabolism, sulfur amino acid metabolism, and amino acids related to urea metabolism. Conclusions These data suggest that metabolomic analysis can identify a panel of individual metabolites that differ between NVAMD cases and controls. Pathway analysis can assess the involvement of certain metabolic pathways, such as tyrosine and urea metabolism, and can provide further insight into the pathophysiology of AMD.","container-title":"PLOS ONE","DOI":"10.1371/journal.pone.0072737","ISSN":"1932-6203","issue":"8","journalAbbreviation":"PLOS ONE","language":"en","note":"publisher: Public Library of Science","page":"e72737","source":"PLoS Journals","title":"Metabolome-Wide Association Study of Neovascular Age-Related Macular Degeneration","volume":"8","author":[{"family":"Osborn","given":"Melissa P."},{"family":"Park","given":"Youngja"},{"family":"Parks","given":"Megan B."},{"family":"Burgess","given":"L. Goodwin"},{"family":"Uppal","given":"Karan"},{"family":"Lee","given":"Kichun"},{"family":"Jones","given":"Dean P."},{"family":"Jr","given":"Milam A. Brantley"}],"issued":{"date-parts":[["2013",8,27]]}}},{"id":989,"uris":["http://zotero.org/users/15902993/items/8EWHXWEY"],"itemData":{"id":989,"type":"article-journal","abstract":"The study of hybrid zones can provide insight into the genetic basis of species differences that are relevant for the maintenance of reproductive isolation. Hybrid zones can also provide insight into climate change, species distributions, and evolution. The hybrid zone between black-capped chickadees (Poecile atricapillus) and Carolina chickadees (Poecile carolinensis) is shifting northward in response to increasing winter temperatures but is not increasing in width. This pattern indicates strong selection against chickadees with admixed genomes. Using high-resolution genomic data, we identified regions of the genomes that are outliers in both time points and do not introgress between the species; these regions may be involved in the maintenance of reproductive isolation. Genes involved in metabolic regulation processes were overrepresented in this dataset. Several gene ontology categories were also temporally consistent—including glutamate signaling, synaptic transmission, and catabolic processes—but the nucleotide variants leading to this pattern were not. Our results support recent findings that hybrids between black-capped and Carolina chickadees have higher basal metabolic rates than either parental species and suffer spatial memory and problem-solving deficits. Metabolic breakdown, as well as spatial memory and problem-solving, in hybrid chickadees may act as strong postzygotic isolation mechanisms in this moving hybrid zone.","container-title":"Evolution","DOI":"10.1111/evo.13970","ISSN":"0014-3820","issue":"7","journalAbbreviation":"Evolution","page":"1498-1513","source":"Silverchair","title":"Genomic regions underlying metabolic and neuronal signaling pathways are temporally consistent in a moving avian hybrid zone","volume":"74","author":[{"family":"Wagner","given":"Dominique N."},{"family":"Curry","given":"Robert L."},{"family":"Chen","given":"Nancy"},{"family":"Lovette","given":"Irby J."},{"family":"Taylor","given":"Scott A."}],"issued":{"date-parts":[["2020",7,1]]}}}],"schema":"https://github.com/citation-style-language/schema/raw/master/csl-citation.json"} </w:instrText>
      </w:r>
      <w:r w:rsidR="001A72F4">
        <w:rPr>
          <w:bCs/>
          <w:lang w:val="en"/>
        </w:rPr>
        <w:fldChar w:fldCharType="separate"/>
      </w:r>
      <w:r w:rsidR="001A72F4">
        <w:rPr>
          <w:bCs/>
          <w:noProof/>
          <w:lang w:val="en"/>
        </w:rPr>
        <w:t>(Z.-H. Li et al., 2013; Osborn et al., 2013; Wagner et al., 2020)</w:t>
      </w:r>
      <w:r w:rsidR="001A72F4">
        <w:rPr>
          <w:bCs/>
          <w:lang w:val="en"/>
        </w:rPr>
        <w:fldChar w:fldCharType="end"/>
      </w:r>
      <w:r w:rsidR="00FE7D98">
        <w:rPr>
          <w:bCs/>
          <w:lang w:val="en"/>
        </w:rPr>
        <w:t>.</w:t>
      </w:r>
      <w:r w:rsidR="00DC3903">
        <w:rPr>
          <w:bCs/>
          <w:lang w:val="en"/>
        </w:rPr>
        <w:t xml:space="preserve"> Because </w:t>
      </w:r>
      <w:r w:rsidR="00D04AF6">
        <w:rPr>
          <w:bCs/>
          <w:lang w:val="en"/>
        </w:rPr>
        <w:t>F</w:t>
      </w:r>
      <w:r w:rsidR="00D04AF6" w:rsidRPr="007A6CC1">
        <w:rPr>
          <w:bCs/>
          <w:vertAlign w:val="subscript"/>
          <w:lang w:val="en"/>
          <w:rPrChange w:id="253" w:author="Danny Jackson (Student)" w:date="2025-06-05T13:14:00Z" w16du:dateUtc="2025-06-05T20:14:00Z">
            <w:rPr>
              <w:bCs/>
              <w:vertAlign w:val="superscript"/>
              <w:lang w:val="en"/>
            </w:rPr>
          </w:rPrChange>
        </w:rPr>
        <w:t>ST</w:t>
      </w:r>
      <w:r w:rsidR="00DC3903">
        <w:rPr>
          <w:bCs/>
          <w:lang w:val="en"/>
        </w:rPr>
        <w:t xml:space="preserve"> and </w:t>
      </w:r>
      <w:proofErr w:type="spellStart"/>
      <w:r w:rsidR="00DC3903">
        <w:rPr>
          <w:bCs/>
          <w:lang w:val="en"/>
        </w:rPr>
        <w:t>R</w:t>
      </w:r>
      <w:r w:rsidR="00EE3E0E">
        <w:rPr>
          <w:bCs/>
          <w:lang w:val="en"/>
        </w:rPr>
        <w:t>A</w:t>
      </w:r>
      <w:r w:rsidR="00DC3903">
        <w:rPr>
          <w:bCs/>
          <w:lang w:val="en"/>
        </w:rPr>
        <w:t>iSD</w:t>
      </w:r>
      <w:proofErr w:type="spellEnd"/>
      <w:r w:rsidR="00DC3903">
        <w:rPr>
          <w:bCs/>
          <w:lang w:val="en"/>
        </w:rPr>
        <w:t xml:space="preserve"> are sensitive to different evolutionary processes, we tested for overrepresented GO terms for each species in a combined list of genes identified by both programs as well as independent lists from each statistic.</w:t>
      </w:r>
      <w:r w:rsidR="00DC016C">
        <w:rPr>
          <w:bCs/>
          <w:lang w:val="en"/>
        </w:rPr>
        <w:t xml:space="preserve"> We visualized the overrepresented GO terms in </w:t>
      </w:r>
      <w:proofErr w:type="spellStart"/>
      <w:r w:rsidR="00DC016C">
        <w:rPr>
          <w:bCs/>
          <w:lang w:val="en"/>
        </w:rPr>
        <w:t>rrvgo</w:t>
      </w:r>
      <w:proofErr w:type="spellEnd"/>
      <w:r w:rsidR="00DC016C">
        <w:rPr>
          <w:bCs/>
          <w:lang w:val="en"/>
        </w:rPr>
        <w:t xml:space="preserve"> </w:t>
      </w:r>
      <w:r w:rsidR="00DC016C">
        <w:rPr>
          <w:bCs/>
          <w:lang w:val="en"/>
        </w:rPr>
        <w:fldChar w:fldCharType="begin"/>
      </w:r>
      <w:r w:rsidR="00DC016C">
        <w:rPr>
          <w:bCs/>
          <w:lang w:val="en"/>
        </w:rPr>
        <w:instrText xml:space="preserve"> ADDIN ZOTERO_ITEM CSL_CITATION {"citationID":"N9Loxlfr","properties":{"formattedCitation":"(Sayols, 2023)","plainCitation":"(Sayols, 2023)","noteIndex":0},"citationItems":[{"id":1011,"uris":["http://zotero.org/users/15902993/items/X3EIWSI7"],"itemData":{"id":1011,"type":"article-journal","abstract":"Gene Ontology (GO) annotation is often used to guide the biological interpretation of high-throughput omics experiments, e.g. by analysing lists of differentially regulated genes for enriched GO terms. Due to the hierarchical nature of GOs, the resulting lists of enriched terms are usually redundant and difficult to summarise and interpret. To facilitate the interpretation of large lists of GO terms, I developed rrvgo, a Bioconductor package that aims at simplifying the redundancy of GO lists by grouping similar terms based on their semantic similarity. rrvgo also provides different visualization options to guide the interpretation of the summarized GO terms. Considering that several software tools have been developed for this purpose, rrvgo is unique at combining powerful visualizations in a programmatic interface coupled with up-to-date GO gene annotation provided by the Bioconductor project.","container-title":"microPublication Biology","DOI":"10.17912/micropub.biology.000811","ISSN":"2578-9430","journalAbbreviation":"MicroPubl Biol","note":"PMID: 37151216\nPMCID: PMC10155054","page":"10.17912/micropub.biology.000811","source":"PubMed Central","title":"rrvgo: a Bioconductor package for interpreting lists of Gene Ontology terms","title-short":"rrvgo","volume":"2023","author":[{"family":"Sayols","given":"Sergi"}],"issued":{"date-parts":[["2023"]]}}}],"schema":"https://github.com/citation-style-language/schema/raw/master/csl-citation.json"} </w:instrText>
      </w:r>
      <w:r w:rsidR="00DC016C">
        <w:rPr>
          <w:bCs/>
          <w:lang w:val="en"/>
        </w:rPr>
        <w:fldChar w:fldCharType="separate"/>
      </w:r>
      <w:r w:rsidR="00DC016C">
        <w:rPr>
          <w:bCs/>
          <w:noProof/>
          <w:lang w:val="en"/>
        </w:rPr>
        <w:t>(Sayols, 2023)</w:t>
      </w:r>
      <w:r w:rsidR="00DC016C">
        <w:rPr>
          <w:bCs/>
          <w:lang w:val="en"/>
        </w:rPr>
        <w:fldChar w:fldCharType="end"/>
      </w:r>
      <w:r w:rsidR="00DC016C">
        <w:rPr>
          <w:bCs/>
          <w:lang w:val="en"/>
        </w:rPr>
        <w:t xml:space="preserve">, which produces a scatter plot from the </w:t>
      </w:r>
      <w:proofErr w:type="spellStart"/>
      <w:r w:rsidR="00DC016C">
        <w:rPr>
          <w:bCs/>
          <w:lang w:val="en"/>
        </w:rPr>
        <w:t>PCoA</w:t>
      </w:r>
      <w:proofErr w:type="spellEnd"/>
      <w:r w:rsidR="00DC016C">
        <w:rPr>
          <w:bCs/>
          <w:lang w:val="en"/>
        </w:rPr>
        <w:t xml:space="preserve"> of the dissimilarity matrix of the semantic similarity of overrepresented GO terms. Terms in these plots cluster by meaning, but the units of the axes are meaningless and are therefore not included.</w:t>
      </w:r>
      <w:r w:rsidR="00BC5BEA">
        <w:rPr>
          <w:bCs/>
          <w:lang w:val="en"/>
        </w:rPr>
        <w:t xml:space="preserve"> All code used in these analyses can be found on GitHub and will be archived permanently upon acceptance (</w:t>
      </w:r>
      <w:hyperlink r:id="rId6" w:history="1">
        <w:r w:rsidR="00BC5BEA" w:rsidRPr="00F45366">
          <w:rPr>
            <w:rStyle w:val="Hyperlink"/>
            <w:bCs/>
            <w:lang w:val="en"/>
          </w:rPr>
          <w:t>https://github.com/dannyjackson/CardinalisGenomics</w:t>
        </w:r>
      </w:hyperlink>
      <w:r w:rsidR="00BC5BEA">
        <w:rPr>
          <w:bCs/>
          <w:lang w:val="en"/>
        </w:rPr>
        <w:t>).</w:t>
      </w:r>
    </w:p>
    <w:p w14:paraId="6939F460" w14:textId="6F2C6612" w:rsidR="00750FCE" w:rsidRPr="006D2868" w:rsidDel="00E8193A" w:rsidRDefault="00750FCE" w:rsidP="00FE72A9">
      <w:pPr>
        <w:spacing w:line="480" w:lineRule="auto"/>
        <w:ind w:firstLine="720"/>
        <w:rPr>
          <w:moveFrom w:id="254" w:author="Danny Jackson (Student)" w:date="2025-06-05T13:08:00Z" w16du:dateUtc="2025-06-05T20:08:00Z"/>
          <w:bCs/>
          <w:lang w:val="en"/>
        </w:rPr>
      </w:pPr>
      <w:moveFromRangeStart w:id="255" w:author="Danny Jackson (Student)" w:date="2025-06-05T13:08:00Z" w:name="move200021310"/>
      <w:moveFrom w:id="256" w:author="Danny Jackson (Student)" w:date="2025-06-05T13:08:00Z" w16du:dateUtc="2025-06-05T20:08:00Z">
        <w:r w:rsidDel="00E8193A">
          <w:rPr>
            <w:bCs/>
            <w:lang w:val="en"/>
          </w:rPr>
          <w:lastRenderedPageBreak/>
          <w:t xml:space="preserve">Finally, to test for significant parallel evolution in response to urbanization across avian taxa, we compared our lists of candidate genes </w:t>
        </w:r>
        <w:r w:rsidR="00EE3E0E" w:rsidDel="00E8193A">
          <w:rPr>
            <w:bCs/>
            <w:lang w:val="en"/>
          </w:rPr>
          <w:t xml:space="preserve">between cardinal species and </w:t>
        </w:r>
        <w:r w:rsidDel="00E8193A">
          <w:rPr>
            <w:bCs/>
            <w:lang w:val="en"/>
          </w:rPr>
          <w:t xml:space="preserve">with lists curated in two major investigations of avian urban genomic responses. One of these studies investigated urban adaptation of </w:t>
        </w:r>
        <w:r w:rsidR="00AD2AFB" w:rsidDel="00E8193A">
          <w:rPr>
            <w:bCs/>
            <w:lang w:val="en"/>
          </w:rPr>
          <w:t>b</w:t>
        </w:r>
        <w:r w:rsidDel="00E8193A">
          <w:rPr>
            <w:bCs/>
            <w:lang w:val="en"/>
          </w:rPr>
          <w:t xml:space="preserve">urrowing </w:t>
        </w:r>
        <w:r w:rsidR="00AD2AFB" w:rsidDel="00E8193A">
          <w:rPr>
            <w:bCs/>
            <w:lang w:val="en"/>
          </w:rPr>
          <w:t>o</w:t>
        </w:r>
        <w:r w:rsidDel="00E8193A">
          <w:rPr>
            <w:bCs/>
            <w:lang w:val="en"/>
          </w:rPr>
          <w:t>wls (</w:t>
        </w:r>
        <w:r w:rsidR="00D04AF6" w:rsidRPr="00D04AF6" w:rsidDel="00E8193A">
          <w:rPr>
            <w:bCs/>
            <w:i/>
            <w:iCs/>
            <w:lang w:val="en"/>
          </w:rPr>
          <w:t>Athene cunicularia</w:t>
        </w:r>
        <w:r w:rsidDel="00E8193A">
          <w:rPr>
            <w:bCs/>
            <w:lang w:val="en"/>
          </w:rPr>
          <w:t xml:space="preserve">) across multiple cities in Argentina and the other investigated urban adaptation of </w:t>
        </w:r>
        <w:r w:rsidR="00AD2AFB" w:rsidDel="00E8193A">
          <w:rPr>
            <w:bCs/>
            <w:lang w:val="en"/>
          </w:rPr>
          <w:t>g</w:t>
        </w:r>
        <w:r w:rsidDel="00E8193A">
          <w:rPr>
            <w:bCs/>
            <w:lang w:val="en"/>
          </w:rPr>
          <w:t xml:space="preserve">reat </w:t>
        </w:r>
        <w:r w:rsidR="00AD2AFB" w:rsidDel="00E8193A">
          <w:rPr>
            <w:bCs/>
            <w:lang w:val="en"/>
          </w:rPr>
          <w:t>t</w:t>
        </w:r>
        <w:r w:rsidDel="00E8193A">
          <w:rPr>
            <w:bCs/>
            <w:lang w:val="en"/>
          </w:rPr>
          <w:t>its (</w:t>
        </w:r>
        <w:r w:rsidRPr="00750FCE" w:rsidDel="00E8193A">
          <w:rPr>
            <w:bCs/>
            <w:i/>
            <w:iCs/>
            <w:lang w:val="en"/>
          </w:rPr>
          <w:t>Parus major</w:t>
        </w:r>
        <w:r w:rsidDel="00E8193A">
          <w:rPr>
            <w:bCs/>
            <w:lang w:val="en"/>
          </w:rPr>
          <w:t>) across multiple European cities</w:t>
        </w:r>
        <w:r w:rsidR="00AD2AFB" w:rsidDel="00E8193A">
          <w:rPr>
            <w:bCs/>
            <w:lang w:val="en"/>
          </w:rPr>
          <w:t xml:space="preserve"> </w:t>
        </w:r>
        <w:r w:rsidR="001A72F4" w:rsidDel="00E8193A">
          <w:rPr>
            <w:bCs/>
            <w:lang w:val="en"/>
          </w:rPr>
          <w:fldChar w:fldCharType="begin"/>
        </w:r>
        <w:r w:rsidR="001A72F4" w:rsidDel="00E8193A">
          <w:rPr>
            <w:bCs/>
            <w:lang w:val="en"/>
          </w:rPr>
          <w:instrText xml:space="preserve"> ADDIN ZOTERO_ITEM CSL_CITATION {"citationID":"ZxXsrrGg","properties":{"formattedCitation":"(Mueller et al., 2020; Salm\\uc0\\u243{}n et al., 2021)","plainCitation":"(Mueller et al., 2020; Salmón et al., 2021)","noteIndex":0},"citationItems":[{"id":577,"uris":["http://zotero.org/users/15902993/items/RVN9U627"],"itemData":{"id":577,"type":"article-journal","abstract":"When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1A72F4" w:rsidDel="00E8193A">
          <w:rPr>
            <w:bCs/>
            <w:lang w:val="en"/>
          </w:rPr>
          <w:fldChar w:fldCharType="separate"/>
        </w:r>
        <w:r w:rsidR="001A72F4" w:rsidRPr="001A72F4" w:rsidDel="00E8193A">
          <w:rPr>
            <w:rFonts w:eastAsiaTheme="minorHAnsi"/>
          </w:rPr>
          <w:t>(Mueller et al., 2020; Salmón et al., 2021)</w:t>
        </w:r>
        <w:r w:rsidR="001A72F4" w:rsidDel="00E8193A">
          <w:rPr>
            <w:bCs/>
            <w:lang w:val="en"/>
          </w:rPr>
          <w:fldChar w:fldCharType="end"/>
        </w:r>
        <w:r w:rsidDel="00E8193A">
          <w:rPr>
            <w:bCs/>
            <w:lang w:val="en"/>
          </w:rPr>
          <w:t xml:space="preserve">. We first tested for significant overlap between </w:t>
        </w:r>
        <w:r w:rsidR="00C57197" w:rsidDel="00E8193A">
          <w:rPr>
            <w:bCs/>
            <w:lang w:val="en"/>
          </w:rPr>
          <w:t>taxa and</w:t>
        </w:r>
        <w:r w:rsidDel="00E8193A">
          <w:rPr>
            <w:bCs/>
            <w:lang w:val="en"/>
          </w:rPr>
          <w:t xml:space="preserve"> then highlight genes that show signatures of selection across multiple taxa.</w:t>
        </w:r>
      </w:moveFrom>
    </w:p>
    <w:moveFromRangeEnd w:id="255"/>
    <w:p w14:paraId="522FBF30" w14:textId="6FCD0585" w:rsidR="0085178F" w:rsidRPr="006D2868" w:rsidRDefault="0085178F" w:rsidP="00FE72A9">
      <w:pPr>
        <w:spacing w:line="480" w:lineRule="auto"/>
        <w:rPr>
          <w:bCs/>
          <w:lang w:val="en"/>
        </w:rPr>
      </w:pPr>
    </w:p>
    <w:p w14:paraId="0CC6759F" w14:textId="76A6EE9F" w:rsidR="0085178F" w:rsidRPr="006D2868" w:rsidRDefault="0085178F" w:rsidP="00FE72A9">
      <w:pPr>
        <w:spacing w:line="480" w:lineRule="auto"/>
        <w:rPr>
          <w:b/>
          <w:bCs/>
          <w:u w:val="single"/>
          <w:lang w:val="en"/>
        </w:rPr>
      </w:pPr>
      <w:bookmarkStart w:id="257" w:name="_Hlk192497998"/>
      <w:r w:rsidRPr="006D2868">
        <w:rPr>
          <w:b/>
          <w:bCs/>
          <w:u w:val="single"/>
          <w:lang w:val="en"/>
        </w:rPr>
        <w:t>Results</w:t>
      </w:r>
    </w:p>
    <w:p w14:paraId="349B1ECB" w14:textId="66B56361" w:rsidR="0085178F" w:rsidRPr="006D2868" w:rsidRDefault="0085178F" w:rsidP="00FE72A9">
      <w:pPr>
        <w:spacing w:line="480" w:lineRule="auto"/>
        <w:rPr>
          <w:bCs/>
          <w:u w:val="single"/>
          <w:lang w:val="en"/>
        </w:rPr>
      </w:pPr>
      <w:r w:rsidRPr="006D2868">
        <w:rPr>
          <w:bCs/>
          <w:u w:val="single"/>
          <w:lang w:val="en"/>
        </w:rPr>
        <w:t xml:space="preserve">Population Structure Analyses (PCA, </w:t>
      </w:r>
      <w:r w:rsidR="002D65AD">
        <w:rPr>
          <w:bCs/>
          <w:u w:val="single"/>
          <w:lang w:val="en"/>
        </w:rPr>
        <w:t>admixture</w:t>
      </w:r>
      <w:r w:rsidRPr="006D2868">
        <w:rPr>
          <w:bCs/>
          <w:u w:val="single"/>
          <w:lang w:val="en"/>
        </w:rPr>
        <w:t>)</w:t>
      </w:r>
    </w:p>
    <w:p w14:paraId="7678D1F0" w14:textId="53F492A8" w:rsidR="002D65AD" w:rsidRDefault="002D65AD" w:rsidP="00FE72A9">
      <w:pPr>
        <w:spacing w:line="480" w:lineRule="auto"/>
        <w:ind w:firstLine="720"/>
        <w:rPr>
          <w:bCs/>
          <w:lang w:val="en"/>
        </w:rPr>
      </w:pPr>
      <w:r>
        <w:rPr>
          <w:bCs/>
          <w:lang w:val="en"/>
        </w:rPr>
        <w:t>A</w:t>
      </w:r>
      <w:r w:rsidR="0085178F" w:rsidRPr="006D2868">
        <w:rPr>
          <w:bCs/>
          <w:lang w:val="en"/>
        </w:rPr>
        <w:t>ll individuals first separated out species along PC1 (2</w:t>
      </w:r>
      <w:r>
        <w:rPr>
          <w:bCs/>
          <w:lang w:val="en"/>
        </w:rPr>
        <w:t>8</w:t>
      </w:r>
      <w:r w:rsidR="0085178F" w:rsidRPr="006D2868">
        <w:rPr>
          <w:bCs/>
          <w:lang w:val="en"/>
        </w:rPr>
        <w:t>.</w:t>
      </w:r>
      <w:r>
        <w:rPr>
          <w:bCs/>
          <w:lang w:val="en"/>
        </w:rPr>
        <w:t>84</w:t>
      </w:r>
      <w:r w:rsidR="0085178F" w:rsidRPr="006D2868">
        <w:rPr>
          <w:bCs/>
          <w:lang w:val="en"/>
        </w:rPr>
        <w:t>% variation)</w:t>
      </w:r>
      <w:r>
        <w:rPr>
          <w:bCs/>
          <w:lang w:val="en"/>
        </w:rPr>
        <w:t>.</w:t>
      </w:r>
      <w:r w:rsidR="0085178F" w:rsidRPr="006D2868">
        <w:rPr>
          <w:bCs/>
          <w:lang w:val="en"/>
        </w:rPr>
        <w:t xml:space="preserve"> PC2</w:t>
      </w:r>
      <w:r>
        <w:rPr>
          <w:bCs/>
          <w:lang w:val="en"/>
        </w:rPr>
        <w:t xml:space="preserve"> </w:t>
      </w:r>
      <w:r w:rsidR="00C234B9">
        <w:rPr>
          <w:bCs/>
          <w:lang w:val="en"/>
        </w:rPr>
        <w:t xml:space="preserve">(3.78% variation) </w:t>
      </w:r>
      <w:r>
        <w:rPr>
          <w:bCs/>
          <w:lang w:val="en"/>
        </w:rPr>
        <w:t xml:space="preserve">separated northern cardinals by ecotype, with clusters associated with the Sonoran basin, </w:t>
      </w:r>
      <w:r w:rsidR="00C57197">
        <w:rPr>
          <w:bCs/>
          <w:lang w:val="en"/>
        </w:rPr>
        <w:t>montane</w:t>
      </w:r>
      <w:r>
        <w:rPr>
          <w:bCs/>
          <w:lang w:val="en"/>
        </w:rPr>
        <w:t xml:space="preserve"> conifer forests, and the </w:t>
      </w:r>
      <w:proofErr w:type="spellStart"/>
      <w:r>
        <w:rPr>
          <w:bCs/>
          <w:lang w:val="en"/>
        </w:rPr>
        <w:t>Madrean</w:t>
      </w:r>
      <w:proofErr w:type="spellEnd"/>
      <w:r>
        <w:rPr>
          <w:bCs/>
          <w:lang w:val="en"/>
        </w:rPr>
        <w:t xml:space="preserve"> archipelago</w:t>
      </w:r>
      <w:r w:rsidR="00C234B9">
        <w:rPr>
          <w:bCs/>
          <w:lang w:val="en"/>
        </w:rPr>
        <w:t xml:space="preserve">, while pyrrhuloxia did not segregate </w:t>
      </w:r>
      <w:r w:rsidR="008F5817">
        <w:rPr>
          <w:bCs/>
          <w:lang w:val="en"/>
        </w:rPr>
        <w:t xml:space="preserve">distinctly </w:t>
      </w:r>
      <w:r w:rsidR="00C234B9">
        <w:rPr>
          <w:bCs/>
          <w:lang w:val="en"/>
        </w:rPr>
        <w:t xml:space="preserve">by ecotype; neither species clustered by urbanization category (Figure </w:t>
      </w:r>
      <w:r w:rsidR="00C57197">
        <w:rPr>
          <w:bCs/>
          <w:lang w:val="en"/>
        </w:rPr>
        <w:t>1</w:t>
      </w:r>
      <w:r w:rsidR="00C234B9">
        <w:rPr>
          <w:bCs/>
          <w:lang w:val="en"/>
        </w:rPr>
        <w:t xml:space="preserve">). The </w:t>
      </w:r>
      <w:r w:rsidR="00E9295A">
        <w:rPr>
          <w:bCs/>
          <w:lang w:val="en"/>
        </w:rPr>
        <w:t>ADMIXTURE</w:t>
      </w:r>
      <w:r w:rsidR="00C234B9">
        <w:rPr>
          <w:bCs/>
          <w:lang w:val="en"/>
        </w:rPr>
        <w:t xml:space="preserve"> analysis</w:t>
      </w:r>
      <w:r w:rsidR="0085178F" w:rsidRPr="006D2868">
        <w:rPr>
          <w:bCs/>
          <w:lang w:val="en"/>
        </w:rPr>
        <w:t xml:space="preserve"> recovered no clusters below the species </w:t>
      </w:r>
      <w:r w:rsidR="00C57197" w:rsidRPr="006D2868">
        <w:rPr>
          <w:bCs/>
          <w:lang w:val="en"/>
        </w:rPr>
        <w:t>level</w:t>
      </w:r>
      <w:r w:rsidR="00C57197">
        <w:rPr>
          <w:bCs/>
          <w:lang w:val="en"/>
        </w:rPr>
        <w:t xml:space="preserve"> but</w:t>
      </w:r>
      <w:r w:rsidR="00C234B9">
        <w:rPr>
          <w:bCs/>
          <w:lang w:val="en"/>
        </w:rPr>
        <w:t xml:space="preserve"> showed more variation within northern cardinals that suggests a</w:t>
      </w:r>
      <w:r w:rsidR="008F5817">
        <w:rPr>
          <w:bCs/>
          <w:lang w:val="en"/>
        </w:rPr>
        <w:t xml:space="preserve"> </w:t>
      </w:r>
      <w:r w:rsidR="00C234B9">
        <w:rPr>
          <w:bCs/>
          <w:lang w:val="en"/>
        </w:rPr>
        <w:t xml:space="preserve">genomic cline from the </w:t>
      </w:r>
      <w:proofErr w:type="spellStart"/>
      <w:r w:rsidR="00C234B9">
        <w:rPr>
          <w:bCs/>
          <w:lang w:val="en"/>
        </w:rPr>
        <w:t>Madrean</w:t>
      </w:r>
      <w:proofErr w:type="spellEnd"/>
      <w:r w:rsidR="00C234B9">
        <w:rPr>
          <w:bCs/>
          <w:lang w:val="en"/>
        </w:rPr>
        <w:t xml:space="preserve"> archipelago to the </w:t>
      </w:r>
      <w:r w:rsidR="00C57197">
        <w:rPr>
          <w:bCs/>
          <w:lang w:val="en"/>
        </w:rPr>
        <w:t>montane</w:t>
      </w:r>
      <w:r w:rsidR="00C234B9">
        <w:rPr>
          <w:bCs/>
          <w:lang w:val="en"/>
        </w:rPr>
        <w:t xml:space="preserve"> conifer forests to the Sonoran basin.</w:t>
      </w:r>
    </w:p>
    <w:p w14:paraId="634695E7" w14:textId="6195AF24" w:rsidR="008B5654" w:rsidRDefault="0005053C" w:rsidP="00FE72A9">
      <w:pPr>
        <w:spacing w:line="480" w:lineRule="auto"/>
        <w:rPr>
          <w:bCs/>
          <w:u w:val="single"/>
          <w:lang w:val="en"/>
        </w:rPr>
      </w:pPr>
      <w:r>
        <w:rPr>
          <w:bCs/>
          <w:u w:val="single"/>
          <w:lang w:val="en"/>
        </w:rPr>
        <w:t>Population genetic results</w:t>
      </w:r>
    </w:p>
    <w:p w14:paraId="59A97FED" w14:textId="2E6A6CD4" w:rsidR="0005053C" w:rsidRDefault="0005053C" w:rsidP="00FE72A9">
      <w:pPr>
        <w:spacing w:line="480" w:lineRule="auto"/>
        <w:rPr>
          <w:ins w:id="258" w:author="Danny Jackson (Student)" w:date="2025-06-04T08:28:00Z" w16du:dateUtc="2025-06-04T15:28:00Z"/>
          <w:bCs/>
          <w:lang w:val="en"/>
        </w:rPr>
      </w:pPr>
      <w:r w:rsidRPr="0005053C">
        <w:rPr>
          <w:bCs/>
          <w:lang w:val="en"/>
        </w:rPr>
        <w:tab/>
      </w:r>
      <w:del w:id="259" w:author="Danny Jackson (Student)" w:date="2025-06-03T16:04:00Z" w16du:dateUtc="2025-06-03T23:04:00Z">
        <w:r w:rsidDel="004447EB">
          <w:rPr>
            <w:bCs/>
            <w:lang w:val="en"/>
          </w:rPr>
          <w:delText>General FST and RAiSD results.</w:delText>
        </w:r>
      </w:del>
      <w:ins w:id="260" w:author="Danny Jackson (Student)" w:date="2025-06-03T16:05:00Z" w16du:dateUtc="2025-06-03T23:05:00Z">
        <w:r w:rsidR="004447EB">
          <w:rPr>
            <w:bCs/>
            <w:lang w:val="en"/>
          </w:rPr>
          <w:t>Global F</w:t>
        </w:r>
        <w:r w:rsidR="004447EB" w:rsidRPr="00A33D4F">
          <w:rPr>
            <w:bCs/>
            <w:vertAlign w:val="subscript"/>
            <w:lang w:val="en"/>
            <w:rPrChange w:id="261" w:author="Danny Jackson (Student)" w:date="2025-06-04T08:19:00Z" w16du:dateUtc="2025-06-04T15:19:00Z">
              <w:rPr>
                <w:bCs/>
                <w:lang w:val="en"/>
              </w:rPr>
            </w:rPrChange>
          </w:rPr>
          <w:t>ST</w:t>
        </w:r>
        <w:r w:rsidR="004447EB">
          <w:rPr>
            <w:bCs/>
            <w:lang w:val="en"/>
          </w:rPr>
          <w:t xml:space="preserve"> results demonstrated very low levels of differentiation b</w:t>
        </w:r>
      </w:ins>
      <w:ins w:id="262" w:author="Danny Jackson (Student)" w:date="2025-06-03T18:36:00Z" w16du:dateUtc="2025-06-04T01:36:00Z">
        <w:r w:rsidR="00725894">
          <w:rPr>
            <w:bCs/>
            <w:lang w:val="en"/>
          </w:rPr>
          <w:t>e</w:t>
        </w:r>
      </w:ins>
      <w:ins w:id="263" w:author="Danny Jackson (Student)" w:date="2025-06-03T16:05:00Z" w16du:dateUtc="2025-06-03T23:05:00Z">
        <w:r w:rsidR="004447EB">
          <w:rPr>
            <w:bCs/>
            <w:lang w:val="en"/>
          </w:rPr>
          <w:t xml:space="preserve">tween urban and rural populations of both species (weighted Weir and Cockerham FST for northern cardinals = </w:t>
        </w:r>
        <w:r w:rsidR="004447EB" w:rsidRPr="004447EB">
          <w:rPr>
            <w:bCs/>
            <w:lang w:val="en"/>
          </w:rPr>
          <w:t>0.013</w:t>
        </w:r>
      </w:ins>
      <w:ins w:id="264" w:author="Danny Jackson (Student)" w:date="2025-06-03T16:06:00Z" w16du:dateUtc="2025-06-03T23:06:00Z">
        <w:r w:rsidR="004447EB">
          <w:rPr>
            <w:bCs/>
            <w:lang w:val="en"/>
          </w:rPr>
          <w:t xml:space="preserve">, pyrrhuloxia = 0.015). The top 1% cutoff for northern cardinals was </w:t>
        </w:r>
        <w:r w:rsidR="004447EB" w:rsidRPr="004447EB">
          <w:rPr>
            <w:bCs/>
            <w:lang w:val="en"/>
          </w:rPr>
          <w:t>0.21</w:t>
        </w:r>
        <w:r w:rsidR="004447EB">
          <w:rPr>
            <w:bCs/>
            <w:lang w:val="en"/>
          </w:rPr>
          <w:t>3, and</w:t>
        </w:r>
      </w:ins>
      <w:ins w:id="265" w:author="Danny Jackson (Student)" w:date="2025-06-03T16:07:00Z" w16du:dateUtc="2025-06-03T23:07:00Z">
        <w:r w:rsidR="004447EB">
          <w:rPr>
            <w:bCs/>
            <w:lang w:val="en"/>
          </w:rPr>
          <w:t xml:space="preserve"> for pyrrhuloxia was </w:t>
        </w:r>
        <w:r w:rsidR="004447EB" w:rsidRPr="004447EB">
          <w:rPr>
            <w:bCs/>
            <w:lang w:val="en"/>
          </w:rPr>
          <w:t>0.23</w:t>
        </w:r>
        <w:r w:rsidR="004447EB">
          <w:rPr>
            <w:bCs/>
            <w:lang w:val="en"/>
          </w:rPr>
          <w:t>2.</w:t>
        </w:r>
      </w:ins>
      <w:ins w:id="266" w:author="Danny Jackson (Student)" w:date="2025-06-04T08:17:00Z" w16du:dateUtc="2025-06-04T15:17:00Z">
        <w:r w:rsidR="00A33D4F">
          <w:rPr>
            <w:bCs/>
            <w:lang w:val="en"/>
          </w:rPr>
          <w:t xml:space="preserve"> F</w:t>
        </w:r>
        <w:r w:rsidR="00A33D4F" w:rsidRPr="00A33D4F">
          <w:rPr>
            <w:bCs/>
            <w:vertAlign w:val="subscript"/>
            <w:lang w:val="en"/>
            <w:rPrChange w:id="267" w:author="Danny Jackson (Student)" w:date="2025-06-04T08:19:00Z" w16du:dateUtc="2025-06-04T15:19:00Z">
              <w:rPr>
                <w:bCs/>
                <w:lang w:val="en"/>
              </w:rPr>
            </w:rPrChange>
          </w:rPr>
          <w:t>ST</w:t>
        </w:r>
        <w:r w:rsidR="00A33D4F">
          <w:rPr>
            <w:bCs/>
            <w:lang w:val="en"/>
          </w:rPr>
          <w:t xml:space="preserve"> comparisons between species showed no difference </w:t>
        </w:r>
      </w:ins>
      <w:ins w:id="268" w:author="Danny Jackson (Student)" w:date="2025-06-04T08:18:00Z" w16du:dateUtc="2025-06-04T15:18:00Z">
        <w:r w:rsidR="00A33D4F">
          <w:rPr>
            <w:bCs/>
            <w:lang w:val="en"/>
          </w:rPr>
          <w:t>when comparing urban vs. urban, rural vs rural, or either combination of urban vs. rural</w:t>
        </w:r>
      </w:ins>
      <w:ins w:id="269" w:author="Danny Jackson (Student)" w:date="2025-06-04T08:27:00Z" w16du:dateUtc="2025-06-04T15:27:00Z">
        <w:r w:rsidR="00A33D4F">
          <w:rPr>
            <w:bCs/>
            <w:lang w:val="en"/>
          </w:rPr>
          <w:t xml:space="preserve"> (weighted Weir and Cockerham F</w:t>
        </w:r>
        <w:r w:rsidR="00A33D4F" w:rsidRPr="00A33D4F">
          <w:rPr>
            <w:bCs/>
            <w:vertAlign w:val="subscript"/>
            <w:lang w:val="en"/>
            <w:rPrChange w:id="270" w:author="Danny Jackson (Student)" w:date="2025-06-04T08:27:00Z" w16du:dateUtc="2025-06-04T15:27:00Z">
              <w:rPr>
                <w:bCs/>
                <w:lang w:val="en"/>
              </w:rPr>
            </w:rPrChange>
          </w:rPr>
          <w:t>ST</w:t>
        </w:r>
        <w:r w:rsidR="00A33D4F">
          <w:rPr>
            <w:bCs/>
            <w:lang w:val="en"/>
          </w:rPr>
          <w:t xml:space="preserve"> for </w:t>
        </w:r>
      </w:ins>
      <w:ins w:id="271" w:author="Danny Jackson (Student)" w:date="2025-06-04T08:28:00Z" w16du:dateUtc="2025-06-04T15:28:00Z">
        <w:r w:rsidR="00A33D4F">
          <w:rPr>
            <w:bCs/>
            <w:lang w:val="en"/>
          </w:rPr>
          <w:t xml:space="preserve">northern cardinals vs. pyrrhuloxia = </w:t>
        </w:r>
      </w:ins>
      <w:ins w:id="272" w:author="Danny Jackson (Student)" w:date="2025-06-04T08:27:00Z" w16du:dateUtc="2025-06-04T15:27:00Z">
        <w:r w:rsidR="00A33D4F" w:rsidRPr="00A33D4F">
          <w:rPr>
            <w:bCs/>
            <w:lang w:val="en"/>
          </w:rPr>
          <w:t>0.63</w:t>
        </w:r>
        <w:r w:rsidR="00A33D4F">
          <w:rPr>
            <w:bCs/>
            <w:lang w:val="en"/>
          </w:rPr>
          <w:t>8</w:t>
        </w:r>
      </w:ins>
      <w:ins w:id="273" w:author="Danny Jackson (Student)" w:date="2025-06-08T12:30:00Z" w16du:dateUtc="2025-06-08T19:30:00Z">
        <w:r w:rsidR="003E038C">
          <w:rPr>
            <w:bCs/>
            <w:lang w:val="en"/>
          </w:rPr>
          <w:t>, Table S</w:t>
        </w:r>
      </w:ins>
      <w:ins w:id="274" w:author="Danny Jackson (Student)" w:date="2025-06-09T09:59:00Z" w16du:dateUtc="2025-06-09T16:59:00Z">
        <w:r w:rsidR="0028087A">
          <w:rPr>
            <w:bCs/>
            <w:lang w:val="en"/>
          </w:rPr>
          <w:t>1</w:t>
        </w:r>
      </w:ins>
      <w:ins w:id="275" w:author="Danny Jackson (Student)" w:date="2025-06-04T08:27:00Z" w16du:dateUtc="2025-06-04T15:27:00Z">
        <w:r w:rsidR="00A33D4F">
          <w:rPr>
            <w:bCs/>
            <w:lang w:val="en"/>
          </w:rPr>
          <w:t>)</w:t>
        </w:r>
      </w:ins>
      <w:ins w:id="276" w:author="Danny Jackson (Student)" w:date="2025-06-04T08:28:00Z" w16du:dateUtc="2025-06-04T15:28:00Z">
        <w:r w:rsidR="00A33D4F">
          <w:rPr>
            <w:bCs/>
            <w:lang w:val="en"/>
          </w:rPr>
          <w:t>.</w:t>
        </w:r>
      </w:ins>
    </w:p>
    <w:p w14:paraId="72984250" w14:textId="77777777" w:rsidR="007A6CC1" w:rsidRPr="00F54901" w:rsidRDefault="007A6CC1" w:rsidP="007A6CC1">
      <w:pPr>
        <w:spacing w:line="480" w:lineRule="auto"/>
        <w:rPr>
          <w:moveTo w:id="277" w:author="Danny Jackson (Student)" w:date="2025-06-05T13:15:00Z" w16du:dateUtc="2025-06-05T20:15:00Z"/>
          <w:lang w:val="en"/>
        </w:rPr>
      </w:pPr>
      <w:moveToRangeStart w:id="278" w:author="Danny Jackson (Student)" w:date="2025-06-05T13:15:00Z" w:name="move200021743"/>
      <w:moveTo w:id="279" w:author="Danny Jackson (Student)" w:date="2025-06-05T13:15:00Z" w16du:dateUtc="2025-06-05T20:15:00Z">
        <w:r>
          <w:rPr>
            <w:bCs/>
            <w:u w:val="single"/>
            <w:lang w:val="en"/>
          </w:rPr>
          <w:t>Parallel Evolution</w:t>
        </w:r>
        <w:r w:rsidRPr="00410F32">
          <w:rPr>
            <w:bCs/>
            <w:noProof/>
            <w:lang w:val="en"/>
          </w:rPr>
          <w:t xml:space="preserve"> </w:t>
        </w:r>
      </w:moveTo>
    </w:p>
    <w:p w14:paraId="5634F5D7" w14:textId="04BFCF93" w:rsidR="007A6CC1" w:rsidRDefault="007A6CC1" w:rsidP="007A6CC1">
      <w:pPr>
        <w:spacing w:line="480" w:lineRule="auto"/>
        <w:ind w:firstLine="720"/>
        <w:rPr>
          <w:moveTo w:id="280" w:author="Danny Jackson (Student)" w:date="2025-06-05T13:15:00Z" w16du:dateUtc="2025-06-05T20:15:00Z"/>
          <w:bCs/>
          <w:lang w:val="en"/>
        </w:rPr>
      </w:pPr>
      <w:moveTo w:id="281" w:author="Danny Jackson (Student)" w:date="2025-06-05T13:15:00Z" w16du:dateUtc="2025-06-05T20:15:00Z">
        <w:r>
          <w:rPr>
            <w:bCs/>
            <w:lang w:val="en"/>
          </w:rPr>
          <w:t>Pairwise comparisons of the cardinal species sequenced in this study to published data from burrowing owls and great tits</w:t>
        </w:r>
        <w:del w:id="282" w:author="Danny Jackson (Student)" w:date="2025-06-05T13:15:00Z" w16du:dateUtc="2025-06-05T20:15:00Z">
          <w:r w:rsidDel="007A6CC1">
            <w:rPr>
              <w:bCs/>
              <w:lang w:val="en"/>
            </w:rPr>
            <w:delText xml:space="preserve"> </w:delText>
          </w:r>
        </w:del>
        <w:r>
          <w:rPr>
            <w:bCs/>
            <w:lang w:val="en"/>
          </w:rPr>
          <w:t xml:space="preserve"> found significant evidence of overlapping genes in five of the six pairs (</w:t>
        </w:r>
      </w:moveTo>
      <w:ins w:id="283" w:author="Danny Jackson (Student)" w:date="2025-06-09T10:01:00Z" w16du:dateUtc="2025-06-09T17:01:00Z">
        <w:r w:rsidR="0028087A">
          <w:rPr>
            <w:bCs/>
            <w:lang w:val="en"/>
          </w:rPr>
          <w:t xml:space="preserve">Figure 2 and 3; </w:t>
        </w:r>
      </w:ins>
      <w:moveTo w:id="284" w:author="Danny Jackson (Student)" w:date="2025-06-05T13:15:00Z" w16du:dateUtc="2025-06-05T20:15:00Z">
        <w:r>
          <w:rPr>
            <w:bCs/>
            <w:lang w:val="en"/>
          </w:rPr>
          <w:t xml:space="preserve">northern cardinals and pyrrhuloxia </w:t>
        </w:r>
        <w:r w:rsidRPr="003E038C">
          <w:rPr>
            <w:bCs/>
            <w:i/>
            <w:iCs/>
            <w:lang w:val="en"/>
            <w:rPrChange w:id="285" w:author="Danny Jackson (Student)" w:date="2025-06-08T12:30:00Z" w16du:dateUtc="2025-06-08T19:30:00Z">
              <w:rPr>
                <w:bCs/>
                <w:lang w:val="en"/>
              </w:rPr>
            </w:rPrChange>
          </w:rPr>
          <w:t>q</w:t>
        </w:r>
        <w:r>
          <w:rPr>
            <w:bCs/>
            <w:lang w:val="en"/>
          </w:rPr>
          <w:t xml:space="preserve"> </w:t>
        </w:r>
        <w:del w:id="286" w:author="Danny Jackson (Student)" w:date="2025-06-05T13:15:00Z" w16du:dateUtc="2025-06-05T20:15:00Z">
          <w:r w:rsidDel="007A6CC1">
            <w:rPr>
              <w:bCs/>
              <w:lang w:val="en"/>
            </w:rPr>
            <w:delText xml:space="preserve">= </w:delText>
          </w:r>
          <w:r w:rsidRPr="00AF493F" w:rsidDel="007A6CC1">
            <w:rPr>
              <w:bCs/>
              <w:lang w:val="en"/>
            </w:rPr>
            <w:delText>1.3</w:delText>
          </w:r>
          <w:r w:rsidDel="007A6CC1">
            <w:rPr>
              <w:bCs/>
              <w:lang w:val="en"/>
            </w:rPr>
            <w:delText>2x10</w:delText>
          </w:r>
          <w:r w:rsidRPr="00AF493F" w:rsidDel="007A6CC1">
            <w:rPr>
              <w:bCs/>
              <w:vertAlign w:val="superscript"/>
              <w:lang w:val="en"/>
            </w:rPr>
            <w:delText>-15</w:delText>
          </w:r>
        </w:del>
      </w:moveTo>
      <w:ins w:id="287" w:author="Danny Jackson (Student)" w:date="2025-06-05T13:15:00Z" w16du:dateUtc="2025-06-05T20:15:00Z">
        <w:r>
          <w:rPr>
            <w:bCs/>
            <w:lang w:val="en"/>
          </w:rPr>
          <w:t>&lt;</w:t>
        </w:r>
      </w:ins>
      <w:ins w:id="288" w:author="Danny Jackson (Student)" w:date="2025-06-05T13:16:00Z" w16du:dateUtc="2025-06-05T20:16:00Z">
        <w:r>
          <w:rPr>
            <w:bCs/>
            <w:lang w:val="en"/>
          </w:rPr>
          <w:t xml:space="preserve"> </w:t>
        </w:r>
      </w:ins>
      <w:ins w:id="289" w:author="Danny Jackson (Student)" w:date="2025-06-05T13:15:00Z" w16du:dateUtc="2025-06-05T20:15:00Z">
        <w:r>
          <w:rPr>
            <w:bCs/>
            <w:lang w:val="en"/>
          </w:rPr>
          <w:t>0.0</w:t>
        </w:r>
      </w:ins>
      <w:ins w:id="290" w:author="Danny Jackson (Student)" w:date="2025-06-05T13:16:00Z" w16du:dateUtc="2025-06-05T20:16:00Z">
        <w:r>
          <w:rPr>
            <w:bCs/>
            <w:lang w:val="en"/>
          </w:rPr>
          <w:t>01</w:t>
        </w:r>
      </w:ins>
      <w:moveTo w:id="291" w:author="Danny Jackson (Student)" w:date="2025-06-05T13:15:00Z" w16du:dateUtc="2025-06-05T20:15:00Z">
        <w:r>
          <w:rPr>
            <w:bCs/>
            <w:lang w:val="en"/>
          </w:rPr>
          <w:t xml:space="preserve">, northern cardinals and burrowing owls </w:t>
        </w:r>
        <w:r w:rsidRPr="003E038C">
          <w:rPr>
            <w:bCs/>
            <w:i/>
            <w:iCs/>
            <w:lang w:val="en"/>
            <w:rPrChange w:id="292" w:author="Danny Jackson (Student)" w:date="2025-06-08T12:30:00Z" w16du:dateUtc="2025-06-08T19:30:00Z">
              <w:rPr>
                <w:bCs/>
                <w:lang w:val="en"/>
              </w:rPr>
            </w:rPrChange>
          </w:rPr>
          <w:t>q</w:t>
        </w:r>
        <w:r>
          <w:rPr>
            <w:bCs/>
            <w:lang w:val="en"/>
          </w:rPr>
          <w:t xml:space="preserve"> </w:t>
        </w:r>
        <w:del w:id="293" w:author="Danny Jackson (Student)" w:date="2025-06-05T13:16:00Z" w16du:dateUtc="2025-06-05T20:16:00Z">
          <w:r w:rsidDel="007A6CC1">
            <w:rPr>
              <w:bCs/>
              <w:lang w:val="en"/>
            </w:rPr>
            <w:delText xml:space="preserve">= </w:delText>
          </w:r>
          <w:r w:rsidRPr="00AF493F" w:rsidDel="007A6CC1">
            <w:rPr>
              <w:bCs/>
              <w:lang w:val="en"/>
            </w:rPr>
            <w:delText>2.81</w:delText>
          </w:r>
          <w:r w:rsidDel="007A6CC1">
            <w:rPr>
              <w:bCs/>
              <w:lang w:val="en"/>
            </w:rPr>
            <w:delText>x10</w:delText>
          </w:r>
          <w:r w:rsidRPr="008D5DDE" w:rsidDel="007A6CC1">
            <w:rPr>
              <w:bCs/>
              <w:vertAlign w:val="superscript"/>
              <w:lang w:val="en"/>
            </w:rPr>
            <w:delText>-05</w:delText>
          </w:r>
        </w:del>
      </w:moveTo>
      <w:ins w:id="294" w:author="Danny Jackson (Student)" w:date="2025-06-05T13:16:00Z" w16du:dateUtc="2025-06-05T20:16:00Z">
        <w:r>
          <w:rPr>
            <w:bCs/>
            <w:lang w:val="en"/>
          </w:rPr>
          <w:t>&lt; 0.001</w:t>
        </w:r>
      </w:ins>
      <w:moveTo w:id="295" w:author="Danny Jackson (Student)" w:date="2025-06-05T13:15:00Z" w16du:dateUtc="2025-06-05T20:15:00Z">
        <w:r>
          <w:rPr>
            <w:bCs/>
            <w:lang w:val="en"/>
          </w:rPr>
          <w:t xml:space="preserve">, northern cardinals and great tits </w:t>
        </w:r>
        <w:r w:rsidRPr="003E038C">
          <w:rPr>
            <w:bCs/>
            <w:i/>
            <w:iCs/>
            <w:lang w:val="en"/>
            <w:rPrChange w:id="296" w:author="Danny Jackson (Student)" w:date="2025-06-08T12:30:00Z" w16du:dateUtc="2025-06-08T19:30:00Z">
              <w:rPr>
                <w:bCs/>
                <w:lang w:val="en"/>
              </w:rPr>
            </w:rPrChange>
          </w:rPr>
          <w:t>q</w:t>
        </w:r>
        <w:r>
          <w:rPr>
            <w:bCs/>
            <w:lang w:val="en"/>
          </w:rPr>
          <w:t xml:space="preserve"> = 0.0</w:t>
        </w:r>
        <w:r w:rsidRPr="00AF493F">
          <w:rPr>
            <w:bCs/>
            <w:lang w:val="en"/>
          </w:rPr>
          <w:t>1</w:t>
        </w:r>
        <w:r>
          <w:rPr>
            <w:bCs/>
            <w:lang w:val="en"/>
          </w:rPr>
          <w:t xml:space="preserve">2, pyrrhuloxia and burrowing </w:t>
        </w:r>
        <w:r>
          <w:rPr>
            <w:bCs/>
            <w:lang w:val="en"/>
          </w:rPr>
          <w:lastRenderedPageBreak/>
          <w:t xml:space="preserve">owls </w:t>
        </w:r>
        <w:r w:rsidRPr="003E038C">
          <w:rPr>
            <w:bCs/>
            <w:i/>
            <w:iCs/>
            <w:lang w:val="en"/>
            <w:rPrChange w:id="297" w:author="Danny Jackson (Student)" w:date="2025-06-08T12:30:00Z" w16du:dateUtc="2025-06-08T19:30:00Z">
              <w:rPr>
                <w:bCs/>
                <w:lang w:val="en"/>
              </w:rPr>
            </w:rPrChange>
          </w:rPr>
          <w:t>q</w:t>
        </w:r>
        <w:r>
          <w:rPr>
            <w:bCs/>
            <w:lang w:val="en"/>
          </w:rPr>
          <w:t xml:space="preserve"> = 0.008, burrowing owls and great tits </w:t>
        </w:r>
        <w:r w:rsidRPr="003E038C">
          <w:rPr>
            <w:bCs/>
            <w:i/>
            <w:iCs/>
            <w:lang w:val="en"/>
            <w:rPrChange w:id="298" w:author="Danny Jackson (Student)" w:date="2025-06-08T12:30:00Z" w16du:dateUtc="2025-06-08T19:30:00Z">
              <w:rPr>
                <w:bCs/>
                <w:lang w:val="en"/>
              </w:rPr>
            </w:rPrChange>
          </w:rPr>
          <w:t>q</w:t>
        </w:r>
        <w:r>
          <w:rPr>
            <w:bCs/>
            <w:lang w:val="en"/>
          </w:rPr>
          <w:t xml:space="preserve"> = 0.0</w:t>
        </w:r>
        <w:r w:rsidRPr="00AF493F">
          <w:rPr>
            <w:bCs/>
            <w:lang w:val="en"/>
          </w:rPr>
          <w:t>1</w:t>
        </w:r>
        <w:r>
          <w:rPr>
            <w:bCs/>
            <w:lang w:val="en"/>
          </w:rPr>
          <w:t>2; FDR c</w:t>
        </w:r>
        <w:del w:id="299" w:author="Danny Jackson (Student)" w:date="2025-06-05T13:16:00Z" w16du:dateUtc="2025-06-05T20:16:00Z">
          <w:r w:rsidDel="007A6CC1">
            <w:rPr>
              <w:bCs/>
              <w:lang w:val="en"/>
            </w:rPr>
            <w:delText>0</w:delText>
          </w:r>
        </w:del>
        <w:r>
          <w:rPr>
            <w:bCs/>
            <w:lang w:val="en"/>
          </w:rPr>
          <w:t>orrected Fisher’s exact test)</w:t>
        </w:r>
      </w:moveTo>
      <w:ins w:id="300" w:author="Danny Jackson (Student)" w:date="2025-06-05T13:16:00Z" w16du:dateUtc="2025-06-05T20:16:00Z">
        <w:r>
          <w:rPr>
            <w:bCs/>
            <w:lang w:val="en"/>
          </w:rPr>
          <w:t>.</w:t>
        </w:r>
      </w:ins>
      <w:moveTo w:id="301" w:author="Danny Jackson (Student)" w:date="2025-06-05T13:15:00Z" w16du:dateUtc="2025-06-05T20:15:00Z">
        <w:del w:id="302" w:author="Danny Jackson (Student)" w:date="2025-06-05T13:16:00Z" w16du:dateUtc="2025-06-05T20:16:00Z">
          <w:r w:rsidDel="007A6CC1">
            <w:rPr>
              <w:bCs/>
              <w:lang w:val="en"/>
            </w:rPr>
            <w:delText>,</w:delText>
          </w:r>
        </w:del>
        <w:r>
          <w:rPr>
            <w:bCs/>
            <w:lang w:val="en"/>
          </w:rPr>
          <w:t xml:space="preserve"> </w:t>
        </w:r>
        <w:del w:id="303" w:author="Danny Jackson (Student)" w:date="2025-06-05T13:16:00Z" w16du:dateUtc="2025-06-05T20:16:00Z">
          <w:r w:rsidDel="007A6CC1">
            <w:rPr>
              <w:bCs/>
              <w:lang w:val="en"/>
            </w:rPr>
            <w:delText>with only</w:delText>
          </w:r>
        </w:del>
      </w:moveTo>
      <w:ins w:id="304" w:author="Danny Jackson (Student)" w:date="2025-06-05T13:16:00Z" w16du:dateUtc="2025-06-05T20:16:00Z">
        <w:r>
          <w:rPr>
            <w:bCs/>
            <w:lang w:val="en"/>
          </w:rPr>
          <w:t>Only</w:t>
        </w:r>
      </w:ins>
      <w:moveTo w:id="305" w:author="Danny Jackson (Student)" w:date="2025-06-05T13:15:00Z" w16du:dateUtc="2025-06-05T20:15:00Z">
        <w:r>
          <w:rPr>
            <w:bCs/>
            <w:lang w:val="en"/>
          </w:rPr>
          <w:t xml:space="preserve"> pyrrhuloxia and great tits </w:t>
        </w:r>
        <w:del w:id="306" w:author="Danny Jackson (Student)" w:date="2025-06-05T13:16:00Z" w16du:dateUtc="2025-06-05T20:16:00Z">
          <w:r w:rsidDel="007A6CC1">
            <w:rPr>
              <w:bCs/>
              <w:lang w:val="en"/>
            </w:rPr>
            <w:delText>not</w:delText>
          </w:r>
        </w:del>
      </w:moveTo>
      <w:ins w:id="307" w:author="Danny Jackson (Student)" w:date="2025-06-05T13:16:00Z" w16du:dateUtc="2025-06-05T20:16:00Z">
        <w:r>
          <w:rPr>
            <w:bCs/>
            <w:lang w:val="en"/>
          </w:rPr>
          <w:t>did not</w:t>
        </w:r>
      </w:ins>
      <w:moveTo w:id="308" w:author="Danny Jackson (Student)" w:date="2025-06-05T13:15:00Z" w16du:dateUtc="2025-06-05T20:15:00Z">
        <w:r>
          <w:rPr>
            <w:bCs/>
            <w:lang w:val="en"/>
          </w:rPr>
          <w:t xml:space="preserve"> demonstrat</w:t>
        </w:r>
      </w:moveTo>
      <w:ins w:id="309" w:author="Danny Jackson (Student)" w:date="2025-06-05T13:16:00Z" w16du:dateUtc="2025-06-05T20:16:00Z">
        <w:r>
          <w:rPr>
            <w:bCs/>
            <w:lang w:val="en"/>
          </w:rPr>
          <w:t>e</w:t>
        </w:r>
      </w:ins>
      <w:moveTo w:id="310" w:author="Danny Jackson (Student)" w:date="2025-06-05T13:15:00Z" w16du:dateUtc="2025-06-05T20:15:00Z">
        <w:del w:id="311" w:author="Danny Jackson (Student)" w:date="2025-06-05T13:16:00Z" w16du:dateUtc="2025-06-05T20:16:00Z">
          <w:r w:rsidDel="007A6CC1">
            <w:rPr>
              <w:bCs/>
              <w:lang w:val="en"/>
            </w:rPr>
            <w:delText>ing</w:delText>
          </w:r>
        </w:del>
        <w:r>
          <w:rPr>
            <w:bCs/>
            <w:lang w:val="en"/>
          </w:rPr>
          <w:t xml:space="preserve"> significant overlap (</w:t>
        </w:r>
        <w:r w:rsidRPr="003E038C">
          <w:rPr>
            <w:bCs/>
            <w:i/>
            <w:iCs/>
            <w:lang w:val="en"/>
            <w:rPrChange w:id="312" w:author="Danny Jackson (Student)" w:date="2025-06-08T12:31:00Z" w16du:dateUtc="2025-06-08T19:31:00Z">
              <w:rPr>
                <w:bCs/>
                <w:lang w:val="en"/>
              </w:rPr>
            </w:rPrChange>
          </w:rPr>
          <w:t>q</w:t>
        </w:r>
        <w:r>
          <w:rPr>
            <w:bCs/>
            <w:lang w:val="en"/>
          </w:rPr>
          <w:t xml:space="preserve"> = 0.</w:t>
        </w:r>
        <w:r w:rsidRPr="00AF493F">
          <w:rPr>
            <w:bCs/>
            <w:lang w:val="en"/>
          </w:rPr>
          <w:t>601</w:t>
        </w:r>
        <w:r>
          <w:rPr>
            <w:bCs/>
            <w:lang w:val="en"/>
          </w:rPr>
          <w:t>).</w:t>
        </w:r>
      </w:moveTo>
    </w:p>
    <w:p w14:paraId="48C81FD5" w14:textId="14DE98D5" w:rsidR="007A6CC1" w:rsidRDefault="007A6CC1" w:rsidP="007A6CC1">
      <w:pPr>
        <w:spacing w:line="480" w:lineRule="auto"/>
        <w:ind w:firstLine="720"/>
        <w:rPr>
          <w:moveTo w:id="313" w:author="Danny Jackson (Student)" w:date="2025-06-05T13:15:00Z" w16du:dateUtc="2025-06-05T20:15:00Z"/>
          <w:bCs/>
          <w:lang w:val="en"/>
        </w:rPr>
      </w:pPr>
      <w:moveTo w:id="314" w:author="Danny Jackson (Student)" w:date="2025-06-05T13:15:00Z" w16du:dateUtc="2025-06-05T20:15:00Z">
        <w:r>
          <w:rPr>
            <w:bCs/>
            <w:lang w:val="en"/>
          </w:rPr>
          <w:t xml:space="preserve">Between cardinal species, 132 genes were identified by at least one analysis in both species but </w:t>
        </w:r>
        <w:proofErr w:type="gramStart"/>
        <w:r>
          <w:rPr>
            <w:bCs/>
            <w:lang w:val="en"/>
          </w:rPr>
          <w:t>no GO</w:t>
        </w:r>
        <w:proofErr w:type="gramEnd"/>
        <w:r>
          <w:rPr>
            <w:bCs/>
            <w:lang w:val="en"/>
          </w:rPr>
          <w:t xml:space="preserve"> terms were overrepresented in the list of overlapping genes. The three genes identified by both programs in both species are </w:t>
        </w:r>
        <w:r w:rsidRPr="003B5579">
          <w:rPr>
            <w:bCs/>
            <w:lang w:val="en"/>
          </w:rPr>
          <w:t>CDKAL1</w:t>
        </w:r>
        <w:r>
          <w:rPr>
            <w:bCs/>
            <w:lang w:val="en"/>
          </w:rPr>
          <w:t xml:space="preserve"> (</w:t>
        </w:r>
        <w:r w:rsidRPr="003B5579">
          <w:rPr>
            <w:bCs/>
            <w:lang w:val="en"/>
          </w:rPr>
          <w:t>CDK5 Regulatory Subunit Associated Protein 1 Like 1)</w:t>
        </w:r>
        <w:r>
          <w:rPr>
            <w:bCs/>
            <w:lang w:val="en"/>
          </w:rPr>
          <w:t xml:space="preserve">, </w:t>
        </w:r>
        <w:r w:rsidRPr="003B5579">
          <w:rPr>
            <w:bCs/>
            <w:lang w:val="en"/>
          </w:rPr>
          <w:t>COL15A1</w:t>
        </w:r>
        <w:r>
          <w:rPr>
            <w:bCs/>
            <w:lang w:val="en"/>
          </w:rPr>
          <w:t xml:space="preserve"> </w:t>
        </w:r>
        <w:r w:rsidRPr="003B5579">
          <w:rPr>
            <w:bCs/>
            <w:lang w:val="en"/>
          </w:rPr>
          <w:t>(Collagen Type XV Alpha 1 Chain)</w:t>
        </w:r>
        <w:r>
          <w:rPr>
            <w:bCs/>
            <w:lang w:val="en"/>
          </w:rPr>
          <w:t xml:space="preserve">, and </w:t>
        </w:r>
        <w:r w:rsidRPr="003B5579">
          <w:rPr>
            <w:bCs/>
            <w:lang w:val="en"/>
          </w:rPr>
          <w:t>TGFBR</w:t>
        </w:r>
        <w:r>
          <w:rPr>
            <w:bCs/>
            <w:lang w:val="en"/>
          </w:rPr>
          <w:t xml:space="preserve">1 </w:t>
        </w:r>
        <w:r w:rsidRPr="003B5579">
          <w:rPr>
            <w:bCs/>
            <w:lang w:val="en"/>
          </w:rPr>
          <w:t>(Transforming Growth Factor Beta Receptor 1)</w:t>
        </w:r>
        <w:r>
          <w:rPr>
            <w:bCs/>
            <w:lang w:val="en"/>
          </w:rPr>
          <w:t xml:space="preserve">, which are all present within the same 3.4 Mb block of chromosome 2 and which shows distinct evidence of a selective sweep in urban pyrrhuloxia (Figure </w:t>
        </w:r>
      </w:moveTo>
      <w:ins w:id="315" w:author="Danny Jackson (Student)" w:date="2025-06-09T10:01:00Z" w16du:dateUtc="2025-06-09T17:01:00Z">
        <w:r w:rsidR="0028087A">
          <w:rPr>
            <w:bCs/>
            <w:lang w:val="en"/>
          </w:rPr>
          <w:t>2</w:t>
        </w:r>
      </w:ins>
      <w:moveTo w:id="316" w:author="Danny Jackson (Student)" w:date="2025-06-05T13:15:00Z" w16du:dateUtc="2025-06-05T20:15:00Z">
        <w:del w:id="317" w:author="Danny Jackson (Student)" w:date="2025-06-09T10:01:00Z" w16du:dateUtc="2025-06-09T17:01:00Z">
          <w:r w:rsidDel="0028087A">
            <w:rPr>
              <w:bCs/>
              <w:lang w:val="en"/>
            </w:rPr>
            <w:delText>4</w:delText>
          </w:r>
        </w:del>
        <w:r>
          <w:rPr>
            <w:bCs/>
            <w:lang w:val="en"/>
          </w:rPr>
          <w:t xml:space="preserve">, </w:t>
        </w:r>
        <w:del w:id="318" w:author="Danny Jackson (Student)" w:date="2025-06-09T20:30:00Z" w16du:dateUtc="2025-06-10T03:30:00Z">
          <w:r w:rsidDel="00FF66CF">
            <w:rPr>
              <w:bCs/>
              <w:lang w:val="en"/>
            </w:rPr>
            <w:delText>Figure S</w:delText>
          </w:r>
        </w:del>
      </w:moveTo>
      <w:ins w:id="319" w:author="Danny Jackson (Student)" w:date="2025-06-09T20:30:00Z" w16du:dateUtc="2025-06-10T03:30:00Z">
        <w:r w:rsidR="00FF66CF">
          <w:rPr>
            <w:bCs/>
            <w:lang w:val="en"/>
          </w:rPr>
          <w:t xml:space="preserve"> </w:t>
        </w:r>
      </w:ins>
      <w:moveTo w:id="320" w:author="Danny Jackson (Student)" w:date="2025-06-05T13:15:00Z" w16du:dateUtc="2025-06-05T20:15:00Z">
        <w:del w:id="321" w:author="Danny Jackson (Student)" w:date="2025-06-09T10:01:00Z" w16du:dateUtc="2025-06-09T17:01:00Z">
          <w:r w:rsidDel="0028087A">
            <w:rPr>
              <w:bCs/>
              <w:lang w:val="en"/>
            </w:rPr>
            <w:delText>3</w:delText>
          </w:r>
        </w:del>
        <w:r>
          <w:rPr>
            <w:bCs/>
            <w:lang w:val="en"/>
          </w:rPr>
          <w:t>).</w:t>
        </w:r>
      </w:moveTo>
    </w:p>
    <w:p w14:paraId="407A0958" w14:textId="71F03A7E" w:rsidR="007A6CC1" w:rsidDel="00F25930" w:rsidRDefault="007A6CC1" w:rsidP="007A6CC1">
      <w:pPr>
        <w:spacing w:line="480" w:lineRule="auto"/>
        <w:ind w:firstLine="720"/>
        <w:rPr>
          <w:del w:id="322" w:author="Danny Jackson (Student)" w:date="2025-06-05T13:15:00Z" w16du:dateUtc="2025-06-05T20:15:00Z"/>
          <w:bCs/>
          <w:lang w:val="en"/>
        </w:rPr>
      </w:pPr>
      <w:moveTo w:id="323" w:author="Danny Jackson (Student)" w:date="2025-06-05T13:15:00Z" w16du:dateUtc="2025-06-05T20:15:00Z">
        <w:del w:id="324" w:author="Danny Jackson (Student)" w:date="2025-06-09T10:05:00Z" w16du:dateUtc="2025-06-09T17:05:00Z">
          <w:r w:rsidDel="0028087A">
            <w:rPr>
              <w:bCs/>
              <w:lang w:val="en"/>
            </w:rPr>
            <w:delText>No genes were identified as a candidate gene associated with urbanization in all four species, but one was identified in three of the four species (</w:delText>
          </w:r>
          <w:r w:rsidRPr="008D5DDE" w:rsidDel="0028087A">
            <w:rPr>
              <w:bCs/>
              <w:lang w:val="en"/>
            </w:rPr>
            <w:delText>NRXN3</w:delText>
          </w:r>
          <w:r w:rsidDel="0028087A">
            <w:rPr>
              <w:bCs/>
              <w:lang w:val="en"/>
            </w:rPr>
            <w:delText xml:space="preserve">; found in northern cardinals, burrowing owls, and great tits; Figure 5). 45 genes were identified in one of the two cardinal species and in one additional non-cardinal taxa. In this list of 45 genes, GO terms associated with muscle development (e.g. </w:delText>
          </w:r>
          <w:r w:rsidRPr="00791708" w:rsidDel="0028087A">
            <w:rPr>
              <w:bCs/>
              <w:lang w:val="en"/>
            </w:rPr>
            <w:delText>GO:0090257</w:delText>
          </w:r>
          <w:r w:rsidDel="0028087A">
            <w:rPr>
              <w:bCs/>
              <w:lang w:val="en"/>
            </w:rPr>
            <w:delText xml:space="preserve"> </w:delText>
          </w:r>
          <w:r w:rsidRPr="00791708" w:rsidDel="0028087A">
            <w:rPr>
              <w:bCs/>
              <w:lang w:val="en"/>
            </w:rPr>
            <w:delText xml:space="preserve">regulation of muscle system process </w:delText>
          </w:r>
          <w:r w:rsidRPr="00791708" w:rsidDel="0028087A">
            <w:rPr>
              <w:bCs/>
              <w:i/>
              <w:iCs/>
              <w:lang w:val="en"/>
            </w:rPr>
            <w:delText>q</w:delText>
          </w:r>
          <w:r w:rsidDel="0028087A">
            <w:rPr>
              <w:bCs/>
              <w:lang w:val="en"/>
            </w:rPr>
            <w:delText xml:space="preserve"> = </w:delText>
          </w:r>
          <w:r w:rsidRPr="00791708" w:rsidDel="0028087A">
            <w:rPr>
              <w:bCs/>
              <w:lang w:val="en"/>
            </w:rPr>
            <w:delText>0.041</w:delText>
          </w:r>
          <w:r w:rsidDel="0028087A">
            <w:rPr>
              <w:bCs/>
              <w:lang w:val="en"/>
            </w:rPr>
            <w:delText xml:space="preserve">) and neuronal processes (e.g. </w:delText>
          </w:r>
          <w:r w:rsidRPr="00791708" w:rsidDel="0028087A">
            <w:rPr>
              <w:bCs/>
              <w:lang w:val="en"/>
            </w:rPr>
            <w:delText>GO:0007399</w:delText>
          </w:r>
          <w:r w:rsidDel="0028087A">
            <w:rPr>
              <w:bCs/>
              <w:lang w:val="en"/>
            </w:rPr>
            <w:delText xml:space="preserve"> </w:delText>
          </w:r>
          <w:r w:rsidRPr="00791708" w:rsidDel="0028087A">
            <w:rPr>
              <w:bCs/>
              <w:lang w:val="en"/>
            </w:rPr>
            <w:delText>nervous system development</w:delText>
          </w:r>
          <w:r w:rsidDel="0028087A">
            <w:rPr>
              <w:bCs/>
              <w:lang w:val="en"/>
            </w:rPr>
            <w:delText xml:space="preserve">, </w:delText>
          </w:r>
          <w:r w:rsidDel="0028087A">
            <w:rPr>
              <w:bCs/>
              <w:i/>
              <w:iCs/>
              <w:lang w:val="en"/>
            </w:rPr>
            <w:delText xml:space="preserve">q </w:delText>
          </w:r>
          <w:r w:rsidDel="0028087A">
            <w:rPr>
              <w:bCs/>
              <w:lang w:val="en"/>
            </w:rPr>
            <w:delText xml:space="preserve">&lt; </w:delText>
          </w:r>
          <w:r w:rsidRPr="00791708" w:rsidDel="0028087A">
            <w:rPr>
              <w:bCs/>
              <w:lang w:val="en"/>
            </w:rPr>
            <w:delText>0.00</w:delText>
          </w:r>
          <w:r w:rsidDel="0028087A">
            <w:rPr>
              <w:bCs/>
              <w:lang w:val="en"/>
            </w:rPr>
            <w:delText>1) were overrepresented.</w:delText>
          </w:r>
        </w:del>
      </w:moveTo>
    </w:p>
    <w:moveToRangeEnd w:id="278"/>
    <w:p w14:paraId="783EC6FF" w14:textId="77777777" w:rsidR="0028087A" w:rsidRDefault="0028087A" w:rsidP="00F25930">
      <w:pPr>
        <w:spacing w:line="480" w:lineRule="auto"/>
        <w:rPr>
          <w:ins w:id="325" w:author="Danny Jackson (Student)" w:date="2025-06-09T10:02:00Z" w16du:dateUtc="2025-06-09T17:02:00Z"/>
          <w:bCs/>
          <w:u w:val="single"/>
          <w:lang w:val="en"/>
        </w:rPr>
      </w:pPr>
    </w:p>
    <w:p w14:paraId="566EAE93" w14:textId="10C532E9" w:rsidR="00F25930" w:rsidRPr="003F0538" w:rsidRDefault="00F25930" w:rsidP="00F25930">
      <w:pPr>
        <w:spacing w:line="480" w:lineRule="auto"/>
        <w:rPr>
          <w:ins w:id="326" w:author="Danny Jackson (Student)" w:date="2025-06-06T14:37:00Z" w16du:dateUtc="2025-06-06T21:37:00Z"/>
          <w:bCs/>
          <w:u w:val="single"/>
          <w:lang w:val="en"/>
        </w:rPr>
      </w:pPr>
      <w:ins w:id="327" w:author="Danny Jackson (Student)" w:date="2025-06-06T14:37:00Z" w16du:dateUtc="2025-06-06T21:37:00Z">
        <w:r>
          <w:rPr>
            <w:bCs/>
            <w:u w:val="single"/>
            <w:lang w:val="en"/>
          </w:rPr>
          <w:t xml:space="preserve">Overrepresented GO </w:t>
        </w:r>
        <w:r w:rsidRPr="003F0538">
          <w:rPr>
            <w:bCs/>
            <w:u w:val="single"/>
            <w:lang w:val="en"/>
          </w:rPr>
          <w:t>Terms</w:t>
        </w:r>
        <w:r w:rsidRPr="003F0538">
          <w:rPr>
            <w:bCs/>
            <w:noProof/>
            <w:u w:val="single"/>
            <w:lang w:val="en"/>
            <w:rPrChange w:id="328" w:author="Danny Jackson (Student)" w:date="2025-06-08T12:31:00Z" w16du:dateUtc="2025-06-08T19:31:00Z">
              <w:rPr>
                <w:bCs/>
                <w:noProof/>
                <w:lang w:val="en"/>
              </w:rPr>
            </w:rPrChange>
          </w:rPr>
          <w:t xml:space="preserve"> in Multiple Species</w:t>
        </w:r>
      </w:ins>
    </w:p>
    <w:p w14:paraId="6CF2EC2E" w14:textId="33D500C7" w:rsidR="0028087A" w:rsidRDefault="00F25930" w:rsidP="002C0AE7">
      <w:pPr>
        <w:spacing w:line="480" w:lineRule="auto"/>
        <w:rPr>
          <w:ins w:id="329" w:author="Danny Jackson (Student)" w:date="2025-06-06T14:38:00Z" w16du:dateUtc="2025-06-06T21:38:00Z"/>
          <w:bCs/>
          <w:lang w:val="en"/>
        </w:rPr>
      </w:pPr>
      <w:ins w:id="330" w:author="Danny Jackson (Student)" w:date="2025-06-06T14:37:00Z" w16du:dateUtc="2025-06-06T21:37:00Z">
        <w:r>
          <w:rPr>
            <w:bCs/>
            <w:lang w:val="en"/>
          </w:rPr>
          <w:tab/>
        </w:r>
      </w:ins>
      <w:ins w:id="331" w:author="Danny Jackson (Student)" w:date="2025-06-09T10:06:00Z" w16du:dateUtc="2025-06-09T17:06:00Z">
        <w:r w:rsidR="0028087A">
          <w:rPr>
            <w:bCs/>
            <w:lang w:val="en"/>
          </w:rPr>
          <w:t xml:space="preserve">45 genes were identified in one of the two cardinal species and in one additional non-cardinal taxa. </w:t>
        </w:r>
      </w:ins>
      <w:ins w:id="332" w:author="Danny Jackson (Student)" w:date="2025-06-06T14:38:00Z" w16du:dateUtc="2025-06-06T21:38:00Z">
        <w:r>
          <w:rPr>
            <w:bCs/>
            <w:lang w:val="en"/>
          </w:rPr>
          <w:t xml:space="preserve">We identified 45 GO terms that were overrepresented in </w:t>
        </w:r>
      </w:ins>
      <w:ins w:id="333" w:author="Danny Jackson (Student)" w:date="2025-06-09T10:06:00Z" w16du:dateUtc="2025-06-09T17:06:00Z">
        <w:r w:rsidR="0028087A">
          <w:rPr>
            <w:bCs/>
            <w:lang w:val="en"/>
          </w:rPr>
          <w:t>this</w:t>
        </w:r>
      </w:ins>
      <w:ins w:id="334" w:author="Danny Jackson (Student)" w:date="2025-06-06T14:38:00Z" w16du:dateUtc="2025-06-06T21:38:00Z">
        <w:r>
          <w:rPr>
            <w:bCs/>
            <w:lang w:val="en"/>
          </w:rPr>
          <w:t xml:space="preserve"> list of candidate genes</w:t>
        </w:r>
      </w:ins>
      <w:ins w:id="335" w:author="Danny Jackson (Student)" w:date="2025-06-09T10:07:00Z" w16du:dateUtc="2025-06-09T17:07:00Z">
        <w:r w:rsidR="0028087A">
          <w:rPr>
            <w:bCs/>
            <w:lang w:val="en"/>
          </w:rPr>
          <w:t xml:space="preserve">, many of which were associated with muscle development (e.g. </w:t>
        </w:r>
        <w:r w:rsidR="0028087A" w:rsidRPr="00791708">
          <w:rPr>
            <w:bCs/>
            <w:lang w:val="en"/>
          </w:rPr>
          <w:t>GO:0090257</w:t>
        </w:r>
        <w:r w:rsidR="0028087A">
          <w:rPr>
            <w:bCs/>
            <w:lang w:val="en"/>
          </w:rPr>
          <w:t xml:space="preserve"> </w:t>
        </w:r>
        <w:r w:rsidR="0028087A" w:rsidRPr="00791708">
          <w:rPr>
            <w:bCs/>
            <w:lang w:val="en"/>
          </w:rPr>
          <w:t xml:space="preserve">regulation of muscle system process </w:t>
        </w:r>
        <w:r w:rsidR="0028087A" w:rsidRPr="00791708">
          <w:rPr>
            <w:bCs/>
            <w:i/>
            <w:iCs/>
            <w:lang w:val="en"/>
          </w:rPr>
          <w:t>q</w:t>
        </w:r>
        <w:r w:rsidR="0028087A">
          <w:rPr>
            <w:bCs/>
            <w:lang w:val="en"/>
          </w:rPr>
          <w:t xml:space="preserve"> = </w:t>
        </w:r>
        <w:r w:rsidR="0028087A" w:rsidRPr="00791708">
          <w:rPr>
            <w:bCs/>
            <w:lang w:val="en"/>
          </w:rPr>
          <w:t>0.041</w:t>
        </w:r>
        <w:r w:rsidR="0028087A">
          <w:rPr>
            <w:bCs/>
            <w:lang w:val="en"/>
          </w:rPr>
          <w:t xml:space="preserve">) and neuronal processes (e.g. </w:t>
        </w:r>
        <w:r w:rsidR="0028087A" w:rsidRPr="00791708">
          <w:rPr>
            <w:bCs/>
            <w:lang w:val="en"/>
          </w:rPr>
          <w:t>GO:0007399</w:t>
        </w:r>
        <w:r w:rsidR="0028087A">
          <w:rPr>
            <w:bCs/>
            <w:lang w:val="en"/>
          </w:rPr>
          <w:t xml:space="preserve"> </w:t>
        </w:r>
        <w:r w:rsidR="0028087A" w:rsidRPr="00791708">
          <w:rPr>
            <w:bCs/>
            <w:lang w:val="en"/>
          </w:rPr>
          <w:t>nervous system development</w:t>
        </w:r>
        <w:r w:rsidR="0028087A">
          <w:rPr>
            <w:bCs/>
            <w:lang w:val="en"/>
          </w:rPr>
          <w:t xml:space="preserve">, </w:t>
        </w:r>
        <w:r w:rsidR="0028087A">
          <w:rPr>
            <w:bCs/>
            <w:i/>
            <w:iCs/>
            <w:lang w:val="en"/>
          </w:rPr>
          <w:t xml:space="preserve">q </w:t>
        </w:r>
        <w:r w:rsidR="0028087A">
          <w:rPr>
            <w:bCs/>
            <w:lang w:val="en"/>
          </w:rPr>
          <w:t xml:space="preserve">&lt; </w:t>
        </w:r>
        <w:r w:rsidR="0028087A" w:rsidRPr="00791708">
          <w:rPr>
            <w:bCs/>
            <w:lang w:val="en"/>
          </w:rPr>
          <w:t>0.00</w:t>
        </w:r>
        <w:r w:rsidR="0028087A">
          <w:rPr>
            <w:bCs/>
            <w:lang w:val="en"/>
          </w:rPr>
          <w:t xml:space="preserve">1, Figure 3, Table </w:t>
        </w:r>
      </w:ins>
      <w:ins w:id="336" w:author="Danny Jackson (Student)" w:date="2025-06-09T10:08:00Z" w16du:dateUtc="2025-06-09T17:08:00Z">
        <w:r w:rsidR="0028087A">
          <w:rPr>
            <w:bCs/>
            <w:lang w:val="en"/>
          </w:rPr>
          <w:t>2</w:t>
        </w:r>
      </w:ins>
      <w:ins w:id="337" w:author="Danny Jackson (Student)" w:date="2025-06-09T10:07:00Z" w16du:dateUtc="2025-06-09T17:07:00Z">
        <w:r w:rsidR="0028087A">
          <w:rPr>
            <w:bCs/>
            <w:lang w:val="en"/>
          </w:rPr>
          <w:t>)</w:t>
        </w:r>
      </w:ins>
      <w:ins w:id="338" w:author="Danny Jackson (Student)" w:date="2025-06-06T14:40:00Z" w16du:dateUtc="2025-06-06T21:40:00Z">
        <w:r>
          <w:rPr>
            <w:bCs/>
            <w:lang w:val="en"/>
          </w:rPr>
          <w:t>.</w:t>
        </w:r>
      </w:ins>
      <w:ins w:id="339" w:author="Danny Jackson (Student)" w:date="2025-06-06T15:35:00Z" w16du:dateUtc="2025-06-06T22:35:00Z">
        <w:r w:rsidR="00E1562A">
          <w:rPr>
            <w:bCs/>
            <w:lang w:val="en"/>
          </w:rPr>
          <w:t xml:space="preserve"> One gene in particular drove the signal associated with muscle development, </w:t>
        </w:r>
        <w:r w:rsidR="00E1562A" w:rsidRPr="00E1562A">
          <w:rPr>
            <w:bCs/>
            <w:i/>
            <w:iCs/>
            <w:lang w:val="en"/>
            <w:rPrChange w:id="340" w:author="Danny Jackson (Student)" w:date="2025-06-06T15:36:00Z" w16du:dateUtc="2025-06-06T22:36:00Z">
              <w:rPr>
                <w:bCs/>
                <w:lang w:val="en"/>
              </w:rPr>
            </w:rPrChange>
          </w:rPr>
          <w:t>DMD</w:t>
        </w:r>
      </w:ins>
      <w:ins w:id="341" w:author="Danny Jackson (Student)" w:date="2025-06-06T15:36:00Z" w16du:dateUtc="2025-06-06T22:36:00Z">
        <w:r w:rsidR="00E1562A">
          <w:rPr>
            <w:bCs/>
            <w:lang w:val="en"/>
          </w:rPr>
          <w:t xml:space="preserve"> (dystrophin)</w:t>
        </w:r>
      </w:ins>
      <w:ins w:id="342" w:author="Danny Jackson (Student)" w:date="2025-06-06T15:35:00Z" w16du:dateUtc="2025-06-06T22:35:00Z">
        <w:r w:rsidR="00E1562A">
          <w:rPr>
            <w:bCs/>
            <w:lang w:val="en"/>
          </w:rPr>
          <w:t>, while many genes were associa</w:t>
        </w:r>
      </w:ins>
      <w:ins w:id="343" w:author="Danny Jackson (Student)" w:date="2025-06-06T15:36:00Z" w16du:dateUtc="2025-06-06T22:36:00Z">
        <w:r w:rsidR="00E1562A">
          <w:rPr>
            <w:bCs/>
            <w:lang w:val="en"/>
          </w:rPr>
          <w:t>ted with various neural developmental processes.</w:t>
        </w:r>
      </w:ins>
      <w:ins w:id="344" w:author="Danny Jackson (Student)" w:date="2025-06-06T14:40:00Z" w16du:dateUtc="2025-06-06T21:40:00Z">
        <w:r>
          <w:rPr>
            <w:bCs/>
            <w:lang w:val="en"/>
          </w:rPr>
          <w:t xml:space="preserve"> 2</w:t>
        </w:r>
      </w:ins>
      <w:ins w:id="345" w:author="Danny Jackson (Student)" w:date="2025-06-06T14:49:00Z" w16du:dateUtc="2025-06-06T21:49:00Z">
        <w:r w:rsidR="00945F0C">
          <w:rPr>
            <w:bCs/>
            <w:lang w:val="en"/>
          </w:rPr>
          <w:t>4</w:t>
        </w:r>
      </w:ins>
      <w:ins w:id="346" w:author="Danny Jackson (Student)" w:date="2025-06-06T14:40:00Z" w16du:dateUtc="2025-06-06T21:40:00Z">
        <w:r>
          <w:rPr>
            <w:bCs/>
            <w:lang w:val="en"/>
          </w:rPr>
          <w:t xml:space="preserve"> genes were associated with one or more of these GO terms</w:t>
        </w:r>
      </w:ins>
      <w:ins w:id="347" w:author="Danny Jackson (Student)" w:date="2025-06-06T14:52:00Z" w16du:dateUtc="2025-06-06T21:52:00Z">
        <w:r w:rsidR="00945F0C">
          <w:rPr>
            <w:bCs/>
            <w:lang w:val="en"/>
          </w:rPr>
          <w:t xml:space="preserve">, with most identified in either northern cardinals (19) or burrowing owls (17), and much fewer in pyrrhuloxia (8) and in </w:t>
        </w:r>
      </w:ins>
      <w:ins w:id="348" w:author="Danny Jackson (Student)" w:date="2025-06-06T14:53:00Z" w16du:dateUtc="2025-06-06T21:53:00Z">
        <w:r w:rsidR="00945F0C">
          <w:rPr>
            <w:bCs/>
            <w:lang w:val="en"/>
          </w:rPr>
          <w:t>great tits (6)</w:t>
        </w:r>
      </w:ins>
      <w:ins w:id="349" w:author="Danny Jackson (Student)" w:date="2025-06-06T14:40:00Z" w16du:dateUtc="2025-06-06T21:40:00Z">
        <w:r>
          <w:rPr>
            <w:bCs/>
            <w:lang w:val="en"/>
          </w:rPr>
          <w:t xml:space="preserve">. </w:t>
        </w:r>
      </w:ins>
      <w:ins w:id="350" w:author="Danny Jackson (Student)" w:date="2025-06-06T14:53:00Z" w16du:dateUtc="2025-06-06T21:53:00Z">
        <w:r w:rsidR="00945F0C">
          <w:rPr>
            <w:bCs/>
            <w:lang w:val="en"/>
          </w:rPr>
          <w:t>Only four of these genes were identified in three species</w:t>
        </w:r>
      </w:ins>
      <w:ins w:id="351" w:author="Danny Jackson (Student)" w:date="2025-06-06T14:54:00Z" w16du:dateUtc="2025-06-06T21:54:00Z">
        <w:r w:rsidR="00945F0C">
          <w:rPr>
            <w:bCs/>
            <w:lang w:val="en"/>
          </w:rPr>
          <w:t>, all of which were identified in northern cardinals, pyrrhuloxia, and great tits</w:t>
        </w:r>
      </w:ins>
      <w:ins w:id="352" w:author="Danny Jackson (Student)" w:date="2025-06-06T14:53:00Z" w16du:dateUtc="2025-06-06T21:53:00Z">
        <w:r w:rsidR="00945F0C">
          <w:rPr>
            <w:bCs/>
            <w:lang w:val="en"/>
          </w:rPr>
          <w:t xml:space="preserve">: </w:t>
        </w:r>
      </w:ins>
      <w:ins w:id="353" w:author="Danny Jackson (Student)" w:date="2025-06-06T14:54:00Z" w16du:dateUtc="2025-06-06T21:54:00Z">
        <w:r w:rsidR="00945F0C" w:rsidRPr="00E1562A">
          <w:rPr>
            <w:bCs/>
            <w:i/>
            <w:iCs/>
            <w:lang w:val="en"/>
            <w:rPrChange w:id="354" w:author="Danny Jackson (Student)" w:date="2025-06-06T15:36:00Z" w16du:dateUtc="2025-06-06T22:36:00Z">
              <w:rPr>
                <w:bCs/>
                <w:lang w:val="en"/>
              </w:rPr>
            </w:rPrChange>
          </w:rPr>
          <w:t>APOLD1</w:t>
        </w:r>
      </w:ins>
      <w:ins w:id="355" w:author="Danny Jackson (Student)" w:date="2025-06-06T16:37:00Z" w16du:dateUtc="2025-06-06T23:37:00Z">
        <w:r w:rsidR="00CD40F6">
          <w:rPr>
            <w:bCs/>
            <w:i/>
            <w:iCs/>
            <w:lang w:val="en"/>
          </w:rPr>
          <w:t xml:space="preserve"> </w:t>
        </w:r>
        <w:r w:rsidR="00CD40F6">
          <w:rPr>
            <w:bCs/>
            <w:lang w:val="en"/>
          </w:rPr>
          <w:t>(</w:t>
        </w:r>
      </w:ins>
      <w:ins w:id="356" w:author="Danny Jackson (Student)" w:date="2025-06-06T16:46:00Z" w16du:dateUtc="2025-06-06T23:46:00Z">
        <w:r w:rsidR="00CD40F6">
          <w:rPr>
            <w:bCs/>
            <w:lang w:val="en"/>
          </w:rPr>
          <w:t>Apolipoprotein L Domain Containing 1</w:t>
        </w:r>
      </w:ins>
      <w:ins w:id="357" w:author="Danny Jackson (Student)" w:date="2025-06-06T16:37:00Z" w16du:dateUtc="2025-06-06T23:37:00Z">
        <w:r w:rsidR="00CD40F6">
          <w:rPr>
            <w:bCs/>
            <w:lang w:val="en"/>
          </w:rPr>
          <w:t>)</w:t>
        </w:r>
      </w:ins>
      <w:ins w:id="358" w:author="Danny Jackson (Student)" w:date="2025-06-06T14:54:00Z" w16du:dateUtc="2025-06-06T21:54:00Z">
        <w:r w:rsidR="00945F0C">
          <w:rPr>
            <w:bCs/>
            <w:lang w:val="en"/>
          </w:rPr>
          <w:t xml:space="preserve">, </w:t>
        </w:r>
        <w:r w:rsidR="00945F0C" w:rsidRPr="00E1562A">
          <w:rPr>
            <w:bCs/>
            <w:i/>
            <w:iCs/>
            <w:lang w:val="en"/>
            <w:rPrChange w:id="359" w:author="Danny Jackson (Student)" w:date="2025-06-06T15:36:00Z" w16du:dateUtc="2025-06-06T22:36:00Z">
              <w:rPr>
                <w:bCs/>
                <w:lang w:val="en"/>
              </w:rPr>
            </w:rPrChange>
          </w:rPr>
          <w:t>DMD</w:t>
        </w:r>
        <w:r w:rsidR="00945F0C">
          <w:rPr>
            <w:bCs/>
            <w:lang w:val="en"/>
          </w:rPr>
          <w:t xml:space="preserve">, </w:t>
        </w:r>
        <w:r w:rsidR="00945F0C" w:rsidRPr="00E1562A">
          <w:rPr>
            <w:bCs/>
            <w:i/>
            <w:iCs/>
            <w:lang w:val="en"/>
            <w:rPrChange w:id="360" w:author="Danny Jackson (Student)" w:date="2025-06-06T15:36:00Z" w16du:dateUtc="2025-06-06T22:36:00Z">
              <w:rPr>
                <w:bCs/>
                <w:lang w:val="en"/>
              </w:rPr>
            </w:rPrChange>
          </w:rPr>
          <w:t>PCDH15</w:t>
        </w:r>
      </w:ins>
      <w:ins w:id="361" w:author="Danny Jackson (Student)" w:date="2025-06-06T16:36:00Z" w16du:dateUtc="2025-06-06T23:36:00Z">
        <w:r w:rsidR="00CD40F6">
          <w:rPr>
            <w:bCs/>
            <w:i/>
            <w:iCs/>
            <w:lang w:val="en"/>
          </w:rPr>
          <w:t xml:space="preserve"> </w:t>
        </w:r>
        <w:r w:rsidR="00CD40F6">
          <w:rPr>
            <w:bCs/>
            <w:lang w:val="en"/>
          </w:rPr>
          <w:t>(</w:t>
        </w:r>
      </w:ins>
      <w:ins w:id="362" w:author="Danny Jackson (Student)" w:date="2025-06-06T16:37:00Z" w16du:dateUtc="2025-06-06T23:37:00Z">
        <w:r w:rsidR="00CD40F6">
          <w:rPr>
            <w:bCs/>
            <w:lang w:val="en"/>
          </w:rPr>
          <w:t>Protocadherin related 15)</w:t>
        </w:r>
      </w:ins>
      <w:ins w:id="363" w:author="Danny Jackson (Student)" w:date="2025-06-06T14:54:00Z" w16du:dateUtc="2025-06-06T21:54:00Z">
        <w:r w:rsidR="00945F0C">
          <w:rPr>
            <w:bCs/>
            <w:lang w:val="en"/>
          </w:rPr>
          <w:t xml:space="preserve">, and </w:t>
        </w:r>
        <w:r w:rsidR="00945F0C" w:rsidRPr="00E1562A">
          <w:rPr>
            <w:bCs/>
            <w:i/>
            <w:iCs/>
            <w:lang w:val="en"/>
            <w:rPrChange w:id="364" w:author="Danny Jackson (Student)" w:date="2025-06-06T15:36:00Z" w16du:dateUtc="2025-06-06T22:36:00Z">
              <w:rPr>
                <w:bCs/>
                <w:lang w:val="en"/>
              </w:rPr>
            </w:rPrChange>
          </w:rPr>
          <w:t>SDK1</w:t>
        </w:r>
      </w:ins>
      <w:ins w:id="365" w:author="Danny Jackson (Student)" w:date="2025-06-06T16:36:00Z" w16du:dateUtc="2025-06-06T23:36:00Z">
        <w:r w:rsidR="00CA5450">
          <w:rPr>
            <w:bCs/>
            <w:i/>
            <w:iCs/>
            <w:lang w:val="en"/>
          </w:rPr>
          <w:t xml:space="preserve"> </w:t>
        </w:r>
        <w:r w:rsidR="00CA5450">
          <w:rPr>
            <w:bCs/>
            <w:lang w:val="en"/>
          </w:rPr>
          <w:t>(Sidekick Cell Adhesion Molecule 1)</w:t>
        </w:r>
      </w:ins>
      <w:ins w:id="366" w:author="Danny Jackson (Student)" w:date="2025-06-06T14:54:00Z" w16du:dateUtc="2025-06-06T21:54:00Z">
        <w:r w:rsidR="00945F0C">
          <w:rPr>
            <w:bCs/>
            <w:lang w:val="en"/>
          </w:rPr>
          <w:t>.</w:t>
        </w:r>
      </w:ins>
      <w:ins w:id="367" w:author="Danny Jackson (Student)" w:date="2025-06-06T14:55:00Z" w16du:dateUtc="2025-06-06T21:55:00Z">
        <w:r w:rsidR="00945F0C">
          <w:rPr>
            <w:bCs/>
            <w:lang w:val="en"/>
          </w:rPr>
          <w:t xml:space="preserve"> </w:t>
        </w:r>
      </w:ins>
      <w:ins w:id="368" w:author="Danny Jackson (Student)" w:date="2025-06-06T14:56:00Z" w16du:dateUtc="2025-06-06T21:56:00Z">
        <w:r w:rsidR="00945F0C">
          <w:rPr>
            <w:bCs/>
            <w:lang w:val="en"/>
          </w:rPr>
          <w:t xml:space="preserve">The remaining genes were identified largely in both </w:t>
        </w:r>
      </w:ins>
      <w:ins w:id="369" w:author="Danny Jackson (Student)" w:date="2025-06-06T14:46:00Z" w16du:dateUtc="2025-06-06T21:46:00Z">
        <w:r>
          <w:rPr>
            <w:bCs/>
            <w:lang w:val="en"/>
          </w:rPr>
          <w:lastRenderedPageBreak/>
          <w:t>northern cardinals and burrowing owls</w:t>
        </w:r>
      </w:ins>
      <w:ins w:id="370" w:author="Danny Jackson (Student)" w:date="2025-06-06T14:50:00Z" w16du:dateUtc="2025-06-06T21:50:00Z">
        <w:r w:rsidR="00945F0C">
          <w:rPr>
            <w:bCs/>
            <w:lang w:val="en"/>
          </w:rPr>
          <w:t xml:space="preserve"> </w:t>
        </w:r>
      </w:ins>
      <w:ins w:id="371" w:author="Danny Jackson (Student)" w:date="2025-06-06T14:56:00Z" w16du:dateUtc="2025-06-06T21:56:00Z">
        <w:r w:rsidR="00945F0C">
          <w:rPr>
            <w:bCs/>
            <w:lang w:val="en"/>
          </w:rPr>
          <w:t>(</w:t>
        </w:r>
      </w:ins>
      <w:ins w:id="372" w:author="Danny Jackson (Student)" w:date="2025-06-06T15:26:00Z" w16du:dateUtc="2025-06-06T22:26:00Z">
        <w:r w:rsidR="00F51214">
          <w:rPr>
            <w:bCs/>
            <w:lang w:val="en"/>
          </w:rPr>
          <w:t>nine</w:t>
        </w:r>
      </w:ins>
      <w:ins w:id="373" w:author="Danny Jackson (Student)" w:date="2025-06-06T14:50:00Z" w16du:dateUtc="2025-06-06T21:50:00Z">
        <w:r w:rsidR="00945F0C">
          <w:rPr>
            <w:bCs/>
            <w:lang w:val="en"/>
          </w:rPr>
          <w:t xml:space="preserve"> genes</w:t>
        </w:r>
      </w:ins>
      <w:ins w:id="374" w:author="Danny Jackson (Student)" w:date="2025-06-06T14:56:00Z" w16du:dateUtc="2025-06-06T21:56:00Z">
        <w:r w:rsidR="00945F0C">
          <w:rPr>
            <w:bCs/>
            <w:lang w:val="en"/>
          </w:rPr>
          <w:t>), followed by</w:t>
        </w:r>
      </w:ins>
      <w:ins w:id="375" w:author="Danny Jackson (Student)" w:date="2025-06-06T14:46:00Z" w16du:dateUtc="2025-06-06T21:46:00Z">
        <w:r>
          <w:rPr>
            <w:bCs/>
            <w:lang w:val="en"/>
          </w:rPr>
          <w:t xml:space="preserve"> </w:t>
        </w:r>
        <w:r w:rsidR="00945F0C">
          <w:rPr>
            <w:bCs/>
            <w:lang w:val="en"/>
          </w:rPr>
          <w:t xml:space="preserve">northern </w:t>
        </w:r>
      </w:ins>
      <w:ins w:id="376" w:author="Danny Jackson (Student)" w:date="2025-06-06T14:47:00Z" w16du:dateUtc="2025-06-06T21:47:00Z">
        <w:r w:rsidR="00945F0C">
          <w:rPr>
            <w:bCs/>
            <w:lang w:val="en"/>
          </w:rPr>
          <w:t>cardinals and great tits</w:t>
        </w:r>
      </w:ins>
      <w:ins w:id="377" w:author="Danny Jackson (Student)" w:date="2025-06-06T14:50:00Z" w16du:dateUtc="2025-06-06T21:50:00Z">
        <w:r w:rsidR="00945F0C">
          <w:rPr>
            <w:bCs/>
            <w:lang w:val="en"/>
          </w:rPr>
          <w:t xml:space="preserve"> </w:t>
        </w:r>
      </w:ins>
      <w:ins w:id="378" w:author="Danny Jackson (Student)" w:date="2025-06-06T14:56:00Z" w16du:dateUtc="2025-06-06T21:56:00Z">
        <w:r w:rsidR="00945F0C">
          <w:rPr>
            <w:bCs/>
            <w:lang w:val="en"/>
          </w:rPr>
          <w:t>(</w:t>
        </w:r>
      </w:ins>
      <w:ins w:id="379" w:author="Danny Jackson (Student)" w:date="2025-06-06T14:50:00Z" w16du:dateUtc="2025-06-06T21:50:00Z">
        <w:r w:rsidR="00945F0C">
          <w:rPr>
            <w:bCs/>
            <w:lang w:val="en"/>
          </w:rPr>
          <w:t>five genes</w:t>
        </w:r>
      </w:ins>
      <w:ins w:id="380" w:author="Danny Jackson (Student)" w:date="2025-06-06T14:56:00Z" w16du:dateUtc="2025-06-06T21:56:00Z">
        <w:r w:rsidR="00945F0C">
          <w:rPr>
            <w:bCs/>
            <w:lang w:val="en"/>
          </w:rPr>
          <w:t>)</w:t>
        </w:r>
      </w:ins>
      <w:ins w:id="381" w:author="Danny Jackson (Student)" w:date="2025-06-06T14:51:00Z" w16du:dateUtc="2025-06-06T21:51:00Z">
        <w:r w:rsidR="00945F0C">
          <w:rPr>
            <w:bCs/>
            <w:lang w:val="en"/>
          </w:rPr>
          <w:t>,</w:t>
        </w:r>
      </w:ins>
      <w:ins w:id="382" w:author="Danny Jackson (Student)" w:date="2025-06-06T14:47:00Z" w16du:dateUtc="2025-06-06T21:47:00Z">
        <w:r w:rsidR="00945F0C">
          <w:rPr>
            <w:bCs/>
            <w:lang w:val="en"/>
          </w:rPr>
          <w:t xml:space="preserve"> pyrrhuloxia and burrowing owls</w:t>
        </w:r>
      </w:ins>
      <w:ins w:id="383" w:author="Danny Jackson (Student)" w:date="2025-06-06T14:51:00Z" w16du:dateUtc="2025-06-06T21:51:00Z">
        <w:r w:rsidR="00945F0C">
          <w:rPr>
            <w:bCs/>
            <w:lang w:val="en"/>
          </w:rPr>
          <w:t xml:space="preserve"> </w:t>
        </w:r>
      </w:ins>
      <w:ins w:id="384" w:author="Danny Jackson (Student)" w:date="2025-06-06T14:56:00Z" w16du:dateUtc="2025-06-06T21:56:00Z">
        <w:r w:rsidR="00945F0C">
          <w:rPr>
            <w:bCs/>
            <w:lang w:val="en"/>
          </w:rPr>
          <w:t>(</w:t>
        </w:r>
      </w:ins>
      <w:ins w:id="385" w:author="Danny Jackson (Student)" w:date="2025-06-06T14:51:00Z" w16du:dateUtc="2025-06-06T21:51:00Z">
        <w:r w:rsidR="00945F0C">
          <w:rPr>
            <w:bCs/>
            <w:lang w:val="en"/>
          </w:rPr>
          <w:t>three genes</w:t>
        </w:r>
      </w:ins>
      <w:ins w:id="386" w:author="Danny Jackson (Student)" w:date="2025-06-06T14:56:00Z" w16du:dateUtc="2025-06-06T21:56:00Z">
        <w:r w:rsidR="00945F0C">
          <w:rPr>
            <w:bCs/>
            <w:lang w:val="en"/>
          </w:rPr>
          <w:t>)</w:t>
        </w:r>
      </w:ins>
      <w:ins w:id="387" w:author="Danny Jackson (Student)" w:date="2025-06-06T14:47:00Z" w16du:dateUtc="2025-06-06T21:47:00Z">
        <w:r w:rsidR="00945F0C">
          <w:rPr>
            <w:bCs/>
            <w:lang w:val="en"/>
          </w:rPr>
          <w:t>,</w:t>
        </w:r>
      </w:ins>
      <w:ins w:id="388" w:author="Danny Jackson (Student)" w:date="2025-06-06T14:56:00Z" w16du:dateUtc="2025-06-06T21:56:00Z">
        <w:r w:rsidR="00945F0C">
          <w:rPr>
            <w:bCs/>
            <w:lang w:val="en"/>
          </w:rPr>
          <w:t xml:space="preserve"> and</w:t>
        </w:r>
      </w:ins>
      <w:ins w:id="389" w:author="Danny Jackson (Student)" w:date="2025-06-06T14:47:00Z" w16du:dateUtc="2025-06-06T21:47:00Z">
        <w:r w:rsidR="00945F0C">
          <w:rPr>
            <w:bCs/>
            <w:lang w:val="en"/>
          </w:rPr>
          <w:t xml:space="preserve"> pyrrhuloxia and great tits</w:t>
        </w:r>
      </w:ins>
      <w:ins w:id="390" w:author="Danny Jackson (Student)" w:date="2025-06-06T14:51:00Z" w16du:dateUtc="2025-06-06T21:51:00Z">
        <w:r w:rsidR="00945F0C">
          <w:rPr>
            <w:bCs/>
            <w:lang w:val="en"/>
          </w:rPr>
          <w:t xml:space="preserve"> </w:t>
        </w:r>
      </w:ins>
      <w:ins w:id="391" w:author="Danny Jackson (Student)" w:date="2025-06-06T14:56:00Z" w16du:dateUtc="2025-06-06T21:56:00Z">
        <w:r w:rsidR="00945F0C">
          <w:rPr>
            <w:bCs/>
            <w:lang w:val="en"/>
          </w:rPr>
          <w:t>(</w:t>
        </w:r>
      </w:ins>
      <w:ins w:id="392" w:author="Danny Jackson (Student)" w:date="2025-06-06T14:51:00Z" w16du:dateUtc="2025-06-06T21:51:00Z">
        <w:r w:rsidR="00945F0C">
          <w:rPr>
            <w:bCs/>
            <w:lang w:val="en"/>
          </w:rPr>
          <w:t>one gene</w:t>
        </w:r>
      </w:ins>
      <w:ins w:id="393" w:author="Danny Jackson (Student)" w:date="2025-06-06T15:46:00Z" w16du:dateUtc="2025-06-06T22:46:00Z">
        <w:r w:rsidR="00A316B5">
          <w:rPr>
            <w:bCs/>
            <w:lang w:val="en"/>
          </w:rPr>
          <w:t xml:space="preserve">; Table </w:t>
        </w:r>
      </w:ins>
      <w:ins w:id="394" w:author="Danny Jackson (Student)" w:date="2025-06-09T10:08:00Z" w16du:dateUtc="2025-06-09T17:08:00Z">
        <w:r w:rsidR="002C0AE7">
          <w:rPr>
            <w:bCs/>
            <w:lang w:val="en"/>
          </w:rPr>
          <w:t>2</w:t>
        </w:r>
      </w:ins>
      <w:ins w:id="395" w:author="Danny Jackson (Student)" w:date="2025-06-06T15:46:00Z" w16du:dateUtc="2025-06-06T22:46:00Z">
        <w:r w:rsidR="00A316B5">
          <w:rPr>
            <w:bCs/>
            <w:lang w:val="en"/>
          </w:rPr>
          <w:t>)</w:t>
        </w:r>
      </w:ins>
      <w:ins w:id="396" w:author="Danny Jackson (Student)" w:date="2025-06-06T14:47:00Z" w16du:dateUtc="2025-06-06T21:47:00Z">
        <w:r w:rsidR="00945F0C">
          <w:rPr>
            <w:bCs/>
            <w:lang w:val="en"/>
          </w:rPr>
          <w:t>.</w:t>
        </w:r>
      </w:ins>
      <w:ins w:id="397" w:author="Danny Jackson (Student)" w:date="2025-06-09T10:09:00Z" w16du:dateUtc="2025-06-09T17:09:00Z">
        <w:r w:rsidR="002C0AE7">
          <w:rPr>
            <w:bCs/>
            <w:lang w:val="en"/>
          </w:rPr>
          <w:t xml:space="preserve"> </w:t>
        </w:r>
      </w:ins>
      <w:ins w:id="398" w:author="Danny Jackson (Student)" w:date="2025-06-09T10:05:00Z" w16du:dateUtc="2025-06-09T17:05:00Z">
        <w:r w:rsidR="0028087A">
          <w:rPr>
            <w:bCs/>
            <w:lang w:val="en"/>
          </w:rPr>
          <w:t>No genes were identified as a candidate gene associated with urbanization in all four species, but one was identified in three of the four species (</w:t>
        </w:r>
        <w:r w:rsidR="0028087A" w:rsidRPr="003673D3">
          <w:rPr>
            <w:bCs/>
            <w:i/>
            <w:iCs/>
            <w:lang w:val="en"/>
            <w:rPrChange w:id="399" w:author="Danny Jackson (Student)" w:date="2025-06-09T10:20:00Z" w16du:dateUtc="2025-06-09T17:20:00Z">
              <w:rPr>
                <w:bCs/>
                <w:lang w:val="en"/>
              </w:rPr>
            </w:rPrChange>
          </w:rPr>
          <w:t>NRXN3</w:t>
        </w:r>
      </w:ins>
      <w:ins w:id="400" w:author="Danny Jackson (Student)" w:date="2025-06-09T10:16:00Z" w16du:dateUtc="2025-06-09T17:16:00Z">
        <w:r w:rsidR="002C0AE7">
          <w:rPr>
            <w:bCs/>
            <w:lang w:val="en"/>
          </w:rPr>
          <w:t xml:space="preserve">, </w:t>
        </w:r>
      </w:ins>
      <w:ins w:id="401" w:author="Danny Jackson (Student)" w:date="2025-06-09T10:17:00Z" w16du:dateUtc="2025-06-09T17:17:00Z">
        <w:r w:rsidR="002C0AE7">
          <w:rPr>
            <w:bCs/>
            <w:lang w:val="en"/>
          </w:rPr>
          <w:t>Neurexin-3</w:t>
        </w:r>
      </w:ins>
      <w:ins w:id="402" w:author="Danny Jackson (Student)" w:date="2025-06-09T10:05:00Z" w16du:dateUtc="2025-06-09T17:05:00Z">
        <w:r w:rsidR="0028087A">
          <w:rPr>
            <w:bCs/>
            <w:lang w:val="en"/>
          </w:rPr>
          <w:t xml:space="preserve">; found in northern cardinals, burrowing owls, and great tits; Figure </w:t>
        </w:r>
      </w:ins>
      <w:ins w:id="403" w:author="Danny Jackson (Student)" w:date="2025-06-09T10:08:00Z" w16du:dateUtc="2025-06-09T17:08:00Z">
        <w:r w:rsidR="002C0AE7">
          <w:rPr>
            <w:bCs/>
            <w:lang w:val="en"/>
          </w:rPr>
          <w:t>3</w:t>
        </w:r>
      </w:ins>
      <w:ins w:id="404" w:author="Danny Jackson (Student)" w:date="2025-06-09T10:05:00Z" w16du:dateUtc="2025-06-09T17:05:00Z">
        <w:r w:rsidR="0028087A">
          <w:rPr>
            <w:bCs/>
            <w:lang w:val="en"/>
          </w:rPr>
          <w:t xml:space="preserve">). </w:t>
        </w:r>
      </w:ins>
      <w:ins w:id="405" w:author="Danny Jackson (Student)" w:date="2025-06-09T10:18:00Z" w16du:dateUtc="2025-06-09T17:18:00Z">
        <w:r w:rsidR="002C0AE7" w:rsidRPr="003673D3">
          <w:rPr>
            <w:bCs/>
            <w:i/>
            <w:iCs/>
            <w:lang w:val="en"/>
            <w:rPrChange w:id="406" w:author="Danny Jackson (Student)" w:date="2025-06-09T10:20:00Z" w16du:dateUtc="2025-06-09T17:20:00Z">
              <w:rPr>
                <w:bCs/>
                <w:lang w:val="en"/>
              </w:rPr>
            </w:rPrChange>
          </w:rPr>
          <w:t>NRXN3</w:t>
        </w:r>
        <w:r w:rsidR="002C0AE7">
          <w:rPr>
            <w:bCs/>
            <w:lang w:val="en"/>
          </w:rPr>
          <w:t xml:space="preserve"> </w:t>
        </w:r>
      </w:ins>
      <w:ins w:id="407" w:author="Danny Jackson (Student)" w:date="2025-06-09T10:19:00Z" w16du:dateUtc="2025-06-09T17:19:00Z">
        <w:r w:rsidR="003673D3">
          <w:rPr>
            <w:bCs/>
            <w:lang w:val="en"/>
          </w:rPr>
          <w:t>encodes a neuronal sur</w:t>
        </w:r>
      </w:ins>
      <w:ins w:id="408" w:author="Danny Jackson (Student)" w:date="2025-06-09T10:20:00Z" w16du:dateUtc="2025-06-09T17:20:00Z">
        <w:r w:rsidR="003673D3">
          <w:rPr>
            <w:bCs/>
            <w:lang w:val="en"/>
          </w:rPr>
          <w:t>face protein</w:t>
        </w:r>
      </w:ins>
      <w:ins w:id="409" w:author="Danny Jackson (Student)" w:date="2025-06-09T10:23:00Z" w16du:dateUtc="2025-06-09T17:23:00Z">
        <w:r w:rsidR="003673D3">
          <w:rPr>
            <w:bCs/>
            <w:lang w:val="en"/>
          </w:rPr>
          <w:t>, affects cognition</w:t>
        </w:r>
      </w:ins>
      <w:ins w:id="410" w:author="Danny Jackson (Student)" w:date="2025-06-09T10:24:00Z" w16du:dateUtc="2025-06-09T17:24:00Z">
        <w:r w:rsidR="003673D3">
          <w:rPr>
            <w:bCs/>
            <w:lang w:val="en"/>
          </w:rPr>
          <w:t xml:space="preserve">, </w:t>
        </w:r>
      </w:ins>
      <w:ins w:id="411" w:author="Danny Jackson (Student)" w:date="2025-06-09T10:23:00Z" w16du:dateUtc="2025-06-09T17:23:00Z">
        <w:r w:rsidR="003673D3">
          <w:rPr>
            <w:bCs/>
            <w:lang w:val="en"/>
          </w:rPr>
          <w:t>memory</w:t>
        </w:r>
      </w:ins>
      <w:ins w:id="412" w:author="Danny Jackson (Student)" w:date="2025-06-09T10:24:00Z" w16du:dateUtc="2025-06-09T17:24:00Z">
        <w:r w:rsidR="003673D3">
          <w:rPr>
            <w:bCs/>
            <w:lang w:val="en"/>
          </w:rPr>
          <w:t>, and birdsong</w:t>
        </w:r>
      </w:ins>
      <w:ins w:id="413" w:author="Danny Jackson (Student)" w:date="2025-06-09T10:23:00Z" w16du:dateUtc="2025-06-09T17:23:00Z">
        <w:r w:rsidR="003673D3">
          <w:rPr>
            <w:bCs/>
            <w:lang w:val="en"/>
          </w:rPr>
          <w:t xml:space="preserve"> </w:t>
        </w:r>
      </w:ins>
      <w:r w:rsidR="003673D3">
        <w:rPr>
          <w:bCs/>
          <w:lang w:val="en"/>
        </w:rPr>
        <w:fldChar w:fldCharType="begin"/>
      </w:r>
      <w:r w:rsidR="003673D3">
        <w:rPr>
          <w:bCs/>
          <w:lang w:val="en"/>
        </w:rPr>
        <w:instrText xml:space="preserve"> ADDIN ZOTERO_ITEM CSL_CITATION {"citationID":"Y5poaFm9","properties":{"formattedCitation":"(Lovell et al., 2008; Zheng et al., 2018)","plainCitation":"(Lovell et al., 2008; Zheng et al., 2018)","noteIndex":0},"citationItems":[{"id":1193,"uris":["http://zotero.org/users/15902993/items/3B5RF79R"],"itemData":{"id":1193,"type":"article-journal","abstract":"Background Vocal learning is a rare and complex behavioral trait that serves as a basis for the acquisition of human spoken language. In songbirds, vocal learning and production depend on a set of specialized brain nuclei known as the song system. Methodology/Principal Findings Using high-throughput functional genomics we have identified </w:instrText>
      </w:r>
      <w:r w:rsidR="003673D3">
        <w:rPr>
          <w:rFonts w:ascii="Cambria Math" w:hAnsi="Cambria Math" w:cs="Cambria Math"/>
          <w:bCs/>
          <w:lang w:val="en"/>
        </w:rPr>
        <w:instrText>∼</w:instrText>
      </w:r>
      <w:r w:rsidR="003673D3">
        <w:rPr>
          <w:bCs/>
          <w:lang w:val="en"/>
        </w:rPr>
        <w:instrText xml:space="preserve">200 novel molecular markers of adult zebra finch HVC, a key node of the song system. These markers clearly differentiate HVC from the general pallial region to which HVC belongs, and thus represent molecular specializations of this song nucleus. Bioinformatics analysis reveals that several major neuronal cell functions and specific biochemical pathways are the targets of transcriptional regulation in HVC, including: 1) cell-cell and cell-substrate interactions (e.g., cadherin/catenin-mediated adherens junctions, collagen-mediated focal adhesions, and semaphorin-neuropilin/plexin axon guidance pathways); 2) cell excitability (e.g., potassium channel subfamilies, cholinergic and serotonergic receptors, neuropeptides and neuropeptide receptors); 3) signal transduction (e.g., calcium regulatory proteins, regulators of G-protein-related signaling); 4) cell proliferation/death, migration and differentiation (e.g., TGF-beta/BMP and p53 pathways); and 5) regulation of gene expression (candidate retinoid and steroid targets, modulators of chromatin/nucleolar organization). The overall direction of regulation suggest that processes related to cell stability are enhanced, whereas proliferation, growth and plasticity are largely suppressed in adult HVC, consistent with the observation that song in this songbird species is mostly stable in adulthood. Conclusions/Significance Our study represents one of the most comprehensive molecular genetic characterizations of a brain nucleus involved in a complex learned behavior in a vertebrate. The data indicate numerous targets for pharmacological and genetic manipulations of the song system, and provide novel insights into mechanisms that might play a role in the regulation of song behavior and/or vocal learning.","container-title":"PLOS ONE","DOI":"10.1371/journal.pone.0003440","ISSN":"1932-6203","issue":"10","journalAbbreviation":"PLOS ONE","language":"en","note":"publisher: Public Library of Science","page":"e3440","source":"PLoS Journals","title":"Birdsong “Transcriptomics”: Neurochemical Specializations of the Oscine Song System","title-short":"Birdsong “Transcriptomics”","volume":"3","author":[{"family":"Lovell","given":"Peter V."},{"family":"Clayton","given":"David F."},{"family":"Replogle","given":"Kirstin L."},{"family":"Mello","given":"Claudio V."}],"issued":{"date-parts":[["2008",10,20]]}}},{"id":1195,"uris":["http://zotero.org/users/15902993/items/5VK37J94"],"itemData":{"id":1195,"type":"article-journal","abstract":"Background: \n          Alzheimer disease (AD) is a common neurodegenerative disorder with distinct pathological features, with aging considered the greatest risk factor. We explored how aging contributes to increased AD risk, and determined concurrent and coordinate changes (including genetic and phenotypic modifications) commonly exhibited in both normal aging and AD.\n          Methods: \n          Using the Gene Expression Omnibus (GEO) database, we collected 1 healthy aging-related and 3 AD-related datasets of the hippocampal region. The normal aging dataset was divided into 3 age groups: young (20–40 years old), middle-aged (40–60 years old), and elderly (&gt;60 years old). These datasets were used to analyze the differentially expressed genes (DEGs). The Gene Ontology (GO) terms, pathways, and function network analysis of these DEGs were analyzed.\n          Results: \n          One thousand two hundred ninety-one DEGs were found to be shared in the natural aging groups and AD patients. Among the shared DEGs, ATP6V1E1, GNG3, NDUFV2, GOT1, USP14, and NAV2 have been previously found in both normal aging individuals and AD patients. Furthermore, using Java Enrichment of Pathways Extended to Topology (JEPETTO) analysis based on Kyoto Encyclopedia of Genes and Genomes (KEGG) database, we determined that changes in aging-related KEGG annotations may contribute to the aging-dependence of AD risk. Interestingly, NRXN3, the second most commonly deregulated gene identified in the present study, is known to carry a mutation in AD patients. According to functional network analysis, NRXN3 plays a critical role in synaptic functions involved in the cognitive decline associated with normal aging and AD.\n          Conclusion: \n          Our results indicate that the low expression of aging-related NRXN3 may increase AD risk, though the potential mechanism requires further clarification.","container-title":"Medicine","DOI":"10.1097/MD.0000000000011343","issue":"28","language":"en-US","page":"e11343","source":"journals.lww.com","title":"Low expression of aging-related NRXN3 is associated with Alzheimer disease: A systematic review and meta-analysis","title-short":"Low expression of aging-related NRXN3 is associated with Alzheimer disease","volume":"97","author":[{"family":"Zheng","given":"Jun-Juan"},{"family":"Li","given":"Wen-Xing"},{"family":"Liu","given":"Jia-Qian"},{"family":"Guo","given":"Yi-Cheng"},{"family":"Wang","given":"Qian"},{"family":"Li","given":"Gong-Hua"},{"family":"Dai","given":"Shao-Xing"},{"family":"Huang","given":"Jing-Fei"}],"issued":{"date-parts":[["2018",7]]}}}],"schema":"https://github.com/citation-style-language/schema/raw/master/csl-citation.json"} </w:instrText>
      </w:r>
      <w:r w:rsidR="003673D3">
        <w:rPr>
          <w:bCs/>
          <w:lang w:val="en"/>
        </w:rPr>
        <w:fldChar w:fldCharType="separate"/>
      </w:r>
      <w:r w:rsidR="003673D3">
        <w:rPr>
          <w:bCs/>
          <w:noProof/>
          <w:lang w:val="en"/>
        </w:rPr>
        <w:t>(Lovell et al., 2008; Zheng et al., 2018)</w:t>
      </w:r>
      <w:r w:rsidR="003673D3">
        <w:rPr>
          <w:bCs/>
          <w:lang w:val="en"/>
        </w:rPr>
        <w:fldChar w:fldCharType="end"/>
      </w:r>
      <w:ins w:id="414" w:author="Danny Jackson (Student)" w:date="2025-06-09T10:23:00Z" w16du:dateUtc="2025-06-09T17:23:00Z">
        <w:r w:rsidR="003673D3">
          <w:rPr>
            <w:bCs/>
            <w:lang w:val="en"/>
          </w:rPr>
          <w:t>,</w:t>
        </w:r>
      </w:ins>
      <w:ins w:id="415" w:author="Danny Jackson (Student)" w:date="2025-06-09T10:18:00Z" w16du:dateUtc="2025-06-09T17:18:00Z">
        <w:r w:rsidR="002C0AE7">
          <w:rPr>
            <w:bCs/>
            <w:lang w:val="en"/>
          </w:rPr>
          <w:t xml:space="preserve"> and </w:t>
        </w:r>
      </w:ins>
      <w:ins w:id="416" w:author="Danny Jackson (Student)" w:date="2025-06-09T10:21:00Z" w16du:dateUtc="2025-06-09T17:21:00Z">
        <w:r w:rsidR="003673D3">
          <w:rPr>
            <w:bCs/>
            <w:lang w:val="en"/>
          </w:rPr>
          <w:t>putatively affects</w:t>
        </w:r>
      </w:ins>
      <w:ins w:id="417" w:author="Danny Jackson (Student)" w:date="2025-06-09T10:18:00Z" w16du:dateUtc="2025-06-09T17:18:00Z">
        <w:r w:rsidR="003673D3">
          <w:rPr>
            <w:bCs/>
            <w:lang w:val="en"/>
          </w:rPr>
          <w:t xml:space="preserve"> resistance</w:t>
        </w:r>
      </w:ins>
      <w:ins w:id="418" w:author="Danny Jackson (Student)" w:date="2025-06-09T10:21:00Z" w16du:dateUtc="2025-06-09T17:21:00Z">
        <w:r w:rsidR="003673D3">
          <w:rPr>
            <w:bCs/>
            <w:lang w:val="en"/>
          </w:rPr>
          <w:t xml:space="preserve"> and susceptibility</w:t>
        </w:r>
      </w:ins>
      <w:ins w:id="419" w:author="Danny Jackson (Student)" w:date="2025-06-09T10:18:00Z" w16du:dateUtc="2025-06-09T17:18:00Z">
        <w:r w:rsidR="003673D3">
          <w:rPr>
            <w:bCs/>
            <w:lang w:val="en"/>
          </w:rPr>
          <w:t xml:space="preserve"> to avian influenza </w:t>
        </w:r>
      </w:ins>
      <w:r w:rsidR="003673D3">
        <w:rPr>
          <w:bCs/>
          <w:lang w:val="en"/>
        </w:rPr>
        <w:fldChar w:fldCharType="begin"/>
      </w:r>
      <w:r w:rsidR="003673D3">
        <w:rPr>
          <w:bCs/>
          <w:lang w:val="en"/>
        </w:rPr>
        <w:instrText xml:space="preserve"> ADDIN ZOTERO_ITEM CSL_CITATION {"citationID":"WqAaOKiX","properties":{"formattedCitation":"(Drobik-Czwarno et al., 2018)","plainCitation":"(Drobik-Czwarno et al., 2018)","noteIndex":0},"citationItems":[{"id":1191,"uris":["http://zotero.org/users/15902993/items/T6C76US6"],"itemData":{"id":1191,"type":"article-journal","abstract":"Two highly pathogenic avian influenza (HPAI) outbreaks have affected commercial egg production flocks in the American continent in recent years; a H7N3 outbreak in Mexico in 2012 that caused 70% to 85% mortality and a H5N2 outbreak in the United States in 2015 with over 99% mortality. Blood samples were obtained from survivors of each outbreak and from age and genetics matched non-affected controls. A total of 485 individuals (survivors and controls) were genotyped with a 600 k single nucleotide polymorphism (SNP) array to detect genomic regions that influenced the outcome of highly pathogenic influenza infection in the two outbreaks. A total of 420458 high quality, segregating SNPs were identified across all samples. Genetic differences between survivors and controls were analyzed using a logistic model, mixed models and a Bayesian variable selection approach. Several genomic regions potentially associated with resistance to HPAI were identified, after performing multidimensional scaling and adjustment for multiple testing. Analysis conducted within each outbreak identified different genomic regions for resistance to the two virus strains. The strongest signals for the Iowa H5N2 survivor samples were detected on chromosomes 1, 7, 9 and 15. Positional candidate genes were mainly coding for plasma membrane proteins with receptor activity and were also involved in immune response. Three regions with the strongest signal for the Mexico H7N3 samples were located on chromosomes 1 and 5. Neuronal cell surface, signal transduction and immune response proteins coding genes were located in the close proximity of these regions.","container-title":"animal","DOI":"10.1017/S1751731117002889","ISSN":"1751-7311, 1751-732X","issue":"7","language":"en","page":"1363-1371","source":"Cambridge University Press","title":"Identifying the genetic basis for resistance to avian influenza in commercial egg layer chickens","volume":"12","author":[{"family":"Drobik-Czwarno","given":"W."},{"family":"Wolc","given":"A."},{"family":"Fulton","given":"J. E."},{"family":"Arango","given":"J."},{"family":"Jankowski","given":"T."},{"family":"O’Sullivan","given":"N. P."},{"family":"Dekkers","given":"J. C. M."}],"issued":{"date-parts":[["2018",7]]}}}],"schema":"https://github.com/citation-style-language/schema/raw/master/csl-citation.json"} </w:instrText>
      </w:r>
      <w:r w:rsidR="003673D3">
        <w:rPr>
          <w:bCs/>
          <w:lang w:val="en"/>
        </w:rPr>
        <w:fldChar w:fldCharType="separate"/>
      </w:r>
      <w:r w:rsidR="003673D3">
        <w:rPr>
          <w:bCs/>
          <w:noProof/>
          <w:lang w:val="en"/>
        </w:rPr>
        <w:t>(Drobik-Czwarno et al., 2018)</w:t>
      </w:r>
      <w:r w:rsidR="003673D3">
        <w:rPr>
          <w:bCs/>
          <w:lang w:val="en"/>
        </w:rPr>
        <w:fldChar w:fldCharType="end"/>
      </w:r>
      <w:ins w:id="420" w:author="Danny Jackson (Student)" w:date="2025-06-09T10:18:00Z" w16du:dateUtc="2025-06-09T17:18:00Z">
        <w:r w:rsidR="003673D3">
          <w:rPr>
            <w:bCs/>
            <w:lang w:val="en"/>
          </w:rPr>
          <w:t>.</w:t>
        </w:r>
        <w:r w:rsidR="002C0AE7">
          <w:rPr>
            <w:bCs/>
            <w:lang w:val="en"/>
          </w:rPr>
          <w:t xml:space="preserve"> </w:t>
        </w:r>
      </w:ins>
    </w:p>
    <w:p w14:paraId="48821CC9" w14:textId="77777777" w:rsidR="00F25930" w:rsidRDefault="00F25930" w:rsidP="00F25930">
      <w:pPr>
        <w:spacing w:line="480" w:lineRule="auto"/>
        <w:rPr>
          <w:ins w:id="421" w:author="Danny Jackson (Student)" w:date="2025-06-03T18:36:00Z" w16du:dateUtc="2025-06-04T01:36:00Z"/>
          <w:bCs/>
          <w:lang w:val="en"/>
        </w:rPr>
      </w:pPr>
    </w:p>
    <w:p w14:paraId="51713707" w14:textId="24537AAA" w:rsidR="00725894" w:rsidRPr="0005053C" w:rsidDel="00725894" w:rsidRDefault="00725894" w:rsidP="00FE72A9">
      <w:pPr>
        <w:spacing w:line="480" w:lineRule="auto"/>
        <w:rPr>
          <w:del w:id="422" w:author="Danny Jackson (Student)" w:date="2025-06-03T18:36:00Z" w16du:dateUtc="2025-06-04T01:36:00Z"/>
          <w:bCs/>
          <w:lang w:val="en"/>
        </w:rPr>
      </w:pPr>
    </w:p>
    <w:p w14:paraId="1C73CD92" w14:textId="7D1352B6" w:rsidR="0085178F" w:rsidRPr="003F0538" w:rsidRDefault="00222B57" w:rsidP="00FE72A9">
      <w:pPr>
        <w:spacing w:line="480" w:lineRule="auto"/>
        <w:rPr>
          <w:bCs/>
          <w:u w:val="single"/>
          <w:lang w:val="en"/>
        </w:rPr>
      </w:pPr>
      <w:r>
        <w:rPr>
          <w:bCs/>
          <w:u w:val="single"/>
          <w:lang w:val="en"/>
        </w:rPr>
        <w:t xml:space="preserve">Overrepresented GO </w:t>
      </w:r>
      <w:r w:rsidRPr="003F0538">
        <w:rPr>
          <w:bCs/>
          <w:u w:val="single"/>
          <w:lang w:val="en"/>
        </w:rPr>
        <w:t>Terms</w:t>
      </w:r>
      <w:r w:rsidR="000337C4" w:rsidRPr="003F0538">
        <w:rPr>
          <w:bCs/>
          <w:noProof/>
          <w:u w:val="single"/>
          <w:lang w:val="en"/>
          <w:rPrChange w:id="423" w:author="Danny Jackson (Student)" w:date="2025-06-08T12:32:00Z" w16du:dateUtc="2025-06-08T19:32:00Z">
            <w:rPr>
              <w:bCs/>
              <w:noProof/>
              <w:lang w:val="en"/>
            </w:rPr>
          </w:rPrChange>
        </w:rPr>
        <w:t xml:space="preserve"> </w:t>
      </w:r>
      <w:ins w:id="424" w:author="Danny Jackson (Student)" w:date="2025-06-06T14:37:00Z" w16du:dateUtc="2025-06-06T21:37:00Z">
        <w:r w:rsidR="00F25930" w:rsidRPr="003F0538">
          <w:rPr>
            <w:bCs/>
            <w:noProof/>
            <w:u w:val="single"/>
            <w:lang w:val="en"/>
            <w:rPrChange w:id="425" w:author="Danny Jackson (Student)" w:date="2025-06-08T12:32:00Z" w16du:dateUtc="2025-06-08T19:32:00Z">
              <w:rPr>
                <w:bCs/>
                <w:noProof/>
                <w:lang w:val="en"/>
              </w:rPr>
            </w:rPrChange>
          </w:rPr>
          <w:t xml:space="preserve">in Each </w:t>
        </w:r>
        <w:r w:rsidR="00F25930" w:rsidRPr="003F0538">
          <w:rPr>
            <w:bCs/>
            <w:i/>
            <w:iCs/>
            <w:noProof/>
            <w:u w:val="single"/>
            <w:lang w:val="en"/>
            <w:rPrChange w:id="426" w:author="Danny Jackson (Student)" w:date="2025-06-08T12:32:00Z" w16du:dateUtc="2025-06-08T19:32:00Z">
              <w:rPr>
                <w:bCs/>
                <w:i/>
                <w:iCs/>
                <w:noProof/>
                <w:lang w:val="en"/>
              </w:rPr>
            </w:rPrChange>
          </w:rPr>
          <w:t>C</w:t>
        </w:r>
        <w:r w:rsidR="00F25930" w:rsidRPr="003F0538">
          <w:rPr>
            <w:bCs/>
            <w:i/>
            <w:iCs/>
            <w:noProof/>
            <w:u w:val="single"/>
            <w:lang w:val="en"/>
            <w:rPrChange w:id="427" w:author="Danny Jackson (Student)" w:date="2025-06-08T12:32:00Z" w16du:dateUtc="2025-06-08T19:32:00Z">
              <w:rPr>
                <w:bCs/>
                <w:noProof/>
                <w:lang w:val="en"/>
              </w:rPr>
            </w:rPrChange>
          </w:rPr>
          <w:t>ardinalis</w:t>
        </w:r>
        <w:r w:rsidR="00F25930" w:rsidRPr="003F0538">
          <w:rPr>
            <w:bCs/>
            <w:noProof/>
            <w:u w:val="single"/>
            <w:lang w:val="en"/>
            <w:rPrChange w:id="428" w:author="Danny Jackson (Student)" w:date="2025-06-08T12:32:00Z" w16du:dateUtc="2025-06-08T19:32:00Z">
              <w:rPr>
                <w:bCs/>
                <w:noProof/>
                <w:lang w:val="en"/>
              </w:rPr>
            </w:rPrChange>
          </w:rPr>
          <w:t xml:space="preserve"> Species</w:t>
        </w:r>
      </w:ins>
    </w:p>
    <w:p w14:paraId="1A8B5137" w14:textId="437E634E" w:rsidR="00DC3903" w:rsidRDefault="00DC3903" w:rsidP="00FE72A9">
      <w:pPr>
        <w:spacing w:line="480" w:lineRule="auto"/>
        <w:ind w:firstLine="720"/>
        <w:rPr>
          <w:bCs/>
          <w:lang w:val="en"/>
        </w:rPr>
      </w:pPr>
      <w:r>
        <w:rPr>
          <w:bCs/>
          <w:lang w:val="en"/>
        </w:rPr>
        <w:t xml:space="preserve">In northern cardinals, </w:t>
      </w:r>
      <w:ins w:id="429" w:author="Danny Jackson (Student)" w:date="2025-06-05T13:23:00Z" w16du:dateUtc="2025-06-05T20:23:00Z">
        <w:r w:rsidR="007A6CC1">
          <w:rPr>
            <w:bCs/>
            <w:lang w:val="en"/>
          </w:rPr>
          <w:t xml:space="preserve">18 </w:t>
        </w:r>
      </w:ins>
      <w:ins w:id="430" w:author="Danny Jackson (Student)" w:date="2025-06-05T13:24:00Z" w16du:dateUtc="2025-06-05T20:24:00Z">
        <w:r w:rsidR="007A6CC1">
          <w:rPr>
            <w:bCs/>
            <w:lang w:val="en"/>
          </w:rPr>
          <w:t xml:space="preserve">significantly overrepresented GO Terms emerged in analyses of genes identified by the combination of </w:t>
        </w:r>
        <w:r w:rsidR="007A6CC1" w:rsidRPr="006D2868">
          <w:rPr>
            <w:bCs/>
            <w:lang w:val="en"/>
          </w:rPr>
          <w:t>F</w:t>
        </w:r>
        <w:r w:rsidR="007A6CC1" w:rsidRPr="006D2868">
          <w:rPr>
            <w:bCs/>
            <w:vertAlign w:val="subscript"/>
            <w:lang w:val="en"/>
          </w:rPr>
          <w:t>ST</w:t>
        </w:r>
        <w:r w:rsidR="007A6CC1">
          <w:rPr>
            <w:bCs/>
            <w:lang w:val="en"/>
          </w:rPr>
          <w:t xml:space="preserve"> and </w:t>
        </w:r>
        <w:proofErr w:type="spellStart"/>
        <w:r w:rsidR="007A6CC1">
          <w:rPr>
            <w:bCs/>
            <w:lang w:val="en"/>
          </w:rPr>
          <w:t>RAiSD</w:t>
        </w:r>
        <w:proofErr w:type="spellEnd"/>
        <w:r w:rsidR="007A6CC1">
          <w:rPr>
            <w:bCs/>
            <w:lang w:val="en"/>
          </w:rPr>
          <w:t xml:space="preserve"> (Figure </w:t>
        </w:r>
      </w:ins>
      <w:ins w:id="431" w:author="Danny Jackson (Student)" w:date="2025-06-09T10:13:00Z" w16du:dateUtc="2025-06-09T17:13:00Z">
        <w:r w:rsidR="002C0AE7">
          <w:rPr>
            <w:bCs/>
            <w:lang w:val="en"/>
          </w:rPr>
          <w:t>4, Table S2</w:t>
        </w:r>
      </w:ins>
      <w:ins w:id="432" w:author="Danny Jackson (Student)" w:date="2025-06-05T13:24:00Z" w16du:dateUtc="2025-06-05T20:24:00Z">
        <w:r w:rsidR="007A6CC1">
          <w:rPr>
            <w:bCs/>
            <w:lang w:val="en"/>
          </w:rPr>
          <w:t>).</w:t>
        </w:r>
      </w:ins>
      <w:ins w:id="433" w:author="Danny Jackson (Student)" w:date="2025-06-05T13:26:00Z" w16du:dateUtc="2025-06-05T20:26:00Z">
        <w:r w:rsidR="00F51033">
          <w:rPr>
            <w:bCs/>
            <w:lang w:val="en"/>
          </w:rPr>
          <w:t xml:space="preserve"> </w:t>
        </w:r>
      </w:ins>
      <w:ins w:id="434" w:author="Danny Jackson (Student)" w:date="2025-06-05T13:29:00Z" w16du:dateUtc="2025-06-05T20:29:00Z">
        <w:r w:rsidR="00F51033">
          <w:rPr>
            <w:bCs/>
            <w:lang w:val="en"/>
          </w:rPr>
          <w:t>Four</w:t>
        </w:r>
      </w:ins>
      <w:ins w:id="435" w:author="Danny Jackson (Student)" w:date="2025-06-05T13:27:00Z" w16du:dateUtc="2025-06-05T20:27:00Z">
        <w:r w:rsidR="00F51033">
          <w:rPr>
            <w:bCs/>
            <w:lang w:val="en"/>
          </w:rPr>
          <w:t xml:space="preserve"> </w:t>
        </w:r>
      </w:ins>
      <w:moveToRangeStart w:id="436" w:author="Danny Jackson (Student)" w:date="2025-06-05T13:24:00Z" w:name="move200022302"/>
      <w:moveTo w:id="437" w:author="Danny Jackson (Student)" w:date="2025-06-05T13:24:00Z" w16du:dateUtc="2025-06-05T20:24:00Z">
        <w:del w:id="438" w:author="Danny Jackson (Student)" w:date="2025-06-05T13:26:00Z" w16du:dateUtc="2025-06-05T20:26:00Z">
          <w:r w:rsidR="00F51033" w:rsidDel="00F51033">
            <w:rPr>
              <w:bCs/>
              <w:lang w:val="en"/>
            </w:rPr>
            <w:delText xml:space="preserve">Two genes drove the signal </w:delText>
          </w:r>
        </w:del>
        <w:del w:id="439" w:author="Danny Jackson (Student)" w:date="2025-06-05T13:24:00Z" w16du:dateUtc="2025-06-05T20:24:00Z">
          <w:r w:rsidR="00F51033" w:rsidDel="00F51033">
            <w:rPr>
              <w:bCs/>
              <w:lang w:val="en"/>
            </w:rPr>
            <w:delText>associated with blood physiology</w:delText>
          </w:r>
        </w:del>
        <w:del w:id="440" w:author="Danny Jackson (Student)" w:date="2025-06-05T13:26:00Z" w16du:dateUtc="2025-06-05T20:26:00Z">
          <w:r w:rsidR="00F51033" w:rsidDel="00F51033">
            <w:rPr>
              <w:bCs/>
              <w:lang w:val="en"/>
            </w:rPr>
            <w:delText xml:space="preserve">, FGA (fibrinogen alpha chain) and FGB (fibrinogen beta chain), </w:delText>
          </w:r>
        </w:del>
        <w:del w:id="441" w:author="Danny Jackson (Student)" w:date="2025-06-05T13:25:00Z" w16du:dateUtc="2025-06-05T20:25:00Z">
          <w:r w:rsidR="00F51033" w:rsidDel="00F51033">
            <w:rPr>
              <w:bCs/>
              <w:lang w:val="en"/>
            </w:rPr>
            <w:delText xml:space="preserve">both of which </w:delText>
          </w:r>
        </w:del>
        <w:del w:id="442" w:author="Danny Jackson (Student)" w:date="2025-06-05T13:26:00Z" w16du:dateUtc="2025-06-05T20:26:00Z">
          <w:r w:rsidR="00F51033" w:rsidDel="00F51033">
            <w:rPr>
              <w:bCs/>
              <w:lang w:val="en"/>
            </w:rPr>
            <w:delText xml:space="preserve">are located in an ~15kb long segment of chromosome 4. </w:delText>
          </w:r>
        </w:del>
      </w:moveTo>
      <w:moveToRangeEnd w:id="436"/>
      <w:r w:rsidR="000337C4">
        <w:rPr>
          <w:bCs/>
          <w:lang w:val="en"/>
        </w:rPr>
        <w:t xml:space="preserve">GO terms </w:t>
      </w:r>
      <w:ins w:id="443" w:author="Danny Jackson (Student)" w:date="2025-06-05T13:27:00Z" w16du:dateUtc="2025-06-05T20:27:00Z">
        <w:r w:rsidR="00F51033">
          <w:rPr>
            <w:bCs/>
            <w:lang w:val="en"/>
          </w:rPr>
          <w:t xml:space="preserve">were </w:t>
        </w:r>
      </w:ins>
      <w:r w:rsidR="000337C4">
        <w:rPr>
          <w:bCs/>
          <w:lang w:val="en"/>
        </w:rPr>
        <w:t xml:space="preserve">related to </w:t>
      </w:r>
      <w:del w:id="444" w:author="Danny Jackson (Student)" w:date="2025-06-05T13:25:00Z" w16du:dateUtc="2025-06-05T20:25:00Z">
        <w:r w:rsidDel="00F51033">
          <w:rPr>
            <w:bCs/>
            <w:lang w:val="en"/>
          </w:rPr>
          <w:delText>blood physiology</w:delText>
        </w:r>
        <w:r w:rsidR="00712099" w:rsidDel="00F51033">
          <w:rPr>
            <w:bCs/>
            <w:lang w:val="en"/>
          </w:rPr>
          <w:delText xml:space="preserve"> (e.g. </w:delText>
        </w:r>
        <w:r w:rsidR="00712099" w:rsidRPr="00712099" w:rsidDel="00F51033">
          <w:rPr>
            <w:bCs/>
            <w:lang w:val="en"/>
          </w:rPr>
          <w:delText>GO:0070527</w:delText>
        </w:r>
        <w:r w:rsidR="00712099" w:rsidDel="00F51033">
          <w:rPr>
            <w:bCs/>
            <w:lang w:val="en"/>
          </w:rPr>
          <w:delText xml:space="preserve"> </w:delText>
        </w:r>
        <w:r w:rsidR="00712099" w:rsidRPr="00712099" w:rsidDel="00F51033">
          <w:rPr>
            <w:bCs/>
            <w:lang w:val="en"/>
          </w:rPr>
          <w:delText>platelet aggregation</w:delText>
        </w:r>
        <w:r w:rsidR="00712099" w:rsidDel="00F51033">
          <w:rPr>
            <w:bCs/>
            <w:lang w:val="en"/>
          </w:rPr>
          <w:delText xml:space="preserve">, </w:delText>
        </w:r>
        <w:r w:rsidR="00712099" w:rsidDel="00F51033">
          <w:rPr>
            <w:bCs/>
            <w:i/>
            <w:iCs/>
            <w:lang w:val="en"/>
          </w:rPr>
          <w:delText>q</w:delText>
        </w:r>
        <w:r w:rsidR="00712099" w:rsidDel="00F51033">
          <w:rPr>
            <w:bCs/>
            <w:lang w:val="en"/>
          </w:rPr>
          <w:delText xml:space="preserve"> = 0.016)</w:delText>
        </w:r>
        <w:r w:rsidR="00FC6680" w:rsidDel="00F51033">
          <w:rPr>
            <w:bCs/>
            <w:lang w:val="en"/>
          </w:rPr>
          <w:delText xml:space="preserve">, </w:delText>
        </w:r>
      </w:del>
      <w:del w:id="445" w:author="Danny Jackson (Student)" w:date="2025-06-05T13:30:00Z" w16du:dateUtc="2025-06-05T20:30:00Z">
        <w:r w:rsidR="00FC6680" w:rsidDel="00F51033">
          <w:rPr>
            <w:bCs/>
            <w:lang w:val="en"/>
          </w:rPr>
          <w:delText>tissue integrity</w:delText>
        </w:r>
      </w:del>
      <w:ins w:id="446" w:author="Danny Jackson (Student)" w:date="2025-06-05T13:30:00Z" w16du:dateUtc="2025-06-05T20:30:00Z">
        <w:r w:rsidR="00F51033">
          <w:rPr>
            <w:bCs/>
            <w:lang w:val="en"/>
          </w:rPr>
          <w:t>cell adhesion</w:t>
        </w:r>
      </w:ins>
      <w:del w:id="447" w:author="Danny Jackson (Student)" w:date="2025-06-09T10:14:00Z" w16du:dateUtc="2025-06-09T17:14:00Z">
        <w:r w:rsidR="00712099" w:rsidDel="002C0AE7">
          <w:rPr>
            <w:bCs/>
            <w:lang w:val="en"/>
          </w:rPr>
          <w:delText xml:space="preserve"> (e.g. </w:delText>
        </w:r>
        <w:r w:rsidR="00712099" w:rsidRPr="00712099" w:rsidDel="002C0AE7">
          <w:rPr>
            <w:bCs/>
            <w:lang w:val="en"/>
          </w:rPr>
          <w:delText>GO:0098609</w:delText>
        </w:r>
        <w:r w:rsidR="00712099" w:rsidDel="002C0AE7">
          <w:rPr>
            <w:bCs/>
            <w:lang w:val="en"/>
          </w:rPr>
          <w:delText xml:space="preserve"> </w:delText>
        </w:r>
        <w:r w:rsidR="00712099" w:rsidRPr="00712099" w:rsidDel="002C0AE7">
          <w:rPr>
            <w:bCs/>
            <w:lang w:val="en"/>
          </w:rPr>
          <w:delText>cell-cell adhesion</w:delText>
        </w:r>
        <w:r w:rsidR="00712099" w:rsidDel="002C0AE7">
          <w:rPr>
            <w:bCs/>
            <w:lang w:val="en"/>
          </w:rPr>
          <w:delText xml:space="preserve">, </w:delText>
        </w:r>
        <w:r w:rsidR="00712099" w:rsidDel="002C0AE7">
          <w:rPr>
            <w:bCs/>
            <w:i/>
            <w:iCs/>
            <w:lang w:val="en"/>
          </w:rPr>
          <w:delText>q</w:delText>
        </w:r>
        <w:r w:rsidR="00712099" w:rsidDel="002C0AE7">
          <w:rPr>
            <w:bCs/>
            <w:lang w:val="en"/>
          </w:rPr>
          <w:delText xml:space="preserve"> = 0.022</w:delText>
        </w:r>
        <w:r w:rsidR="00712099" w:rsidRPr="00712099" w:rsidDel="002C0AE7">
          <w:rPr>
            <w:bCs/>
            <w:lang w:val="en"/>
          </w:rPr>
          <w:delText>)</w:delText>
        </w:r>
      </w:del>
      <w:ins w:id="448" w:author="Danny Jackson (Student)" w:date="2025-06-05T13:28:00Z" w16du:dateUtc="2025-06-05T20:28:00Z">
        <w:r w:rsidR="00F51033">
          <w:rPr>
            <w:bCs/>
            <w:lang w:val="en"/>
          </w:rPr>
          <w:t xml:space="preserve"> and</w:t>
        </w:r>
      </w:ins>
      <w:del w:id="449" w:author="Danny Jackson (Student)" w:date="2025-06-05T13:28:00Z" w16du:dateUtc="2025-06-05T20:28:00Z">
        <w:r w:rsidR="008B5654" w:rsidDel="00F51033">
          <w:rPr>
            <w:bCs/>
            <w:lang w:val="en"/>
          </w:rPr>
          <w:delText>,</w:delText>
        </w:r>
      </w:del>
      <w:r w:rsidR="008B5654">
        <w:rPr>
          <w:bCs/>
          <w:lang w:val="en"/>
        </w:rPr>
        <w:t xml:space="preserve"> </w:t>
      </w:r>
      <w:ins w:id="450" w:author="Danny Jackson (Student)" w:date="2025-06-05T13:29:00Z" w16du:dateUtc="2025-06-05T20:29:00Z">
        <w:r w:rsidR="00F51033">
          <w:rPr>
            <w:bCs/>
            <w:lang w:val="en"/>
          </w:rPr>
          <w:t xml:space="preserve">four were related </w:t>
        </w:r>
      </w:ins>
      <w:r w:rsidR="00FC6680">
        <w:rPr>
          <w:bCs/>
          <w:lang w:val="en"/>
        </w:rPr>
        <w:t>muscle development</w:t>
      </w:r>
      <w:del w:id="451" w:author="Danny Jackson (Student)" w:date="2025-06-09T10:14:00Z" w16du:dateUtc="2025-06-09T17:14:00Z">
        <w:r w:rsidR="00FC6680" w:rsidDel="002C0AE7">
          <w:rPr>
            <w:bCs/>
            <w:lang w:val="en"/>
          </w:rPr>
          <w:delText xml:space="preserve"> </w:delText>
        </w:r>
        <w:r w:rsidR="00712099" w:rsidDel="002C0AE7">
          <w:rPr>
            <w:bCs/>
            <w:lang w:val="en"/>
          </w:rPr>
          <w:delText xml:space="preserve">(e.g. </w:delText>
        </w:r>
        <w:r w:rsidR="00712099" w:rsidRPr="00712099" w:rsidDel="002C0AE7">
          <w:rPr>
            <w:bCs/>
            <w:lang w:val="en"/>
          </w:rPr>
          <w:delText>GO:0007519</w:delText>
        </w:r>
        <w:r w:rsidR="00712099" w:rsidDel="002C0AE7">
          <w:rPr>
            <w:bCs/>
            <w:lang w:val="en"/>
          </w:rPr>
          <w:delText xml:space="preserve"> </w:delText>
        </w:r>
        <w:r w:rsidR="00712099" w:rsidRPr="00712099" w:rsidDel="002C0AE7">
          <w:rPr>
            <w:bCs/>
            <w:lang w:val="en"/>
          </w:rPr>
          <w:delText>skeletal muscle tissue development</w:delText>
        </w:r>
        <w:r w:rsidR="00712099" w:rsidDel="002C0AE7">
          <w:rPr>
            <w:bCs/>
            <w:lang w:val="en"/>
          </w:rPr>
          <w:delText xml:space="preserve">, </w:delText>
        </w:r>
        <w:r w:rsidR="00712099" w:rsidRPr="00712099" w:rsidDel="002C0AE7">
          <w:rPr>
            <w:bCs/>
            <w:i/>
            <w:iCs/>
            <w:lang w:val="en"/>
          </w:rPr>
          <w:delText>q</w:delText>
        </w:r>
        <w:r w:rsidR="00712099" w:rsidDel="002C0AE7">
          <w:rPr>
            <w:bCs/>
            <w:lang w:val="en"/>
          </w:rPr>
          <w:delText xml:space="preserve"> = </w:delText>
        </w:r>
        <w:r w:rsidR="00712099" w:rsidRPr="00712099" w:rsidDel="002C0AE7">
          <w:rPr>
            <w:bCs/>
            <w:lang w:val="en"/>
          </w:rPr>
          <w:delText>0.058</w:delText>
        </w:r>
        <w:r w:rsidR="00712099" w:rsidDel="002C0AE7">
          <w:rPr>
            <w:bCs/>
            <w:lang w:val="en"/>
          </w:rPr>
          <w:delText>)</w:delText>
        </w:r>
      </w:del>
      <w:ins w:id="452" w:author="Danny Jackson (Student)" w:date="2025-06-05T13:28:00Z" w16du:dateUtc="2025-06-05T20:28:00Z">
        <w:r w:rsidR="00F51033">
          <w:rPr>
            <w:bCs/>
            <w:lang w:val="en"/>
          </w:rPr>
          <w:t>.</w:t>
        </w:r>
      </w:ins>
      <w:del w:id="453" w:author="Danny Jackson (Student)" w:date="2025-06-05T13:28:00Z" w16du:dateUtc="2025-06-05T20:28:00Z">
        <w:r w:rsidR="00712099" w:rsidDel="00F51033">
          <w:rPr>
            <w:bCs/>
            <w:lang w:val="en"/>
          </w:rPr>
          <w:delText>,</w:delText>
        </w:r>
      </w:del>
      <w:r w:rsidR="00712099">
        <w:rPr>
          <w:bCs/>
          <w:lang w:val="en"/>
        </w:rPr>
        <w:t xml:space="preserve"> </w:t>
      </w:r>
      <w:ins w:id="454" w:author="Danny Jackson (Student)" w:date="2025-06-05T13:31:00Z" w16du:dateUtc="2025-06-05T20:31:00Z">
        <w:r w:rsidR="00F51033">
          <w:rPr>
            <w:bCs/>
            <w:lang w:val="en"/>
          </w:rPr>
          <w:t>20</w:t>
        </w:r>
      </w:ins>
      <w:ins w:id="455" w:author="Danny Jackson (Student)" w:date="2025-06-05T13:29:00Z" w16du:dateUtc="2025-06-05T20:29:00Z">
        <w:r w:rsidR="00F51033">
          <w:rPr>
            <w:bCs/>
            <w:lang w:val="en"/>
          </w:rPr>
          <w:t xml:space="preserve"> genes drove the signal related to </w:t>
        </w:r>
      </w:ins>
      <w:ins w:id="456" w:author="Danny Jackson (Student)" w:date="2025-06-05T13:30:00Z" w16du:dateUtc="2025-06-05T20:30:00Z">
        <w:r w:rsidR="00F51033">
          <w:rPr>
            <w:bCs/>
            <w:lang w:val="en"/>
          </w:rPr>
          <w:t>cell</w:t>
        </w:r>
      </w:ins>
      <w:ins w:id="457" w:author="Danny Jackson (Student)" w:date="2025-06-05T13:29:00Z" w16du:dateUtc="2025-06-05T20:29:00Z">
        <w:r w:rsidR="00F51033">
          <w:rPr>
            <w:bCs/>
            <w:lang w:val="en"/>
          </w:rPr>
          <w:t xml:space="preserve"> </w:t>
        </w:r>
      </w:ins>
      <w:ins w:id="458" w:author="Danny Jackson (Student)" w:date="2025-06-05T13:30:00Z" w16du:dateUtc="2025-06-05T20:30:00Z">
        <w:r w:rsidR="00F51033">
          <w:rPr>
            <w:bCs/>
            <w:lang w:val="en"/>
          </w:rPr>
          <w:t>adhesion</w:t>
        </w:r>
      </w:ins>
      <w:ins w:id="459" w:author="Danny Jackson (Student)" w:date="2025-06-05T13:29:00Z" w16du:dateUtc="2025-06-05T20:29:00Z">
        <w:r w:rsidR="00F51033">
          <w:rPr>
            <w:bCs/>
            <w:lang w:val="en"/>
          </w:rPr>
          <w:t>, but only four drove the signal related to muscle tissue:</w:t>
        </w:r>
      </w:ins>
      <w:ins w:id="460" w:author="Danny Jackson (Student)" w:date="2025-06-05T13:30:00Z" w16du:dateUtc="2025-06-05T20:30:00Z">
        <w:r w:rsidR="00F51033">
          <w:rPr>
            <w:bCs/>
            <w:lang w:val="en"/>
          </w:rPr>
          <w:t xml:space="preserve"> </w:t>
        </w:r>
      </w:ins>
      <w:ins w:id="461" w:author="Danny Jackson (Student)" w:date="2025-06-05T13:31:00Z" w16du:dateUtc="2025-06-05T20:31:00Z">
        <w:r w:rsidR="00F51033" w:rsidRPr="00A316B5">
          <w:rPr>
            <w:bCs/>
            <w:i/>
            <w:iCs/>
            <w:lang w:val="en"/>
            <w:rPrChange w:id="462" w:author="Danny Jackson (Student)" w:date="2025-06-06T15:46:00Z" w16du:dateUtc="2025-06-06T22:46:00Z">
              <w:rPr>
                <w:bCs/>
                <w:lang w:val="en"/>
              </w:rPr>
            </w:rPrChange>
          </w:rPr>
          <w:t>MYF5</w:t>
        </w:r>
        <w:r w:rsidR="00F51033">
          <w:rPr>
            <w:bCs/>
            <w:lang w:val="en"/>
          </w:rPr>
          <w:t xml:space="preserve">, </w:t>
        </w:r>
        <w:r w:rsidR="00F51033" w:rsidRPr="00A316B5">
          <w:rPr>
            <w:bCs/>
            <w:i/>
            <w:iCs/>
            <w:lang w:val="en"/>
            <w:rPrChange w:id="463" w:author="Danny Jackson (Student)" w:date="2025-06-06T15:46:00Z" w16du:dateUtc="2025-06-06T22:46:00Z">
              <w:rPr>
                <w:bCs/>
                <w:lang w:val="en"/>
              </w:rPr>
            </w:rPrChange>
          </w:rPr>
          <w:t>MYF6</w:t>
        </w:r>
        <w:r w:rsidR="00F51033">
          <w:rPr>
            <w:bCs/>
            <w:lang w:val="en"/>
          </w:rPr>
          <w:t xml:space="preserve"> </w:t>
        </w:r>
      </w:ins>
      <w:ins w:id="464" w:author="Danny Jackson (Student)" w:date="2025-06-05T13:32:00Z" w16du:dateUtc="2025-06-05T20:32:00Z">
        <w:r w:rsidR="00F51033">
          <w:rPr>
            <w:bCs/>
            <w:lang w:val="en"/>
          </w:rPr>
          <w:t>(</w:t>
        </w:r>
      </w:ins>
      <w:ins w:id="465" w:author="Danny Jackson (Student)" w:date="2025-06-05T13:31:00Z" w16du:dateUtc="2025-06-05T20:31:00Z">
        <w:r w:rsidR="00F51033">
          <w:rPr>
            <w:bCs/>
            <w:lang w:val="en"/>
          </w:rPr>
          <w:t>Myogenic Factor 5 and 6</w:t>
        </w:r>
      </w:ins>
      <w:ins w:id="466" w:author="Danny Jackson (Student)" w:date="2025-06-05T13:32:00Z" w16du:dateUtc="2025-06-05T20:32:00Z">
        <w:r w:rsidR="00F51033">
          <w:rPr>
            <w:bCs/>
            <w:lang w:val="en"/>
          </w:rPr>
          <w:t>)</w:t>
        </w:r>
      </w:ins>
      <w:ins w:id="467" w:author="Danny Jackson (Student)" w:date="2025-06-05T13:31:00Z" w16du:dateUtc="2025-06-05T20:31:00Z">
        <w:r w:rsidR="00F51033" w:rsidRPr="00F51033">
          <w:rPr>
            <w:bCs/>
            <w:lang w:val="en"/>
          </w:rPr>
          <w:t>,</w:t>
        </w:r>
        <w:r w:rsidR="00F51033">
          <w:rPr>
            <w:bCs/>
            <w:lang w:val="en"/>
          </w:rPr>
          <w:t xml:space="preserve"> </w:t>
        </w:r>
      </w:ins>
      <w:ins w:id="468" w:author="Danny Jackson (Student)" w:date="2025-06-05T13:32:00Z" w16du:dateUtc="2025-06-05T20:32:00Z">
        <w:r w:rsidR="00F51033" w:rsidRPr="00A316B5">
          <w:rPr>
            <w:bCs/>
            <w:i/>
            <w:iCs/>
            <w:lang w:val="en"/>
            <w:rPrChange w:id="469" w:author="Danny Jackson (Student)" w:date="2025-06-06T15:46:00Z" w16du:dateUtc="2025-06-06T22:46:00Z">
              <w:rPr>
                <w:bCs/>
                <w:lang w:val="en"/>
              </w:rPr>
            </w:rPrChange>
          </w:rPr>
          <w:t>DMD</w:t>
        </w:r>
        <w:r w:rsidR="00F51033">
          <w:rPr>
            <w:bCs/>
            <w:lang w:val="en"/>
          </w:rPr>
          <w:t xml:space="preserve"> (Dystrophin), and </w:t>
        </w:r>
        <w:r w:rsidR="00F51033" w:rsidRPr="00A316B5">
          <w:rPr>
            <w:bCs/>
            <w:i/>
            <w:iCs/>
            <w:lang w:val="en"/>
            <w:rPrChange w:id="470" w:author="Danny Jackson (Student)" w:date="2025-06-06T15:46:00Z" w16du:dateUtc="2025-06-06T22:46:00Z">
              <w:rPr>
                <w:bCs/>
                <w:lang w:val="en"/>
              </w:rPr>
            </w:rPrChange>
          </w:rPr>
          <w:t>SGCZ</w:t>
        </w:r>
        <w:r w:rsidR="00F51033">
          <w:rPr>
            <w:bCs/>
            <w:lang w:val="en"/>
          </w:rPr>
          <w:t xml:space="preserve"> (</w:t>
        </w:r>
        <w:proofErr w:type="spellStart"/>
        <w:r w:rsidR="00F51033" w:rsidRPr="008B5654">
          <w:rPr>
            <w:bCs/>
            <w:lang w:val="en"/>
          </w:rPr>
          <w:t>Sarcoglycan</w:t>
        </w:r>
        <w:proofErr w:type="spellEnd"/>
        <w:r w:rsidR="00F51033" w:rsidRPr="008B5654">
          <w:rPr>
            <w:bCs/>
            <w:lang w:val="en"/>
          </w:rPr>
          <w:t xml:space="preserve"> Zeta</w:t>
        </w:r>
        <w:r w:rsidR="00F51033">
          <w:rPr>
            <w:bCs/>
            <w:lang w:val="en"/>
          </w:rPr>
          <w:t>)</w:t>
        </w:r>
      </w:ins>
      <w:ins w:id="471" w:author="Danny Jackson (Student)" w:date="2025-06-05T13:30:00Z" w16du:dateUtc="2025-06-05T20:30:00Z">
        <w:r w:rsidR="00F51033">
          <w:rPr>
            <w:bCs/>
            <w:lang w:val="en"/>
          </w:rPr>
          <w:t xml:space="preserve">. </w:t>
        </w:r>
      </w:ins>
      <w:del w:id="472" w:author="Danny Jackson (Student)" w:date="2025-06-05T13:28:00Z" w16du:dateUtc="2025-06-05T20:28:00Z">
        <w:r w:rsidR="00712099" w:rsidDel="00F51033">
          <w:rPr>
            <w:bCs/>
            <w:lang w:val="en"/>
          </w:rPr>
          <w:delText>and response to external stimuli (GO:</w:delText>
        </w:r>
        <w:r w:rsidR="00712099" w:rsidRPr="00712099" w:rsidDel="00F51033">
          <w:rPr>
            <w:bCs/>
            <w:lang w:val="en"/>
          </w:rPr>
          <w:delText xml:space="preserve"> 0032102</w:delText>
        </w:r>
        <w:r w:rsidR="00712099" w:rsidRPr="00712099" w:rsidDel="00F51033">
          <w:delText xml:space="preserve"> </w:delText>
        </w:r>
        <w:r w:rsidR="00712099" w:rsidRPr="00712099" w:rsidDel="00F51033">
          <w:rPr>
            <w:bCs/>
            <w:lang w:val="en"/>
          </w:rPr>
          <w:delText>negative regulation of response to external stimulus</w:delText>
        </w:r>
        <w:r w:rsidR="00712099" w:rsidDel="00F51033">
          <w:rPr>
            <w:bCs/>
            <w:lang w:val="en"/>
          </w:rPr>
          <w:delText xml:space="preserve">, </w:delText>
        </w:r>
        <w:r w:rsidR="00712099" w:rsidDel="00F51033">
          <w:rPr>
            <w:bCs/>
            <w:i/>
            <w:iCs/>
            <w:lang w:val="en"/>
          </w:rPr>
          <w:delText>q</w:delText>
        </w:r>
        <w:r w:rsidR="00712099" w:rsidDel="00F51033">
          <w:rPr>
            <w:bCs/>
            <w:lang w:val="en"/>
          </w:rPr>
          <w:delText xml:space="preserve"> = 0.022) </w:delText>
        </w:r>
      </w:del>
      <w:ins w:id="473" w:author="Danny Jackson (Student)" w:date="2025-06-05T13:26:00Z" w16du:dateUtc="2025-06-05T20:26:00Z">
        <w:r w:rsidR="00F51033">
          <w:rPr>
            <w:bCs/>
            <w:lang w:val="en"/>
          </w:rPr>
          <w:t xml:space="preserve">Two genes drove the signal </w:t>
        </w:r>
        <w:del w:id="474" w:author="Danny Jackson (Student)" w:date="2025-06-05T13:24:00Z" w16du:dateUtc="2025-06-05T20:24:00Z">
          <w:r w:rsidR="00F51033" w:rsidDel="00F51033">
            <w:rPr>
              <w:bCs/>
              <w:lang w:val="en"/>
            </w:rPr>
            <w:delText>associated with blood physiology</w:delText>
          </w:r>
        </w:del>
        <w:r w:rsidR="00F51033">
          <w:rPr>
            <w:bCs/>
            <w:lang w:val="en"/>
          </w:rPr>
          <w:t xml:space="preserve">for 9 of these 18 GO terms, most of which were related to blood physiology. Both of these genes, </w:t>
        </w:r>
        <w:r w:rsidR="00F51033" w:rsidRPr="003F0538">
          <w:rPr>
            <w:bCs/>
            <w:i/>
            <w:iCs/>
            <w:lang w:val="en"/>
            <w:rPrChange w:id="475" w:author="Danny Jackson (Student)" w:date="2025-06-08T12:37:00Z" w16du:dateUtc="2025-06-08T19:37:00Z">
              <w:rPr>
                <w:bCs/>
                <w:lang w:val="en"/>
              </w:rPr>
            </w:rPrChange>
          </w:rPr>
          <w:t>FGA</w:t>
        </w:r>
        <w:r w:rsidR="00F51033">
          <w:rPr>
            <w:bCs/>
            <w:lang w:val="en"/>
          </w:rPr>
          <w:t xml:space="preserve"> (fibrinogen alpha chain) and </w:t>
        </w:r>
        <w:r w:rsidR="00F51033" w:rsidRPr="003F0538">
          <w:rPr>
            <w:bCs/>
            <w:i/>
            <w:iCs/>
            <w:lang w:val="en"/>
            <w:rPrChange w:id="476" w:author="Danny Jackson (Student)" w:date="2025-06-08T12:37:00Z" w16du:dateUtc="2025-06-08T19:37:00Z">
              <w:rPr>
                <w:bCs/>
                <w:lang w:val="en"/>
              </w:rPr>
            </w:rPrChange>
          </w:rPr>
          <w:t>FGB</w:t>
        </w:r>
        <w:r w:rsidR="00F51033">
          <w:rPr>
            <w:bCs/>
            <w:lang w:val="en"/>
          </w:rPr>
          <w:t xml:space="preserve"> (fibrinogen beta chain), </w:t>
        </w:r>
        <w:del w:id="477" w:author="Danny Jackson (Student)" w:date="2025-06-05T13:25:00Z" w16du:dateUtc="2025-06-05T20:25:00Z">
          <w:r w:rsidR="00F51033" w:rsidDel="00F51033">
            <w:rPr>
              <w:bCs/>
              <w:lang w:val="en"/>
            </w:rPr>
            <w:delText xml:space="preserve">both of which </w:delText>
          </w:r>
        </w:del>
        <w:r w:rsidR="00F51033">
          <w:rPr>
            <w:bCs/>
            <w:lang w:val="en"/>
          </w:rPr>
          <w:t xml:space="preserve">are located in an ~15kb long segment of chromosome 4. </w:t>
        </w:r>
      </w:ins>
      <w:ins w:id="478" w:author="Danny Jackson (Student)" w:date="2025-06-08T12:34:00Z" w16du:dateUtc="2025-06-08T19:34:00Z">
        <w:r w:rsidR="003F0538">
          <w:rPr>
            <w:bCs/>
            <w:lang w:val="en"/>
          </w:rPr>
          <w:t>Five</w:t>
        </w:r>
      </w:ins>
      <w:ins w:id="479" w:author="Danny Jackson (Student)" w:date="2025-06-08T12:33:00Z" w16du:dateUtc="2025-06-08T19:33:00Z">
        <w:r w:rsidR="003F0538">
          <w:rPr>
            <w:bCs/>
            <w:lang w:val="en"/>
          </w:rPr>
          <w:t xml:space="preserve"> gene</w:t>
        </w:r>
      </w:ins>
      <w:ins w:id="480" w:author="Danny Jackson (Student)" w:date="2025-06-08T12:34:00Z" w16du:dateUtc="2025-06-08T19:34:00Z">
        <w:r w:rsidR="003F0538">
          <w:rPr>
            <w:bCs/>
            <w:lang w:val="en"/>
          </w:rPr>
          <w:t>s</w:t>
        </w:r>
      </w:ins>
      <w:ins w:id="481" w:author="Danny Jackson (Student)" w:date="2025-06-08T12:33:00Z" w16du:dateUtc="2025-06-08T19:33:00Z">
        <w:r w:rsidR="003F0538">
          <w:rPr>
            <w:bCs/>
            <w:lang w:val="en"/>
          </w:rPr>
          <w:t xml:space="preserve"> </w:t>
        </w:r>
      </w:ins>
      <w:ins w:id="482" w:author="Danny Jackson (Student)" w:date="2025-06-08T12:35:00Z" w16du:dateUtc="2025-06-08T19:35:00Z">
        <w:r w:rsidR="003F0538">
          <w:rPr>
            <w:bCs/>
            <w:lang w:val="en"/>
          </w:rPr>
          <w:t xml:space="preserve">were associated with the significant GO term </w:t>
        </w:r>
        <w:r w:rsidR="003F0538" w:rsidRPr="00712099">
          <w:rPr>
            <w:bCs/>
            <w:lang w:val="en"/>
          </w:rPr>
          <w:t>negative regulation of response to external stimulus</w:t>
        </w:r>
        <w:r w:rsidR="003F0538">
          <w:rPr>
            <w:bCs/>
            <w:lang w:val="en"/>
          </w:rPr>
          <w:t xml:space="preserve"> </w:t>
        </w:r>
      </w:ins>
      <w:ins w:id="483" w:author="Danny Jackson (Student)" w:date="2025-06-05T13:28:00Z" w16du:dateUtc="2025-06-05T20:28:00Z">
        <w:r w:rsidR="00F51033">
          <w:rPr>
            <w:bCs/>
            <w:lang w:val="en"/>
          </w:rPr>
          <w:t>(GO:</w:t>
        </w:r>
        <w:r w:rsidR="00F51033" w:rsidRPr="00712099">
          <w:rPr>
            <w:bCs/>
            <w:lang w:val="en"/>
          </w:rPr>
          <w:t>0032102</w:t>
        </w:r>
        <w:r w:rsidR="00F51033">
          <w:rPr>
            <w:bCs/>
            <w:lang w:val="en"/>
          </w:rPr>
          <w:t xml:space="preserve">, </w:t>
        </w:r>
        <w:r w:rsidR="00F51033">
          <w:rPr>
            <w:bCs/>
            <w:i/>
            <w:iCs/>
            <w:lang w:val="en"/>
          </w:rPr>
          <w:t>q</w:t>
        </w:r>
        <w:r w:rsidR="00F51033">
          <w:rPr>
            <w:bCs/>
            <w:lang w:val="en"/>
          </w:rPr>
          <w:t xml:space="preserve"> = 0.022)</w:t>
        </w:r>
      </w:ins>
      <w:ins w:id="484" w:author="Danny Jackson (Student)" w:date="2025-06-08T12:36:00Z" w16du:dateUtc="2025-06-08T19:36:00Z">
        <w:r w:rsidR="003F0538">
          <w:rPr>
            <w:bCs/>
            <w:lang w:val="en"/>
          </w:rPr>
          <w:t xml:space="preserve">, </w:t>
        </w:r>
        <w:r w:rsidR="003F0538" w:rsidRPr="003F0538">
          <w:rPr>
            <w:bCs/>
            <w:i/>
            <w:iCs/>
            <w:lang w:val="en"/>
            <w:rPrChange w:id="485" w:author="Danny Jackson (Student)" w:date="2025-06-08T12:36:00Z" w16du:dateUtc="2025-06-08T19:36:00Z">
              <w:rPr>
                <w:bCs/>
                <w:lang w:val="en"/>
              </w:rPr>
            </w:rPrChange>
          </w:rPr>
          <w:t>SUSD4</w:t>
        </w:r>
      </w:ins>
      <w:ins w:id="486" w:author="Danny Jackson (Student)" w:date="2025-06-08T12:37:00Z" w16du:dateUtc="2025-06-08T19:37:00Z">
        <w:r w:rsidR="003F0538">
          <w:rPr>
            <w:bCs/>
            <w:i/>
            <w:iCs/>
            <w:lang w:val="en"/>
          </w:rPr>
          <w:t xml:space="preserve"> </w:t>
        </w:r>
        <w:r w:rsidR="003F0538">
          <w:rPr>
            <w:bCs/>
            <w:lang w:val="en"/>
          </w:rPr>
          <w:t>(Sushi Domain Containing 4)</w:t>
        </w:r>
      </w:ins>
      <w:ins w:id="487" w:author="Danny Jackson (Student)" w:date="2025-06-08T12:36:00Z" w16du:dateUtc="2025-06-08T19:36:00Z">
        <w:r w:rsidR="003F0538">
          <w:rPr>
            <w:bCs/>
            <w:lang w:val="en"/>
          </w:rPr>
          <w:t xml:space="preserve">, </w:t>
        </w:r>
        <w:r w:rsidR="003F0538" w:rsidRPr="003F0538">
          <w:rPr>
            <w:bCs/>
            <w:i/>
            <w:iCs/>
            <w:lang w:val="en"/>
            <w:rPrChange w:id="488" w:author="Danny Jackson (Student)" w:date="2025-06-08T12:36:00Z" w16du:dateUtc="2025-06-08T19:36:00Z">
              <w:rPr>
                <w:bCs/>
                <w:lang w:val="en"/>
              </w:rPr>
            </w:rPrChange>
          </w:rPr>
          <w:t>FGA</w:t>
        </w:r>
        <w:r w:rsidR="003F0538">
          <w:rPr>
            <w:bCs/>
            <w:lang w:val="en"/>
          </w:rPr>
          <w:t xml:space="preserve">, </w:t>
        </w:r>
        <w:r w:rsidR="003F0538" w:rsidRPr="003F0538">
          <w:rPr>
            <w:bCs/>
            <w:i/>
            <w:iCs/>
            <w:lang w:val="en"/>
            <w:rPrChange w:id="489" w:author="Danny Jackson (Student)" w:date="2025-06-08T12:36:00Z" w16du:dateUtc="2025-06-08T19:36:00Z">
              <w:rPr>
                <w:bCs/>
                <w:lang w:val="en"/>
              </w:rPr>
            </w:rPrChange>
          </w:rPr>
          <w:t>FBG</w:t>
        </w:r>
        <w:r w:rsidR="003F0538">
          <w:rPr>
            <w:bCs/>
            <w:lang w:val="en"/>
          </w:rPr>
          <w:t xml:space="preserve">, </w:t>
        </w:r>
        <w:r w:rsidR="003F0538" w:rsidRPr="003F0538">
          <w:rPr>
            <w:bCs/>
            <w:i/>
            <w:iCs/>
            <w:lang w:val="en"/>
            <w:rPrChange w:id="490" w:author="Danny Jackson (Student)" w:date="2025-06-08T12:36:00Z" w16du:dateUtc="2025-06-08T19:36:00Z">
              <w:rPr>
                <w:bCs/>
                <w:lang w:val="en"/>
              </w:rPr>
            </w:rPrChange>
          </w:rPr>
          <w:t>CACTIN</w:t>
        </w:r>
      </w:ins>
      <w:ins w:id="491" w:author="Danny Jackson (Student)" w:date="2025-06-08T12:37:00Z" w16du:dateUtc="2025-06-08T19:37:00Z">
        <w:r w:rsidR="003F0538">
          <w:rPr>
            <w:bCs/>
            <w:lang w:val="en"/>
          </w:rPr>
          <w:t xml:space="preserve"> (</w:t>
        </w:r>
        <w:proofErr w:type="spellStart"/>
        <w:r w:rsidR="003F0538">
          <w:rPr>
            <w:bCs/>
            <w:lang w:val="en"/>
          </w:rPr>
          <w:t>Cac</w:t>
        </w:r>
      </w:ins>
      <w:ins w:id="492" w:author="Danny Jackson (Student)" w:date="2025-06-08T12:38:00Z" w16du:dateUtc="2025-06-08T19:38:00Z">
        <w:r w:rsidR="003F0538">
          <w:rPr>
            <w:bCs/>
            <w:lang w:val="en"/>
          </w:rPr>
          <w:t>tin</w:t>
        </w:r>
        <w:proofErr w:type="spellEnd"/>
        <w:r w:rsidR="003F0538">
          <w:rPr>
            <w:bCs/>
            <w:lang w:val="en"/>
          </w:rPr>
          <w:t>)</w:t>
        </w:r>
      </w:ins>
      <w:ins w:id="493" w:author="Danny Jackson (Student)" w:date="2025-06-08T12:36:00Z" w16du:dateUtc="2025-06-08T19:36:00Z">
        <w:r w:rsidR="003F0538">
          <w:rPr>
            <w:bCs/>
            <w:lang w:val="en"/>
          </w:rPr>
          <w:t xml:space="preserve">, and </w:t>
        </w:r>
        <w:r w:rsidR="003F0538" w:rsidRPr="003F0538">
          <w:rPr>
            <w:bCs/>
            <w:i/>
            <w:iCs/>
            <w:lang w:val="en"/>
            <w:rPrChange w:id="494" w:author="Danny Jackson (Student)" w:date="2025-06-08T12:36:00Z" w16du:dateUtc="2025-06-08T19:36:00Z">
              <w:rPr>
                <w:bCs/>
                <w:lang w:val="en"/>
              </w:rPr>
            </w:rPrChange>
          </w:rPr>
          <w:t>PPARG</w:t>
        </w:r>
      </w:ins>
      <w:ins w:id="495" w:author="Danny Jackson (Student)" w:date="2025-06-08T12:38:00Z" w16du:dateUtc="2025-06-08T19:38:00Z">
        <w:r w:rsidR="003F0538">
          <w:rPr>
            <w:bCs/>
            <w:i/>
            <w:iCs/>
            <w:lang w:val="en"/>
          </w:rPr>
          <w:t xml:space="preserve"> </w:t>
        </w:r>
        <w:r w:rsidR="003F0538">
          <w:rPr>
            <w:bCs/>
            <w:lang w:val="en"/>
          </w:rPr>
          <w:t xml:space="preserve">(Peroxisome </w:t>
        </w:r>
      </w:ins>
      <w:ins w:id="496" w:author="Danny Jackson (Student)" w:date="2025-06-08T12:40:00Z" w16du:dateUtc="2025-06-08T19:40:00Z">
        <w:r w:rsidR="003F0538">
          <w:rPr>
            <w:bCs/>
            <w:lang w:val="en"/>
          </w:rPr>
          <w:t>P</w:t>
        </w:r>
      </w:ins>
      <w:ins w:id="497" w:author="Danny Jackson (Student)" w:date="2025-06-08T12:38:00Z" w16du:dateUtc="2025-06-08T19:38:00Z">
        <w:r w:rsidR="003F0538">
          <w:rPr>
            <w:bCs/>
            <w:lang w:val="en"/>
          </w:rPr>
          <w:t>roliferator-</w:t>
        </w:r>
      </w:ins>
      <w:ins w:id="498" w:author="Danny Jackson (Student)" w:date="2025-06-08T12:40:00Z" w16du:dateUtc="2025-06-08T19:40:00Z">
        <w:r w:rsidR="003F0538">
          <w:rPr>
            <w:bCs/>
            <w:lang w:val="en"/>
          </w:rPr>
          <w:t>A</w:t>
        </w:r>
      </w:ins>
      <w:ins w:id="499" w:author="Danny Jackson (Student)" w:date="2025-06-08T12:38:00Z" w16du:dateUtc="2025-06-08T19:38:00Z">
        <w:r w:rsidR="003F0538">
          <w:rPr>
            <w:bCs/>
            <w:lang w:val="en"/>
          </w:rPr>
          <w:t xml:space="preserve">ctivated </w:t>
        </w:r>
      </w:ins>
      <w:ins w:id="500" w:author="Danny Jackson (Student)" w:date="2025-06-08T12:40:00Z" w16du:dateUtc="2025-06-08T19:40:00Z">
        <w:r w:rsidR="003F0538">
          <w:rPr>
            <w:bCs/>
            <w:lang w:val="en"/>
          </w:rPr>
          <w:t>R</w:t>
        </w:r>
      </w:ins>
      <w:ins w:id="501" w:author="Danny Jackson (Student)" w:date="2025-06-08T12:38:00Z" w16du:dateUtc="2025-06-08T19:38:00Z">
        <w:r w:rsidR="003F0538">
          <w:rPr>
            <w:bCs/>
            <w:lang w:val="en"/>
          </w:rPr>
          <w:t xml:space="preserve">eceptor </w:t>
        </w:r>
      </w:ins>
      <w:ins w:id="502" w:author="Danny Jackson (Student)" w:date="2025-06-08T12:40:00Z" w16du:dateUtc="2025-06-08T19:40:00Z">
        <w:r w:rsidR="003F0538">
          <w:rPr>
            <w:bCs/>
            <w:lang w:val="en"/>
          </w:rPr>
          <w:t>G</w:t>
        </w:r>
      </w:ins>
      <w:ins w:id="503" w:author="Danny Jackson (Student)" w:date="2025-06-08T12:38:00Z" w16du:dateUtc="2025-06-08T19:38:00Z">
        <w:r w:rsidR="003F0538">
          <w:rPr>
            <w:bCs/>
            <w:lang w:val="en"/>
          </w:rPr>
          <w:t>amma)</w:t>
        </w:r>
      </w:ins>
      <w:ins w:id="504" w:author="Danny Jackson (Student)" w:date="2025-06-05T13:28:00Z" w16du:dateUtc="2025-06-05T20:28:00Z">
        <w:r w:rsidR="00F51033">
          <w:rPr>
            <w:bCs/>
            <w:lang w:val="en"/>
          </w:rPr>
          <w:t xml:space="preserve">. </w:t>
        </w:r>
      </w:ins>
      <w:del w:id="505" w:author="Danny Jackson (Student)" w:date="2025-06-05T13:24:00Z" w16du:dateUtc="2025-06-05T20:24:00Z">
        <w:r w:rsidR="00FC6680" w:rsidDel="007A6CC1">
          <w:rPr>
            <w:bCs/>
            <w:lang w:val="en"/>
          </w:rPr>
          <w:delText xml:space="preserve">emerged as overrepresented categories in analyses of genes identified by </w:delText>
        </w:r>
        <w:r w:rsidR="00712099" w:rsidDel="007A6CC1">
          <w:rPr>
            <w:bCs/>
            <w:lang w:val="en"/>
          </w:rPr>
          <w:delText xml:space="preserve">the combination of </w:delText>
        </w:r>
        <w:r w:rsidR="00FC6680" w:rsidRPr="006D2868" w:rsidDel="007A6CC1">
          <w:rPr>
            <w:bCs/>
            <w:lang w:val="en"/>
          </w:rPr>
          <w:delText>F</w:delText>
        </w:r>
        <w:r w:rsidR="00FC6680" w:rsidRPr="006D2868" w:rsidDel="007A6CC1">
          <w:rPr>
            <w:bCs/>
            <w:vertAlign w:val="subscript"/>
            <w:lang w:val="en"/>
          </w:rPr>
          <w:delText>ST</w:delText>
        </w:r>
        <w:r w:rsidR="00712099" w:rsidDel="007A6CC1">
          <w:rPr>
            <w:bCs/>
            <w:lang w:val="en"/>
          </w:rPr>
          <w:delText xml:space="preserve"> and </w:delText>
        </w:r>
        <w:r w:rsidR="00FC6680" w:rsidDel="007A6CC1">
          <w:rPr>
            <w:bCs/>
            <w:lang w:val="en"/>
          </w:rPr>
          <w:delText>RAiSD</w:delText>
        </w:r>
        <w:r w:rsidR="000337C4" w:rsidDel="007A6CC1">
          <w:rPr>
            <w:bCs/>
            <w:lang w:val="en"/>
          </w:rPr>
          <w:delText xml:space="preserve"> (Figure </w:delText>
        </w:r>
        <w:r w:rsidR="000023FB" w:rsidDel="007A6CC1">
          <w:rPr>
            <w:bCs/>
            <w:lang w:val="en"/>
          </w:rPr>
          <w:delText>2</w:delText>
        </w:r>
        <w:r w:rsidR="000337C4" w:rsidDel="007A6CC1">
          <w:rPr>
            <w:bCs/>
            <w:lang w:val="en"/>
          </w:rPr>
          <w:delText>)</w:delText>
        </w:r>
        <w:r w:rsidR="00FC6680" w:rsidDel="007A6CC1">
          <w:rPr>
            <w:bCs/>
            <w:lang w:val="en"/>
          </w:rPr>
          <w:delText xml:space="preserve">. </w:delText>
        </w:r>
      </w:del>
      <w:moveFromRangeStart w:id="506" w:author="Danny Jackson (Student)" w:date="2025-06-05T13:24:00Z" w:name="move200022302"/>
      <w:moveFrom w:id="507" w:author="Danny Jackson (Student)" w:date="2025-06-05T13:24:00Z" w16du:dateUtc="2025-06-05T20:24:00Z">
        <w:r w:rsidR="00A50D58" w:rsidDel="00F51033">
          <w:rPr>
            <w:bCs/>
            <w:lang w:val="en"/>
          </w:rPr>
          <w:t>Two genes drove the signal associated with blood physiology, FGA (fibrinogen alpha chain) and FGB (fibrinogen beta chain)</w:t>
        </w:r>
        <w:r w:rsidR="00AA3F03" w:rsidDel="00F51033">
          <w:rPr>
            <w:bCs/>
            <w:lang w:val="en"/>
          </w:rPr>
          <w:t xml:space="preserve">, both of which are located in </w:t>
        </w:r>
        <w:r w:rsidR="00D941CC" w:rsidDel="00F51033">
          <w:rPr>
            <w:bCs/>
            <w:lang w:val="en"/>
          </w:rPr>
          <w:t xml:space="preserve">an ~15kb long </w:t>
        </w:r>
        <w:r w:rsidR="00AA3F03" w:rsidDel="00F51033">
          <w:rPr>
            <w:bCs/>
            <w:lang w:val="en"/>
          </w:rPr>
          <w:t>segment of chromosome 4</w:t>
        </w:r>
        <w:r w:rsidR="00D941CC" w:rsidDel="00F51033">
          <w:rPr>
            <w:bCs/>
            <w:lang w:val="en"/>
          </w:rPr>
          <w:t xml:space="preserve">. </w:t>
        </w:r>
      </w:moveFrom>
      <w:moveFromRangeEnd w:id="506"/>
      <w:r w:rsidR="00C57197">
        <w:rPr>
          <w:bCs/>
          <w:lang w:val="en"/>
        </w:rPr>
        <w:t xml:space="preserve">Analyses of genes identified in just </w:t>
      </w:r>
      <w:r w:rsidR="00C57197" w:rsidRPr="006D2868">
        <w:rPr>
          <w:bCs/>
          <w:lang w:val="en"/>
        </w:rPr>
        <w:t>F</w:t>
      </w:r>
      <w:r w:rsidR="00C57197" w:rsidRPr="006D2868">
        <w:rPr>
          <w:bCs/>
          <w:vertAlign w:val="subscript"/>
          <w:lang w:val="en"/>
        </w:rPr>
        <w:t>ST</w:t>
      </w:r>
      <w:r w:rsidR="00C57197">
        <w:rPr>
          <w:bCs/>
          <w:lang w:val="en"/>
        </w:rPr>
        <w:t xml:space="preserve"> or </w:t>
      </w:r>
      <w:proofErr w:type="spellStart"/>
      <w:r w:rsidR="00C57197">
        <w:rPr>
          <w:bCs/>
          <w:lang w:val="en"/>
        </w:rPr>
        <w:t>RAiSD</w:t>
      </w:r>
      <w:proofErr w:type="spellEnd"/>
      <w:r w:rsidR="00C57197">
        <w:rPr>
          <w:bCs/>
          <w:lang w:val="en"/>
        </w:rPr>
        <w:t xml:space="preserve"> revealed similar patterns</w:t>
      </w:r>
      <w:ins w:id="508" w:author="Danny Jackson (Student)" w:date="2025-06-05T15:15:00Z" w16du:dateUtc="2025-06-05T22:15:00Z">
        <w:r w:rsidR="00396D2A">
          <w:rPr>
            <w:bCs/>
            <w:lang w:val="en"/>
          </w:rPr>
          <w:t xml:space="preserve">. 11 GO terms were significantly overrepresented in </w:t>
        </w:r>
      </w:ins>
      <w:ins w:id="509" w:author="Danny Jackson (Student)" w:date="2025-06-05T15:17:00Z" w16du:dateUtc="2025-06-05T22:17:00Z">
        <w:r w:rsidR="00D10A17">
          <w:rPr>
            <w:bCs/>
            <w:lang w:val="en"/>
          </w:rPr>
          <w:t xml:space="preserve">the </w:t>
        </w:r>
      </w:ins>
      <w:ins w:id="510" w:author="Danny Jackson (Student)" w:date="2025-06-05T15:15:00Z" w16du:dateUtc="2025-06-05T22:15:00Z">
        <w:r w:rsidR="00396D2A">
          <w:rPr>
            <w:bCs/>
            <w:lang w:val="en"/>
          </w:rPr>
          <w:t>candidate gene list identified by F</w:t>
        </w:r>
        <w:r w:rsidR="00396D2A" w:rsidRPr="00396D2A">
          <w:rPr>
            <w:bCs/>
            <w:vertAlign w:val="subscript"/>
            <w:lang w:val="en"/>
            <w:rPrChange w:id="511" w:author="Danny Jackson (Student)" w:date="2025-06-05T15:15:00Z" w16du:dateUtc="2025-06-05T22:15:00Z">
              <w:rPr>
                <w:bCs/>
                <w:lang w:val="en"/>
              </w:rPr>
            </w:rPrChange>
          </w:rPr>
          <w:t>ST</w:t>
        </w:r>
      </w:ins>
      <w:ins w:id="512" w:author="Danny Jackson (Student)" w:date="2025-06-05T15:19:00Z" w16du:dateUtc="2025-06-05T22:19:00Z">
        <w:r w:rsidR="00D10A17">
          <w:rPr>
            <w:bCs/>
            <w:lang w:val="en"/>
          </w:rPr>
          <w:t xml:space="preserve"> </w:t>
        </w:r>
      </w:ins>
      <w:del w:id="513" w:author="Danny Jackson (Student)" w:date="2025-06-05T15:19:00Z" w16du:dateUtc="2025-06-05T22:19:00Z">
        <w:r w:rsidR="00C57197" w:rsidDel="00D10A17">
          <w:rPr>
            <w:bCs/>
            <w:lang w:val="en"/>
          </w:rPr>
          <w:delText xml:space="preserve">, </w:delText>
        </w:r>
      </w:del>
      <w:del w:id="514" w:author="Danny Jackson (Student)" w:date="2025-06-05T15:16:00Z" w16du:dateUtc="2025-06-05T22:16:00Z">
        <w:r w:rsidR="00C57197" w:rsidDel="00396D2A">
          <w:rPr>
            <w:bCs/>
            <w:lang w:val="en"/>
          </w:rPr>
          <w:delText xml:space="preserve">with the addition of </w:delText>
        </w:r>
        <w:r w:rsidR="00712099" w:rsidDel="00396D2A">
          <w:rPr>
            <w:bCs/>
            <w:lang w:val="en"/>
          </w:rPr>
          <w:delText>two</w:delText>
        </w:r>
        <w:r w:rsidR="00FC6680" w:rsidDel="00396D2A">
          <w:rPr>
            <w:bCs/>
            <w:lang w:val="en"/>
          </w:rPr>
          <w:delText xml:space="preserve"> GO terms that were overrepresented in the genes identified by </w:delText>
        </w:r>
        <w:r w:rsidR="00712099" w:rsidRPr="006D2868" w:rsidDel="00396D2A">
          <w:rPr>
            <w:bCs/>
            <w:lang w:val="en"/>
          </w:rPr>
          <w:delText>F</w:delText>
        </w:r>
        <w:r w:rsidR="00712099" w:rsidRPr="006D2868" w:rsidDel="00396D2A">
          <w:rPr>
            <w:bCs/>
            <w:vertAlign w:val="subscript"/>
            <w:lang w:val="en"/>
          </w:rPr>
          <w:delText>ST</w:delText>
        </w:r>
      </w:del>
      <w:ins w:id="515" w:author="Danny Jackson (Student)" w:date="2025-06-05T15:16:00Z" w16du:dateUtc="2025-06-05T22:16:00Z">
        <w:r w:rsidR="00396D2A">
          <w:rPr>
            <w:bCs/>
            <w:lang w:val="en"/>
          </w:rPr>
          <w:t xml:space="preserve">including </w:t>
        </w:r>
      </w:ins>
      <w:ins w:id="516" w:author="Danny Jackson (Student)" w:date="2025-06-08T12:40:00Z" w16du:dateUtc="2025-06-08T19:40:00Z">
        <w:r w:rsidR="003F0538">
          <w:rPr>
            <w:bCs/>
            <w:lang w:val="en"/>
          </w:rPr>
          <w:t xml:space="preserve">various terms related to </w:t>
        </w:r>
      </w:ins>
      <w:ins w:id="517" w:author="Danny Jackson (Student)" w:date="2025-06-05T15:19:00Z" w16du:dateUtc="2025-06-05T22:19:00Z">
        <w:r w:rsidR="00D10A17">
          <w:rPr>
            <w:bCs/>
            <w:lang w:val="en"/>
          </w:rPr>
          <w:t>muscle development</w:t>
        </w:r>
      </w:ins>
      <w:ins w:id="518" w:author="Danny Jackson (Student)" w:date="2025-06-08T12:40:00Z" w16du:dateUtc="2025-06-08T19:40:00Z">
        <w:r w:rsidR="003F0538">
          <w:rPr>
            <w:bCs/>
            <w:lang w:val="en"/>
          </w:rPr>
          <w:t xml:space="preserve"> and to </w:t>
        </w:r>
      </w:ins>
      <w:ins w:id="519" w:author="Danny Jackson (Student)" w:date="2025-06-05T15:19:00Z" w16du:dateUtc="2025-06-05T22:19:00Z">
        <w:r w:rsidR="00D10A17">
          <w:rPr>
            <w:bCs/>
            <w:lang w:val="en"/>
          </w:rPr>
          <w:t xml:space="preserve">cell adhesion, and </w:t>
        </w:r>
      </w:ins>
      <w:ins w:id="520" w:author="Danny Jackson (Student)" w:date="2025-06-05T15:16:00Z" w16du:dateUtc="2025-06-05T22:16:00Z">
        <w:r w:rsidR="00396D2A">
          <w:rPr>
            <w:bCs/>
            <w:lang w:val="en"/>
          </w:rPr>
          <w:t>one process not identified in the combined F</w:t>
        </w:r>
        <w:r w:rsidR="00396D2A" w:rsidRPr="00D10A17">
          <w:rPr>
            <w:bCs/>
            <w:vertAlign w:val="subscript"/>
            <w:lang w:val="en"/>
            <w:rPrChange w:id="521" w:author="Danny Jackson (Student)" w:date="2025-06-05T15:19:00Z" w16du:dateUtc="2025-06-05T22:19:00Z">
              <w:rPr>
                <w:bCs/>
                <w:lang w:val="en"/>
              </w:rPr>
            </w:rPrChange>
          </w:rPr>
          <w:t>ST</w:t>
        </w:r>
        <w:r w:rsidR="00396D2A">
          <w:rPr>
            <w:bCs/>
            <w:lang w:val="en"/>
          </w:rPr>
          <w:t xml:space="preserve"> and </w:t>
        </w:r>
        <w:proofErr w:type="spellStart"/>
        <w:r w:rsidR="00396D2A">
          <w:rPr>
            <w:bCs/>
            <w:lang w:val="en"/>
          </w:rPr>
          <w:t>RAiSD</w:t>
        </w:r>
        <w:proofErr w:type="spellEnd"/>
        <w:r w:rsidR="00396D2A">
          <w:rPr>
            <w:bCs/>
            <w:lang w:val="en"/>
          </w:rPr>
          <w:t xml:space="preserve"> analysis</w:t>
        </w:r>
      </w:ins>
      <w:r w:rsidR="00712099">
        <w:rPr>
          <w:bCs/>
          <w:lang w:val="en"/>
        </w:rPr>
        <w:t xml:space="preserve"> (</w:t>
      </w:r>
      <w:r w:rsidR="00712099" w:rsidRPr="00712099">
        <w:rPr>
          <w:bCs/>
          <w:lang w:val="en"/>
        </w:rPr>
        <w:t>GO:1901564</w:t>
      </w:r>
      <w:r w:rsidR="00712099">
        <w:rPr>
          <w:bCs/>
          <w:lang w:val="en"/>
        </w:rPr>
        <w:t xml:space="preserve"> </w:t>
      </w:r>
      <w:r w:rsidR="00FC6680">
        <w:rPr>
          <w:bCs/>
          <w:lang w:val="en"/>
        </w:rPr>
        <w:t xml:space="preserve">organonitrogen compound </w:t>
      </w:r>
      <w:r w:rsidR="00FC6680">
        <w:rPr>
          <w:bCs/>
          <w:lang w:val="en"/>
        </w:rPr>
        <w:lastRenderedPageBreak/>
        <w:t>metabolic process</w:t>
      </w:r>
      <w:r w:rsidR="00712099">
        <w:rPr>
          <w:bCs/>
          <w:lang w:val="en"/>
        </w:rPr>
        <w:t xml:space="preserve">, </w:t>
      </w:r>
      <w:r w:rsidR="00712099">
        <w:rPr>
          <w:bCs/>
          <w:i/>
          <w:iCs/>
          <w:lang w:val="en"/>
        </w:rPr>
        <w:t xml:space="preserve">q </w:t>
      </w:r>
      <w:r w:rsidR="00712099">
        <w:rPr>
          <w:bCs/>
          <w:lang w:val="en"/>
        </w:rPr>
        <w:t>= 0.124)</w:t>
      </w:r>
      <w:ins w:id="522" w:author="Danny Jackson (Student)" w:date="2025-06-05T15:16:00Z" w16du:dateUtc="2025-06-05T22:16:00Z">
        <w:r w:rsidR="00396D2A">
          <w:rPr>
            <w:bCs/>
            <w:lang w:val="en"/>
          </w:rPr>
          <w:t xml:space="preserve">. </w:t>
        </w:r>
      </w:ins>
      <w:ins w:id="523" w:author="Danny Jackson (Student)" w:date="2025-06-05T15:17:00Z" w16du:dateUtc="2025-06-05T22:17:00Z">
        <w:r w:rsidR="00D10A17">
          <w:rPr>
            <w:bCs/>
            <w:lang w:val="en"/>
          </w:rPr>
          <w:t>24 GO terms were significantly overrepresented in the candidate gene list</w:t>
        </w:r>
      </w:ins>
      <w:r w:rsidR="00FC6680">
        <w:rPr>
          <w:bCs/>
          <w:lang w:val="en"/>
        </w:rPr>
        <w:t xml:space="preserve"> </w:t>
      </w:r>
      <w:del w:id="524" w:author="Danny Jackson (Student)" w:date="2025-06-05T15:17:00Z" w16du:dateUtc="2025-06-05T22:17:00Z">
        <w:r w:rsidR="00FC6680" w:rsidDel="00D10A17">
          <w:rPr>
            <w:bCs/>
            <w:lang w:val="en"/>
          </w:rPr>
          <w:delText xml:space="preserve">and </w:delText>
        </w:r>
      </w:del>
      <w:ins w:id="525" w:author="Danny Jackson (Student)" w:date="2025-06-05T15:17:00Z" w16du:dateUtc="2025-06-05T22:17:00Z">
        <w:r w:rsidR="00D10A17">
          <w:rPr>
            <w:bCs/>
            <w:lang w:val="en"/>
          </w:rPr>
          <w:t>identified by</w:t>
        </w:r>
      </w:ins>
      <w:del w:id="526" w:author="Danny Jackson (Student)" w:date="2025-06-05T15:17:00Z" w16du:dateUtc="2025-06-05T22:17:00Z">
        <w:r w:rsidR="00712099" w:rsidDel="00D10A17">
          <w:rPr>
            <w:bCs/>
            <w:lang w:val="en"/>
          </w:rPr>
          <w:delText>in</w:delText>
        </w:r>
      </w:del>
      <w:r w:rsidR="00712099">
        <w:rPr>
          <w:bCs/>
          <w:lang w:val="en"/>
        </w:rPr>
        <w:t xml:space="preserve"> </w:t>
      </w:r>
      <w:proofErr w:type="spellStart"/>
      <w:r w:rsidR="00712099">
        <w:rPr>
          <w:bCs/>
          <w:lang w:val="en"/>
        </w:rPr>
        <w:t>RAiSD</w:t>
      </w:r>
      <w:proofErr w:type="spellEnd"/>
      <w:ins w:id="527" w:author="Danny Jackson (Student)" w:date="2025-06-05T15:18:00Z" w16du:dateUtc="2025-06-05T22:18:00Z">
        <w:r w:rsidR="00D10A17">
          <w:rPr>
            <w:bCs/>
            <w:lang w:val="en"/>
          </w:rPr>
          <w:t xml:space="preserve"> including blood physiology and cell adhesion as well as five additional </w:t>
        </w:r>
      </w:ins>
      <w:ins w:id="528" w:author="Danny Jackson (Student)" w:date="2025-06-05T15:17:00Z" w16du:dateUtc="2025-06-05T22:17:00Z">
        <w:r w:rsidR="00D10A17">
          <w:rPr>
            <w:bCs/>
            <w:lang w:val="en"/>
          </w:rPr>
          <w:t>processes</w:t>
        </w:r>
      </w:ins>
      <w:r w:rsidR="00712099">
        <w:rPr>
          <w:bCs/>
          <w:lang w:val="en"/>
        </w:rPr>
        <w:t xml:space="preserve"> (</w:t>
      </w:r>
      <w:ins w:id="529" w:author="Danny Jackson (Student)" w:date="2025-06-05T14:57:00Z" w16du:dateUtc="2025-06-05T21:57:00Z">
        <w:r w:rsidR="004E3A08">
          <w:rPr>
            <w:bCs/>
            <w:lang w:val="en"/>
          </w:rPr>
          <w:t>GO:0097720, cal</w:t>
        </w:r>
      </w:ins>
      <w:ins w:id="530" w:author="Danny Jackson (Student)" w:date="2025-06-05T15:18:00Z" w16du:dateUtc="2025-06-05T22:18:00Z">
        <w:r w:rsidR="00D10A17">
          <w:rPr>
            <w:bCs/>
            <w:lang w:val="en"/>
          </w:rPr>
          <w:t>c</w:t>
        </w:r>
      </w:ins>
      <w:ins w:id="531" w:author="Danny Jackson (Student)" w:date="2025-06-05T14:57:00Z" w16du:dateUtc="2025-06-05T21:57:00Z">
        <w:r w:rsidR="004E3A08">
          <w:rPr>
            <w:bCs/>
            <w:lang w:val="en"/>
          </w:rPr>
          <w:t xml:space="preserve">ineurin-mediated signaling, </w:t>
        </w:r>
        <w:r w:rsidR="004E3A08">
          <w:rPr>
            <w:bCs/>
            <w:i/>
            <w:iCs/>
            <w:lang w:val="en"/>
          </w:rPr>
          <w:t xml:space="preserve">q </w:t>
        </w:r>
        <w:r w:rsidR="004E3A08">
          <w:rPr>
            <w:bCs/>
            <w:lang w:val="en"/>
          </w:rPr>
          <w:t xml:space="preserve">= </w:t>
        </w:r>
      </w:ins>
      <w:ins w:id="532" w:author="Danny Jackson (Student)" w:date="2025-06-05T15:05:00Z" w16du:dateUtc="2025-06-05T22:05:00Z">
        <w:r w:rsidR="004E3A08">
          <w:rPr>
            <w:bCs/>
            <w:lang w:val="en"/>
          </w:rPr>
          <w:t>0.018</w:t>
        </w:r>
      </w:ins>
      <w:ins w:id="533" w:author="Danny Jackson (Student)" w:date="2025-06-05T14:57:00Z" w16du:dateUtc="2025-06-05T21:57:00Z">
        <w:r w:rsidR="004E3A08">
          <w:rPr>
            <w:bCs/>
            <w:lang w:val="en"/>
          </w:rPr>
          <w:t xml:space="preserve">; </w:t>
        </w:r>
      </w:ins>
      <w:r w:rsidR="00712099" w:rsidRPr="00712099">
        <w:rPr>
          <w:bCs/>
          <w:lang w:val="en"/>
        </w:rPr>
        <w:t>GO:0050878</w:t>
      </w:r>
      <w:r w:rsidR="00712099">
        <w:rPr>
          <w:bCs/>
          <w:lang w:val="en"/>
        </w:rPr>
        <w:t xml:space="preserve">, </w:t>
      </w:r>
      <w:r w:rsidR="00712099" w:rsidRPr="00712099">
        <w:rPr>
          <w:bCs/>
          <w:lang w:val="en"/>
        </w:rPr>
        <w:t>regulation of body fluid levels</w:t>
      </w:r>
      <w:r w:rsidR="00712099">
        <w:rPr>
          <w:bCs/>
          <w:lang w:val="en"/>
        </w:rPr>
        <w:t xml:space="preserve">, </w:t>
      </w:r>
      <w:r w:rsidR="00712099">
        <w:rPr>
          <w:bCs/>
          <w:i/>
          <w:iCs/>
          <w:lang w:val="en"/>
        </w:rPr>
        <w:t xml:space="preserve">q </w:t>
      </w:r>
      <w:r w:rsidR="00712099">
        <w:rPr>
          <w:bCs/>
          <w:lang w:val="en"/>
        </w:rPr>
        <w:t>= 0.013</w:t>
      </w:r>
      <w:ins w:id="534" w:author="Danny Jackson (Student)" w:date="2025-06-05T15:06:00Z" w16du:dateUtc="2025-06-05T22:06:00Z">
        <w:r w:rsidR="004E3A08">
          <w:rPr>
            <w:bCs/>
            <w:lang w:val="en"/>
          </w:rPr>
          <w:t xml:space="preserve">; GO:0008033 tRNA processing </w:t>
        </w:r>
        <w:r w:rsidR="00396D2A" w:rsidRPr="00396D2A">
          <w:rPr>
            <w:bCs/>
            <w:i/>
            <w:iCs/>
            <w:lang w:val="en"/>
            <w:rPrChange w:id="535" w:author="Danny Jackson (Student)" w:date="2025-06-05T15:07:00Z" w16du:dateUtc="2025-06-05T22:07:00Z">
              <w:rPr>
                <w:bCs/>
                <w:lang w:val="en"/>
              </w:rPr>
            </w:rPrChange>
          </w:rPr>
          <w:t>q</w:t>
        </w:r>
        <w:r w:rsidR="00396D2A">
          <w:rPr>
            <w:bCs/>
            <w:lang w:val="en"/>
          </w:rPr>
          <w:t xml:space="preserve"> = ; GO:000</w:t>
        </w:r>
      </w:ins>
      <w:ins w:id="536" w:author="Danny Jackson (Student)" w:date="2025-06-05T15:07:00Z" w16du:dateUtc="2025-06-05T22:07:00Z">
        <w:r w:rsidR="00396D2A">
          <w:rPr>
            <w:bCs/>
            <w:lang w:val="en"/>
          </w:rPr>
          <w:t xml:space="preserve">6399 tRNA metabolic process, </w:t>
        </w:r>
        <w:r w:rsidR="00396D2A" w:rsidRPr="00396D2A">
          <w:rPr>
            <w:bCs/>
            <w:i/>
            <w:iCs/>
            <w:lang w:val="en"/>
            <w:rPrChange w:id="537" w:author="Danny Jackson (Student)" w:date="2025-06-05T15:07:00Z" w16du:dateUtc="2025-06-05T22:07:00Z">
              <w:rPr>
                <w:bCs/>
                <w:lang w:val="en"/>
              </w:rPr>
            </w:rPrChange>
          </w:rPr>
          <w:t>q</w:t>
        </w:r>
        <w:r w:rsidR="00396D2A">
          <w:rPr>
            <w:bCs/>
            <w:lang w:val="en"/>
          </w:rPr>
          <w:t xml:space="preserve"> = </w:t>
        </w:r>
      </w:ins>
      <w:ins w:id="538" w:author="Danny Jackson (Student)" w:date="2025-06-08T12:53:00Z" w16du:dateUtc="2025-06-08T19:53:00Z">
        <w:r w:rsidR="000B7E8A">
          <w:rPr>
            <w:bCs/>
            <w:lang w:val="en"/>
          </w:rPr>
          <w:t>0.</w:t>
        </w:r>
      </w:ins>
      <w:ins w:id="539" w:author="Danny Jackson (Student)" w:date="2025-06-08T12:54:00Z" w16du:dateUtc="2025-06-08T19:54:00Z">
        <w:r w:rsidR="000B7E8A">
          <w:rPr>
            <w:bCs/>
            <w:lang w:val="en"/>
          </w:rPr>
          <w:t>064</w:t>
        </w:r>
      </w:ins>
      <w:ins w:id="540" w:author="Danny Jackson (Student)" w:date="2025-06-05T15:07:00Z" w16du:dateUtc="2025-06-05T22:07:00Z">
        <w:r w:rsidR="00396D2A">
          <w:rPr>
            <w:bCs/>
            <w:lang w:val="en"/>
          </w:rPr>
          <w:t>; GO:0080134</w:t>
        </w:r>
      </w:ins>
      <w:ins w:id="541" w:author="Danny Jackson (Student)" w:date="2025-06-05T15:08:00Z" w16du:dateUtc="2025-06-05T22:08:00Z">
        <w:r w:rsidR="00396D2A">
          <w:rPr>
            <w:bCs/>
            <w:lang w:val="en"/>
          </w:rPr>
          <w:t>,</w:t>
        </w:r>
      </w:ins>
      <w:ins w:id="542" w:author="Danny Jackson (Student)" w:date="2025-06-05T15:07:00Z" w16du:dateUtc="2025-06-05T22:07:00Z">
        <w:r w:rsidR="00396D2A">
          <w:rPr>
            <w:bCs/>
            <w:lang w:val="en"/>
          </w:rPr>
          <w:t xml:space="preserve"> regulation of response to stress</w:t>
        </w:r>
      </w:ins>
      <w:ins w:id="543" w:author="Danny Jackson (Student)" w:date="2025-06-05T15:08:00Z" w16du:dateUtc="2025-06-05T22:08:00Z">
        <w:r w:rsidR="00396D2A">
          <w:rPr>
            <w:bCs/>
            <w:lang w:val="en"/>
          </w:rPr>
          <w:t xml:space="preserve">, </w:t>
        </w:r>
        <w:r w:rsidR="00396D2A">
          <w:rPr>
            <w:bCs/>
            <w:i/>
            <w:iCs/>
            <w:lang w:val="en"/>
          </w:rPr>
          <w:t>q</w:t>
        </w:r>
      </w:ins>
      <w:ins w:id="544" w:author="Danny Jackson (Student)" w:date="2025-06-05T15:09:00Z" w16du:dateUtc="2025-06-05T22:09:00Z">
        <w:r w:rsidR="00396D2A">
          <w:rPr>
            <w:bCs/>
            <w:i/>
            <w:iCs/>
            <w:lang w:val="en"/>
          </w:rPr>
          <w:t xml:space="preserve"> </w:t>
        </w:r>
        <w:r w:rsidR="00396D2A">
          <w:rPr>
            <w:bCs/>
            <w:lang w:val="en"/>
          </w:rPr>
          <w:t xml:space="preserve">= </w:t>
        </w:r>
      </w:ins>
      <w:ins w:id="545" w:author="Danny Jackson (Student)" w:date="2025-06-05T15:14:00Z" w16du:dateUtc="2025-06-05T22:14:00Z">
        <w:r w:rsidR="00396D2A">
          <w:rPr>
            <w:bCs/>
            <w:lang w:val="en"/>
          </w:rPr>
          <w:t>0.087</w:t>
        </w:r>
      </w:ins>
      <w:r w:rsidR="00712099">
        <w:rPr>
          <w:bCs/>
          <w:lang w:val="en"/>
        </w:rPr>
        <w:t>)</w:t>
      </w:r>
      <w:r w:rsidR="00C57197">
        <w:rPr>
          <w:bCs/>
          <w:lang w:val="en"/>
        </w:rPr>
        <w:t>.</w:t>
      </w:r>
    </w:p>
    <w:p w14:paraId="6265687F" w14:textId="44B5C350" w:rsidR="00E35866" w:rsidDel="001E0B45" w:rsidRDefault="00FC6680">
      <w:pPr>
        <w:spacing w:line="480" w:lineRule="auto"/>
        <w:ind w:firstLine="720"/>
        <w:rPr>
          <w:del w:id="546" w:author="Danny Jackson (Student)" w:date="2025-06-08T13:07:00Z" w16du:dateUtc="2025-06-08T20:07:00Z"/>
          <w:bCs/>
          <w:lang w:val="en"/>
        </w:rPr>
      </w:pPr>
      <w:r>
        <w:rPr>
          <w:bCs/>
          <w:lang w:val="en"/>
        </w:rPr>
        <w:t xml:space="preserve">In pyrrhuloxia, no </w:t>
      </w:r>
      <w:del w:id="547" w:author="Danny Jackson (Student)" w:date="2025-06-05T15:26:00Z" w16du:dateUtc="2025-06-05T22:26:00Z">
        <w:r w:rsidDel="00D10A17">
          <w:rPr>
            <w:bCs/>
            <w:lang w:val="en"/>
          </w:rPr>
          <w:delText xml:space="preserve">genes </w:delText>
        </w:r>
      </w:del>
      <w:ins w:id="548" w:author="Danny Jackson (Student)" w:date="2025-06-05T15:26:00Z" w16du:dateUtc="2025-06-05T22:26:00Z">
        <w:r w:rsidR="00D10A17">
          <w:rPr>
            <w:bCs/>
            <w:lang w:val="en"/>
          </w:rPr>
          <w:t xml:space="preserve">GO terms </w:t>
        </w:r>
      </w:ins>
      <w:r>
        <w:rPr>
          <w:bCs/>
          <w:lang w:val="en"/>
        </w:rPr>
        <w:t xml:space="preserve">passed the FDR threshold from the combined list of </w:t>
      </w:r>
      <w:r w:rsidRPr="006D2868">
        <w:rPr>
          <w:bCs/>
          <w:lang w:val="en"/>
        </w:rPr>
        <w:t>F</w:t>
      </w:r>
      <w:r w:rsidRPr="006D2868">
        <w:rPr>
          <w:bCs/>
          <w:vertAlign w:val="subscript"/>
          <w:lang w:val="en"/>
        </w:rPr>
        <w:t>ST</w:t>
      </w:r>
      <w:r>
        <w:rPr>
          <w:bCs/>
          <w:lang w:val="en"/>
        </w:rPr>
        <w:t xml:space="preserve"> and </w:t>
      </w:r>
      <w:proofErr w:type="spellStart"/>
      <w:r>
        <w:rPr>
          <w:bCs/>
          <w:lang w:val="en"/>
        </w:rPr>
        <w:t>RAiSD</w:t>
      </w:r>
      <w:proofErr w:type="spellEnd"/>
      <w:r>
        <w:rPr>
          <w:bCs/>
          <w:lang w:val="en"/>
        </w:rPr>
        <w:t xml:space="preserve"> outliers. </w:t>
      </w:r>
      <w:ins w:id="549" w:author="Danny Jackson (Student)" w:date="2025-06-05T15:27:00Z" w16du:dateUtc="2025-06-05T22:27:00Z">
        <w:r w:rsidR="00D10A17">
          <w:rPr>
            <w:bCs/>
            <w:lang w:val="en"/>
          </w:rPr>
          <w:t xml:space="preserve">22 GO terms </w:t>
        </w:r>
        <w:r w:rsidR="00E1092B">
          <w:rPr>
            <w:bCs/>
            <w:lang w:val="en"/>
          </w:rPr>
          <w:t xml:space="preserve">were significantly overrepresented among </w:t>
        </w:r>
      </w:ins>
      <w:del w:id="550" w:author="Danny Jackson (Student)" w:date="2025-06-05T15:27:00Z" w16du:dateUtc="2025-06-05T22:27:00Z">
        <w:r w:rsidDel="00D10A17">
          <w:rPr>
            <w:bCs/>
            <w:lang w:val="en"/>
          </w:rPr>
          <w:delText>I</w:delText>
        </w:r>
        <w:r w:rsidDel="00E1092B">
          <w:rPr>
            <w:bCs/>
            <w:lang w:val="en"/>
          </w:rPr>
          <w:delText xml:space="preserve">n </w:delText>
        </w:r>
      </w:del>
      <w:r w:rsidRPr="006D2868">
        <w:rPr>
          <w:bCs/>
          <w:lang w:val="en"/>
        </w:rPr>
        <w:t>F</w:t>
      </w:r>
      <w:r w:rsidRPr="006D2868">
        <w:rPr>
          <w:bCs/>
          <w:vertAlign w:val="subscript"/>
          <w:lang w:val="en"/>
        </w:rPr>
        <w:t>ST</w:t>
      </w:r>
      <w:r>
        <w:rPr>
          <w:bCs/>
          <w:vertAlign w:val="subscript"/>
          <w:lang w:val="en"/>
        </w:rPr>
        <w:t xml:space="preserve"> </w:t>
      </w:r>
      <w:r>
        <w:rPr>
          <w:bCs/>
          <w:lang w:val="en"/>
        </w:rPr>
        <w:t>outlier</w:t>
      </w:r>
      <w:ins w:id="551" w:author="Danny Jackson (Student)" w:date="2025-06-05T15:27:00Z" w16du:dateUtc="2025-06-05T22:27:00Z">
        <w:r w:rsidR="00E1092B">
          <w:rPr>
            <w:bCs/>
            <w:lang w:val="en"/>
          </w:rPr>
          <w:t xml:space="preserve"> genes</w:t>
        </w:r>
      </w:ins>
      <w:ins w:id="552" w:author="Danny Jackson (Student)" w:date="2025-06-05T15:28:00Z" w16du:dateUtc="2025-06-05T22:28:00Z">
        <w:r w:rsidR="00E1092B">
          <w:rPr>
            <w:bCs/>
            <w:lang w:val="en"/>
          </w:rPr>
          <w:t xml:space="preserve">. </w:t>
        </w:r>
      </w:ins>
      <w:ins w:id="553" w:author="Danny Jackson (Student)" w:date="2025-06-05T15:48:00Z" w16du:dateUtc="2025-06-05T22:48:00Z">
        <w:r w:rsidR="005E11F9">
          <w:rPr>
            <w:bCs/>
            <w:lang w:val="en"/>
          </w:rPr>
          <w:t>Ten terms related to various metabolic processes</w:t>
        </w:r>
      </w:ins>
      <w:del w:id="554" w:author="Danny Jackson (Student)" w:date="2025-06-05T15:27:00Z" w16du:dateUtc="2025-06-05T22:27:00Z">
        <w:r w:rsidDel="00E1092B">
          <w:rPr>
            <w:bCs/>
            <w:lang w:val="en"/>
          </w:rPr>
          <w:delText>s</w:delText>
        </w:r>
      </w:del>
      <w:del w:id="555" w:author="Danny Jackson (Student)" w:date="2025-06-05T15:28:00Z" w16du:dateUtc="2025-06-05T22:28:00Z">
        <w:r w:rsidDel="00E1092B">
          <w:rPr>
            <w:bCs/>
            <w:lang w:val="en"/>
          </w:rPr>
          <w:delText>,</w:delText>
        </w:r>
      </w:del>
      <w:del w:id="556" w:author="Danny Jackson (Student)" w:date="2025-06-05T15:49:00Z" w16du:dateUtc="2025-06-05T22:49:00Z">
        <w:r w:rsidR="00DC3903" w:rsidDel="005E11F9">
          <w:rPr>
            <w:bCs/>
            <w:lang w:val="en"/>
          </w:rPr>
          <w:delText xml:space="preserve"> organic cyclic compound metabolic processes</w:delText>
        </w:r>
      </w:del>
      <w:r w:rsidR="00DC3903">
        <w:rPr>
          <w:bCs/>
          <w:lang w:val="en"/>
        </w:rPr>
        <w:t xml:space="preserve">, </w:t>
      </w:r>
      <w:ins w:id="557" w:author="Danny Jackson (Student)" w:date="2025-06-05T15:49:00Z" w16du:dateUtc="2025-06-05T22:49:00Z">
        <w:r w:rsidR="005E11F9">
          <w:rPr>
            <w:bCs/>
            <w:lang w:val="en"/>
          </w:rPr>
          <w:t xml:space="preserve">three </w:t>
        </w:r>
      </w:ins>
      <w:ins w:id="558" w:author="Danny Jackson (Student)" w:date="2025-06-05T15:54:00Z" w16du:dateUtc="2025-06-05T22:54:00Z">
        <w:r w:rsidR="007F5480">
          <w:rPr>
            <w:bCs/>
            <w:lang w:val="en"/>
          </w:rPr>
          <w:t xml:space="preserve">related </w:t>
        </w:r>
      </w:ins>
      <w:ins w:id="559" w:author="Danny Jackson (Student)" w:date="2025-06-05T15:49:00Z" w16du:dateUtc="2025-06-05T22:49:00Z">
        <w:r w:rsidR="005E11F9">
          <w:rPr>
            <w:bCs/>
            <w:lang w:val="en"/>
          </w:rPr>
          <w:t>to phosph</w:t>
        </w:r>
      </w:ins>
      <w:ins w:id="560" w:author="Danny Jackson (Student)" w:date="2025-06-05T15:50:00Z" w16du:dateUtc="2025-06-05T22:50:00Z">
        <w:r w:rsidR="005E11F9">
          <w:rPr>
            <w:bCs/>
            <w:lang w:val="en"/>
          </w:rPr>
          <w:t>a</w:t>
        </w:r>
      </w:ins>
      <w:ins w:id="561" w:author="Danny Jackson (Student)" w:date="2025-06-05T15:49:00Z" w16du:dateUtc="2025-06-05T22:49:00Z">
        <w:r w:rsidR="005E11F9">
          <w:rPr>
            <w:bCs/>
            <w:lang w:val="en"/>
          </w:rPr>
          <w:t>tase activity</w:t>
        </w:r>
      </w:ins>
      <w:ins w:id="562" w:author="Danny Jackson (Student)" w:date="2025-06-05T15:54:00Z" w16du:dateUtc="2025-06-05T22:54:00Z">
        <w:r w:rsidR="007F5480">
          <w:rPr>
            <w:bCs/>
            <w:lang w:val="en"/>
          </w:rPr>
          <w:t>, three related to tissue</w:t>
        </w:r>
      </w:ins>
      <w:ins w:id="563" w:author="Danny Jackson (Student)" w:date="2025-06-09T10:10:00Z" w16du:dateUtc="2025-06-09T17:10:00Z">
        <w:r w:rsidR="002C0AE7">
          <w:rPr>
            <w:bCs/>
            <w:lang w:val="en"/>
          </w:rPr>
          <w:t xml:space="preserve"> regeneration</w:t>
        </w:r>
      </w:ins>
      <w:ins w:id="564" w:author="Danny Jackson (Student)" w:date="2025-06-05T15:54:00Z" w16du:dateUtc="2025-06-05T22:54:00Z">
        <w:r w:rsidR="007F5480">
          <w:rPr>
            <w:bCs/>
            <w:lang w:val="en"/>
          </w:rPr>
          <w:t xml:space="preserve">, and </w:t>
        </w:r>
      </w:ins>
      <w:ins w:id="565" w:author="Danny Jackson (Student)" w:date="2025-06-05T15:49:00Z" w16du:dateUtc="2025-06-05T22:49:00Z">
        <w:r w:rsidR="005E11F9">
          <w:rPr>
            <w:bCs/>
            <w:lang w:val="en"/>
          </w:rPr>
          <w:t>two</w:t>
        </w:r>
      </w:ins>
      <w:ins w:id="566" w:author="Danny Jackson (Student)" w:date="2025-06-05T15:55:00Z" w16du:dateUtc="2025-06-05T22:55:00Z">
        <w:r w:rsidR="007F5480">
          <w:rPr>
            <w:bCs/>
            <w:lang w:val="en"/>
          </w:rPr>
          <w:t xml:space="preserve"> related</w:t>
        </w:r>
      </w:ins>
      <w:ins w:id="567" w:author="Danny Jackson (Student)" w:date="2025-06-05T15:49:00Z" w16du:dateUtc="2025-06-05T22:49:00Z">
        <w:r w:rsidR="005E11F9">
          <w:rPr>
            <w:bCs/>
            <w:lang w:val="en"/>
          </w:rPr>
          <w:t xml:space="preserve"> to </w:t>
        </w:r>
      </w:ins>
      <w:r w:rsidR="00DC3903">
        <w:rPr>
          <w:bCs/>
          <w:lang w:val="en"/>
        </w:rPr>
        <w:t xml:space="preserve">nervous system </w:t>
      </w:r>
      <w:ins w:id="568" w:author="Danny Jackson (Student)" w:date="2025-06-05T15:49:00Z" w16du:dateUtc="2025-06-05T22:49:00Z">
        <w:r w:rsidR="005E11F9">
          <w:rPr>
            <w:bCs/>
            <w:lang w:val="en"/>
          </w:rPr>
          <w:t xml:space="preserve">function and </w:t>
        </w:r>
      </w:ins>
      <w:r w:rsidR="00DC3903">
        <w:rPr>
          <w:bCs/>
          <w:lang w:val="en"/>
        </w:rPr>
        <w:t>development</w:t>
      </w:r>
      <w:ins w:id="569" w:author="Danny Jackson (Student)" w:date="2025-06-05T15:49:00Z" w16du:dateUtc="2025-06-05T22:49:00Z">
        <w:r w:rsidR="005E11F9">
          <w:rPr>
            <w:bCs/>
            <w:lang w:val="en"/>
          </w:rPr>
          <w:t xml:space="preserve"> </w:t>
        </w:r>
      </w:ins>
      <w:ins w:id="570" w:author="Danny Jackson (Student)" w:date="2025-06-09T10:10:00Z" w16du:dateUtc="2025-06-09T17:10:00Z">
        <w:r w:rsidR="002C0AE7">
          <w:rPr>
            <w:bCs/>
            <w:lang w:val="en"/>
          </w:rPr>
          <w:t>(</w:t>
        </w:r>
      </w:ins>
      <w:del w:id="571" w:author="Danny Jackson (Student)" w:date="2025-06-05T15:54:00Z" w16du:dateUtc="2025-06-05T22:54:00Z">
        <w:r w:rsidR="00DC3903" w:rsidDel="007F5480">
          <w:rPr>
            <w:bCs/>
            <w:lang w:val="en"/>
          </w:rPr>
          <w:delText>, tissue regeneration, and insulin-like growth factor receptor signaling pathway each emerged</w:delText>
        </w:r>
        <w:r w:rsidR="000023FB" w:rsidDel="007F5480">
          <w:rPr>
            <w:bCs/>
            <w:lang w:val="en"/>
          </w:rPr>
          <w:delText xml:space="preserve"> (</w:delText>
        </w:r>
      </w:del>
      <w:r w:rsidR="000023FB">
        <w:rPr>
          <w:bCs/>
          <w:lang w:val="en"/>
        </w:rPr>
        <w:t xml:space="preserve">Figure </w:t>
      </w:r>
      <w:ins w:id="572" w:author="Danny Jackson (Student)" w:date="2025-06-09T10:13:00Z" w16du:dateUtc="2025-06-09T17:13:00Z">
        <w:r w:rsidR="002C0AE7">
          <w:rPr>
            <w:bCs/>
            <w:lang w:val="en"/>
          </w:rPr>
          <w:t>5</w:t>
        </w:r>
      </w:ins>
      <w:del w:id="573" w:author="Danny Jackson (Student)" w:date="2025-06-09T10:13:00Z" w16du:dateUtc="2025-06-09T17:13:00Z">
        <w:r w:rsidR="000023FB" w:rsidDel="002C0AE7">
          <w:rPr>
            <w:bCs/>
            <w:lang w:val="en"/>
          </w:rPr>
          <w:delText>3</w:delText>
        </w:r>
      </w:del>
      <w:ins w:id="574" w:author="Danny Jackson (Student)" w:date="2025-06-09T10:10:00Z" w16du:dateUtc="2025-06-09T17:10:00Z">
        <w:r w:rsidR="002C0AE7">
          <w:rPr>
            <w:bCs/>
            <w:lang w:val="en"/>
          </w:rPr>
          <w:t xml:space="preserve">, Table </w:t>
        </w:r>
      </w:ins>
      <w:ins w:id="575" w:author="Danny Jackson (Student)" w:date="2025-06-09T10:12:00Z" w16du:dateUtc="2025-06-09T17:12:00Z">
        <w:r w:rsidR="002C0AE7">
          <w:rPr>
            <w:bCs/>
            <w:lang w:val="en"/>
          </w:rPr>
          <w:t>S2</w:t>
        </w:r>
      </w:ins>
      <w:r w:rsidR="000023FB">
        <w:rPr>
          <w:bCs/>
          <w:lang w:val="en"/>
        </w:rPr>
        <w:t>)</w:t>
      </w:r>
      <w:r w:rsidR="00DC3903">
        <w:rPr>
          <w:bCs/>
          <w:lang w:val="en"/>
        </w:rPr>
        <w:t>.</w:t>
      </w:r>
      <w:r>
        <w:rPr>
          <w:bCs/>
          <w:lang w:val="en"/>
        </w:rPr>
        <w:t xml:space="preserve"> </w:t>
      </w:r>
      <w:ins w:id="576" w:author="Danny Jackson (Student)" w:date="2025-06-05T15:56:00Z" w16du:dateUtc="2025-06-05T22:56:00Z">
        <w:r w:rsidR="007F5480">
          <w:rPr>
            <w:bCs/>
            <w:lang w:val="en"/>
          </w:rPr>
          <w:t xml:space="preserve">Nine GO terms were overrepresented in the candidate genes </w:t>
        </w:r>
      </w:ins>
      <w:del w:id="577" w:author="Danny Jackson (Student)" w:date="2025-06-05T15:56:00Z" w16du:dateUtc="2025-06-05T22:56:00Z">
        <w:r w:rsidDel="007F5480">
          <w:rPr>
            <w:bCs/>
            <w:lang w:val="en"/>
          </w:rPr>
          <w:delText xml:space="preserve">Tissue regeneration </w:delText>
        </w:r>
        <w:r w:rsidR="00F571CB" w:rsidDel="007F5480">
          <w:rPr>
            <w:bCs/>
            <w:lang w:val="en"/>
          </w:rPr>
          <w:delText>was overrepresented</w:delText>
        </w:r>
        <w:r w:rsidDel="007F5480">
          <w:rPr>
            <w:bCs/>
            <w:lang w:val="en"/>
          </w:rPr>
          <w:delText xml:space="preserve"> in the </w:delText>
        </w:r>
        <w:r w:rsidR="00F571CB" w:rsidDel="007F5480">
          <w:rPr>
            <w:bCs/>
            <w:lang w:val="en"/>
          </w:rPr>
          <w:delText xml:space="preserve">outliers </w:delText>
        </w:r>
      </w:del>
      <w:r w:rsidR="00F571CB">
        <w:rPr>
          <w:bCs/>
          <w:lang w:val="en"/>
        </w:rPr>
        <w:t xml:space="preserve">identified by </w:t>
      </w:r>
      <w:proofErr w:type="spellStart"/>
      <w:r w:rsidR="00F571CB">
        <w:rPr>
          <w:bCs/>
          <w:lang w:val="en"/>
        </w:rPr>
        <w:t>RAiSD</w:t>
      </w:r>
      <w:proofErr w:type="spellEnd"/>
      <w:ins w:id="578" w:author="Danny Jackson (Student)" w:date="2025-06-05T15:56:00Z" w16du:dateUtc="2025-06-05T22:56:00Z">
        <w:r w:rsidR="007F5480">
          <w:rPr>
            <w:bCs/>
            <w:lang w:val="en"/>
          </w:rPr>
          <w:t>, with</w:t>
        </w:r>
      </w:ins>
      <w:ins w:id="579" w:author="Danny Jackson (Student)" w:date="2025-06-05T15:57:00Z" w16du:dateUtc="2025-06-05T22:57:00Z">
        <w:r w:rsidR="007F5480">
          <w:rPr>
            <w:bCs/>
            <w:lang w:val="en"/>
          </w:rPr>
          <w:t xml:space="preserve"> four terms related to RNA processing, two terms related to centrosome regulation,</w:t>
        </w:r>
      </w:ins>
      <w:ins w:id="580" w:author="Danny Jackson (Student)" w:date="2025-06-05T15:56:00Z" w16du:dateUtc="2025-06-05T22:56:00Z">
        <w:r w:rsidR="007F5480">
          <w:rPr>
            <w:bCs/>
            <w:lang w:val="en"/>
          </w:rPr>
          <w:t xml:space="preserve"> </w:t>
        </w:r>
      </w:ins>
      <w:ins w:id="581" w:author="Danny Jackson (Student)" w:date="2025-06-06T12:22:00Z" w16du:dateUtc="2025-06-06T19:22:00Z">
        <w:r w:rsidR="00EE7616">
          <w:rPr>
            <w:bCs/>
            <w:lang w:val="en"/>
          </w:rPr>
          <w:t xml:space="preserve">the same two </w:t>
        </w:r>
      </w:ins>
      <w:ins w:id="582" w:author="Danny Jackson (Student)" w:date="2025-06-05T15:56:00Z" w16du:dateUtc="2025-06-05T22:56:00Z">
        <w:r w:rsidR="007F5480">
          <w:rPr>
            <w:bCs/>
            <w:lang w:val="en"/>
          </w:rPr>
          <w:t>terms related to tissue regeneration</w:t>
        </w:r>
      </w:ins>
      <w:ins w:id="583" w:author="Danny Jackson (Student)" w:date="2025-06-06T12:22:00Z" w16du:dateUtc="2025-06-06T19:22:00Z">
        <w:r w:rsidR="00EE7616">
          <w:rPr>
            <w:bCs/>
            <w:lang w:val="en"/>
          </w:rPr>
          <w:t xml:space="preserve"> as were identified by F</w:t>
        </w:r>
        <w:r w:rsidR="00EE7616" w:rsidRPr="00EE7616">
          <w:rPr>
            <w:bCs/>
            <w:vertAlign w:val="subscript"/>
            <w:lang w:val="en"/>
            <w:rPrChange w:id="584" w:author="Danny Jackson (Student)" w:date="2025-06-06T12:22:00Z" w16du:dateUtc="2025-06-06T19:22:00Z">
              <w:rPr>
                <w:bCs/>
                <w:lang w:val="en"/>
              </w:rPr>
            </w:rPrChange>
          </w:rPr>
          <w:t>ST</w:t>
        </w:r>
      </w:ins>
      <w:ins w:id="585" w:author="Danny Jackson (Student)" w:date="2025-06-06T12:23:00Z" w16du:dateUtc="2025-06-06T19:23:00Z">
        <w:r w:rsidR="00EE7616">
          <w:rPr>
            <w:bCs/>
            <w:lang w:val="en"/>
          </w:rPr>
          <w:t xml:space="preserve"> analyses</w:t>
        </w:r>
      </w:ins>
      <w:ins w:id="586" w:author="Danny Jackson (Student)" w:date="2025-06-09T10:15:00Z" w16du:dateUtc="2025-06-09T17:15:00Z">
        <w:r w:rsidR="002C0AE7">
          <w:rPr>
            <w:bCs/>
            <w:lang w:val="en"/>
          </w:rPr>
          <w:t xml:space="preserve">, </w:t>
        </w:r>
      </w:ins>
      <w:ins w:id="587" w:author="Danny Jackson (Student)" w:date="2025-06-05T15:57:00Z" w16du:dateUtc="2025-06-05T22:57:00Z">
        <w:r w:rsidR="007F5480">
          <w:rPr>
            <w:bCs/>
            <w:lang w:val="en"/>
          </w:rPr>
          <w:t xml:space="preserve">and one term related to </w:t>
        </w:r>
      </w:ins>
      <w:ins w:id="588" w:author="Danny Jackson (Student)" w:date="2025-06-05T16:02:00Z" w16du:dateUtc="2025-06-05T23:02:00Z">
        <w:r w:rsidR="007F5480">
          <w:rPr>
            <w:bCs/>
            <w:lang w:val="en"/>
          </w:rPr>
          <w:t>energy metabolism</w:t>
        </w:r>
      </w:ins>
      <w:r w:rsidR="000023FB">
        <w:rPr>
          <w:bCs/>
          <w:lang w:val="en"/>
        </w:rPr>
        <w:t xml:space="preserve"> (Figure </w:t>
      </w:r>
      <w:ins w:id="589" w:author="Danny Jackson (Student)" w:date="2025-06-09T10:13:00Z" w16du:dateUtc="2025-06-09T17:13:00Z">
        <w:r w:rsidR="002C0AE7">
          <w:rPr>
            <w:bCs/>
            <w:lang w:val="en"/>
          </w:rPr>
          <w:t>5</w:t>
        </w:r>
      </w:ins>
      <w:del w:id="590" w:author="Danny Jackson (Student)" w:date="2025-06-09T10:13:00Z" w16du:dateUtc="2025-06-09T17:13:00Z">
        <w:r w:rsidR="000023FB" w:rsidDel="002C0AE7">
          <w:rPr>
            <w:bCs/>
            <w:lang w:val="en"/>
          </w:rPr>
          <w:delText>3</w:delText>
        </w:r>
      </w:del>
      <w:r w:rsidR="000023FB">
        <w:rPr>
          <w:bCs/>
          <w:lang w:val="en"/>
        </w:rPr>
        <w:t>)</w:t>
      </w:r>
      <w:r w:rsidR="00F571CB">
        <w:rPr>
          <w:bCs/>
          <w:lang w:val="en"/>
        </w:rPr>
        <w:t xml:space="preserve">. </w:t>
      </w:r>
      <w:r w:rsidR="00B64C7D">
        <w:rPr>
          <w:bCs/>
          <w:lang w:val="en"/>
        </w:rPr>
        <w:t>Two GO terms –</w:t>
      </w:r>
      <w:r w:rsidR="00AD2AFB">
        <w:rPr>
          <w:bCs/>
          <w:lang w:val="en"/>
        </w:rPr>
        <w:t xml:space="preserve"> </w:t>
      </w:r>
      <w:r w:rsidR="00B64C7D" w:rsidRPr="00B64C7D">
        <w:rPr>
          <w:bCs/>
          <w:lang w:val="en"/>
        </w:rPr>
        <w:t>GO:0031099</w:t>
      </w:r>
      <w:r w:rsidR="00B64C7D">
        <w:rPr>
          <w:bCs/>
          <w:lang w:val="en"/>
        </w:rPr>
        <w:t xml:space="preserve"> regeneration and </w:t>
      </w:r>
      <w:r w:rsidR="00B64C7D" w:rsidRPr="00B64C7D">
        <w:rPr>
          <w:bCs/>
          <w:lang w:val="en"/>
        </w:rPr>
        <w:t>GO:0042246</w:t>
      </w:r>
      <w:r w:rsidR="00B64C7D">
        <w:rPr>
          <w:bCs/>
          <w:lang w:val="en"/>
        </w:rPr>
        <w:t xml:space="preserve"> tissue regeneration – were identified as overrepresented in both </w:t>
      </w:r>
      <w:r w:rsidR="00B64C7D" w:rsidRPr="006D2868">
        <w:rPr>
          <w:bCs/>
          <w:lang w:val="en"/>
        </w:rPr>
        <w:t>F</w:t>
      </w:r>
      <w:r w:rsidR="00B64C7D" w:rsidRPr="006D2868">
        <w:rPr>
          <w:bCs/>
          <w:vertAlign w:val="subscript"/>
          <w:lang w:val="en"/>
        </w:rPr>
        <w:t>ST</w:t>
      </w:r>
      <w:r w:rsidR="00B64C7D">
        <w:rPr>
          <w:bCs/>
          <w:vertAlign w:val="subscript"/>
          <w:lang w:val="en"/>
        </w:rPr>
        <w:t xml:space="preserve"> </w:t>
      </w:r>
      <w:r w:rsidR="00B64C7D">
        <w:rPr>
          <w:bCs/>
          <w:lang w:val="en"/>
        </w:rPr>
        <w:t xml:space="preserve">and </w:t>
      </w:r>
      <w:proofErr w:type="spellStart"/>
      <w:r w:rsidR="00B64C7D">
        <w:rPr>
          <w:bCs/>
          <w:lang w:val="en"/>
        </w:rPr>
        <w:t>RAiSD</w:t>
      </w:r>
      <w:proofErr w:type="spellEnd"/>
      <w:r w:rsidR="00B64C7D">
        <w:rPr>
          <w:bCs/>
          <w:lang w:val="en"/>
        </w:rPr>
        <w:t xml:space="preserve"> gene lists</w:t>
      </w:r>
      <w:ins w:id="591" w:author="Danny Jackson (Student)" w:date="2025-06-05T16:18:00Z" w16du:dateUtc="2025-06-05T23:18:00Z">
        <w:r w:rsidR="00AE3977">
          <w:rPr>
            <w:bCs/>
            <w:lang w:val="en"/>
          </w:rPr>
          <w:t xml:space="preserve">, driven in both cases by the gene </w:t>
        </w:r>
        <w:r w:rsidR="00AE3977" w:rsidRPr="00A316B5">
          <w:rPr>
            <w:bCs/>
            <w:i/>
            <w:iCs/>
            <w:lang w:val="en"/>
            <w:rPrChange w:id="592" w:author="Danny Jackson (Student)" w:date="2025-06-06T15:46:00Z" w16du:dateUtc="2025-06-06T22:46:00Z">
              <w:rPr>
                <w:bCs/>
                <w:lang w:val="en"/>
              </w:rPr>
            </w:rPrChange>
          </w:rPr>
          <w:t>GAP43</w:t>
        </w:r>
        <w:r w:rsidR="00AE3977">
          <w:rPr>
            <w:bCs/>
            <w:lang w:val="en"/>
          </w:rPr>
          <w:t xml:space="preserve"> (</w:t>
        </w:r>
      </w:ins>
      <w:ins w:id="593" w:author="Danny Jackson (Student)" w:date="2025-06-05T16:19:00Z" w16du:dateUtc="2025-06-05T23:19:00Z">
        <w:r w:rsidR="00AE3977">
          <w:rPr>
            <w:bCs/>
            <w:lang w:val="en"/>
          </w:rPr>
          <w:t>Growth Associated Protein 43)</w:t>
        </w:r>
      </w:ins>
      <w:r w:rsidR="00B64C7D">
        <w:rPr>
          <w:bCs/>
          <w:lang w:val="en"/>
        </w:rPr>
        <w:t>.</w:t>
      </w:r>
      <w:r w:rsidR="00E35866">
        <w:rPr>
          <w:bCs/>
          <w:lang w:val="en"/>
        </w:rPr>
        <w:t xml:space="preserve"> </w:t>
      </w:r>
      <w:r w:rsidR="00AC1477">
        <w:rPr>
          <w:bCs/>
          <w:lang w:val="en"/>
        </w:rPr>
        <w:t xml:space="preserve">Two candidate genes are involved in the insulin-like growth factor (IGF) receptor signaling pathway, </w:t>
      </w:r>
      <w:r w:rsidR="00AC1477" w:rsidRPr="00461EBB">
        <w:rPr>
          <w:bCs/>
          <w:lang w:val="en"/>
        </w:rPr>
        <w:t>GIGYF2</w:t>
      </w:r>
      <w:r w:rsidR="00AC1477">
        <w:rPr>
          <w:bCs/>
          <w:lang w:val="en"/>
        </w:rPr>
        <w:t xml:space="preserve"> (</w:t>
      </w:r>
      <w:r w:rsidR="00AC1477" w:rsidRPr="00AC1477">
        <w:rPr>
          <w:bCs/>
          <w:lang w:val="en"/>
        </w:rPr>
        <w:t>GRB10 Interacting GYF Protein</w:t>
      </w:r>
      <w:r w:rsidR="00AC1477">
        <w:rPr>
          <w:bCs/>
          <w:lang w:val="en"/>
        </w:rPr>
        <w:t xml:space="preserve">) and </w:t>
      </w:r>
      <w:r w:rsidR="00AC1477" w:rsidRPr="00461EBB">
        <w:rPr>
          <w:bCs/>
          <w:lang w:val="en"/>
        </w:rPr>
        <w:t>IGF1</w:t>
      </w:r>
      <w:r w:rsidR="00AC1477">
        <w:rPr>
          <w:bCs/>
          <w:lang w:val="en"/>
        </w:rPr>
        <w:t xml:space="preserve"> (</w:t>
      </w:r>
      <w:r w:rsidR="00AC1477" w:rsidRPr="00AC1477">
        <w:rPr>
          <w:bCs/>
          <w:lang w:val="en"/>
        </w:rPr>
        <w:t>Insulin Like Growth Factor 1</w:t>
      </w:r>
      <w:r w:rsidR="00AC1477">
        <w:rPr>
          <w:bCs/>
          <w:lang w:val="en"/>
        </w:rPr>
        <w:t>). We identified 15 candidate genes associated with nervous system development.</w:t>
      </w:r>
    </w:p>
    <w:p w14:paraId="1F9F9C66" w14:textId="520543DF" w:rsidR="002A7442" w:rsidDel="007826E2" w:rsidRDefault="00453D09">
      <w:pPr>
        <w:spacing w:line="480" w:lineRule="auto"/>
        <w:ind w:firstLine="720"/>
        <w:rPr>
          <w:del w:id="594" w:author="Danny Jackson (Student)" w:date="2025-06-06T12:31:00Z" w16du:dateUtc="2025-06-06T19:31:00Z"/>
          <w:bCs/>
          <w:lang w:val="en"/>
        </w:rPr>
      </w:pPr>
      <w:del w:id="595" w:author="Danny Jackson (Student)" w:date="2025-06-06T12:31:00Z" w16du:dateUtc="2025-06-06T19:31:00Z">
        <w:r w:rsidDel="007826E2">
          <w:rPr>
            <w:bCs/>
            <w:lang w:val="en"/>
          </w:rPr>
          <w:delText>Across GO categories identified as associated with urbanization</w:delText>
        </w:r>
        <w:r w:rsidR="00EA1738" w:rsidDel="007826E2">
          <w:rPr>
            <w:bCs/>
            <w:lang w:val="en"/>
          </w:rPr>
          <w:delText>, more genes associated with GO terms related to blood physiology</w:delText>
        </w:r>
        <w:r w:rsidR="00981918" w:rsidDel="007826E2">
          <w:rPr>
            <w:bCs/>
            <w:lang w:val="en"/>
          </w:rPr>
          <w:delText xml:space="preserve"> and muscle development </w:delText>
        </w:r>
        <w:r w:rsidR="00EA1738" w:rsidDel="007826E2">
          <w:rPr>
            <w:bCs/>
            <w:lang w:val="en"/>
          </w:rPr>
          <w:delText xml:space="preserve">showed a signal of selection in northern cardinals compared to pyrrhuloxia </w:delText>
        </w:r>
        <w:r w:rsidDel="007826E2">
          <w:rPr>
            <w:bCs/>
            <w:lang w:val="en"/>
          </w:rPr>
          <w:delText>(</w:delText>
        </w:r>
        <w:r w:rsidR="000023FB" w:rsidDel="007826E2">
          <w:rPr>
            <w:bCs/>
            <w:lang w:val="en"/>
          </w:rPr>
          <w:delText>Figure S2</w:delText>
        </w:r>
        <w:r w:rsidDel="007826E2">
          <w:rPr>
            <w:bCs/>
            <w:lang w:val="en"/>
          </w:rPr>
          <w:delText>).</w:delText>
        </w:r>
        <w:r w:rsidR="00EA1738" w:rsidDel="007826E2">
          <w:rPr>
            <w:bCs/>
            <w:lang w:val="en"/>
          </w:rPr>
          <w:delText xml:space="preserve"> </w:delText>
        </w:r>
        <w:r w:rsidR="00981918" w:rsidDel="007826E2">
          <w:rPr>
            <w:bCs/>
            <w:lang w:val="en"/>
          </w:rPr>
          <w:delText xml:space="preserve">Additionally, northern cardinals showed more representation of genes associated with negative regulation of response to external stimulus (GO:0032102). </w:delText>
        </w:r>
        <w:r w:rsidR="00EA1738" w:rsidDel="007826E2">
          <w:rPr>
            <w:bCs/>
            <w:lang w:val="en"/>
          </w:rPr>
          <w:delText xml:space="preserve">Pyrrhuloxia showed greater representations of genes in </w:delText>
        </w:r>
        <w:r w:rsidR="00981918" w:rsidDel="007826E2">
          <w:rPr>
            <w:bCs/>
            <w:lang w:val="en"/>
          </w:rPr>
          <w:delText xml:space="preserve">various disjunct categories, including insulin-like growth factor receptor signaling pathway (GO:0048009), tissue regeneration (GO:0042246), and regulation of phosphatase activity (GO:004666). </w:delText>
        </w:r>
      </w:del>
    </w:p>
    <w:p w14:paraId="6D26758B" w14:textId="77777777" w:rsidR="00981918" w:rsidRPr="00981918" w:rsidDel="001E0B45" w:rsidRDefault="00981918">
      <w:pPr>
        <w:spacing w:line="480" w:lineRule="auto"/>
        <w:ind w:firstLine="720"/>
        <w:rPr>
          <w:del w:id="596" w:author="Danny Jackson (Student)" w:date="2025-06-08T13:07:00Z" w16du:dateUtc="2025-06-08T20:07:00Z"/>
          <w:bCs/>
          <w:lang w:val="en"/>
        </w:rPr>
      </w:pPr>
    </w:p>
    <w:p w14:paraId="74992CEA" w14:textId="73A8A281" w:rsidR="00750FCE" w:rsidRPr="00F54901" w:rsidDel="007A6CC1" w:rsidRDefault="00750FCE">
      <w:pPr>
        <w:spacing w:line="480" w:lineRule="auto"/>
        <w:ind w:firstLine="720"/>
        <w:rPr>
          <w:moveFrom w:id="597" w:author="Danny Jackson (Student)" w:date="2025-06-05T13:15:00Z" w16du:dateUtc="2025-06-05T20:15:00Z"/>
          <w:lang w:val="en"/>
        </w:rPr>
        <w:pPrChange w:id="598" w:author="Danny Jackson (Student)" w:date="2025-06-08T13:09:00Z" w16du:dateUtc="2025-06-08T20:09:00Z">
          <w:pPr>
            <w:spacing w:line="480" w:lineRule="auto"/>
          </w:pPr>
        </w:pPrChange>
      </w:pPr>
      <w:moveFromRangeStart w:id="599" w:author="Danny Jackson (Student)" w:date="2025-06-05T13:15:00Z" w:name="move200021743"/>
      <w:moveFrom w:id="600" w:author="Danny Jackson (Student)" w:date="2025-06-05T13:15:00Z" w16du:dateUtc="2025-06-05T20:15:00Z">
        <w:r w:rsidDel="007A6CC1">
          <w:rPr>
            <w:bCs/>
            <w:u w:val="single"/>
            <w:lang w:val="en"/>
          </w:rPr>
          <w:t>Parallel Evolution</w:t>
        </w:r>
        <w:r w:rsidRPr="00410F32" w:rsidDel="007A6CC1">
          <w:rPr>
            <w:bCs/>
            <w:noProof/>
            <w:lang w:val="en"/>
          </w:rPr>
          <w:t xml:space="preserve"> </w:t>
        </w:r>
      </w:moveFrom>
    </w:p>
    <w:p w14:paraId="185E98B5" w14:textId="75953512" w:rsidR="008D5DDE" w:rsidDel="007A6CC1" w:rsidRDefault="008D5DDE">
      <w:pPr>
        <w:spacing w:line="480" w:lineRule="auto"/>
        <w:ind w:firstLine="720"/>
        <w:rPr>
          <w:moveFrom w:id="601" w:author="Danny Jackson (Student)" w:date="2025-06-05T13:15:00Z" w16du:dateUtc="2025-06-05T20:15:00Z"/>
          <w:bCs/>
          <w:lang w:val="en"/>
        </w:rPr>
      </w:pPr>
      <w:moveFrom w:id="602" w:author="Danny Jackson (Student)" w:date="2025-06-05T13:15:00Z" w16du:dateUtc="2025-06-05T20:15:00Z">
        <w:r w:rsidDel="007A6CC1">
          <w:rPr>
            <w:bCs/>
            <w:lang w:val="en"/>
          </w:rPr>
          <w:t>Pairwise comparisons of</w:t>
        </w:r>
        <w:r w:rsidR="0005053C" w:rsidDel="007A6CC1">
          <w:rPr>
            <w:bCs/>
            <w:lang w:val="en"/>
          </w:rPr>
          <w:t xml:space="preserve"> the cardinal</w:t>
        </w:r>
        <w:r w:rsidDel="007A6CC1">
          <w:rPr>
            <w:bCs/>
            <w:lang w:val="en"/>
          </w:rPr>
          <w:t xml:space="preserve"> species</w:t>
        </w:r>
        <w:r w:rsidR="0005053C" w:rsidDel="007A6CC1">
          <w:rPr>
            <w:bCs/>
            <w:lang w:val="en"/>
          </w:rPr>
          <w:t xml:space="preserve"> sequenced in this study to published data from burrowing owls and great tits </w:t>
        </w:r>
        <w:r w:rsidDel="007A6CC1">
          <w:rPr>
            <w:bCs/>
            <w:lang w:val="en"/>
          </w:rPr>
          <w:t xml:space="preserve"> found significant evidence of overlapping genes in five of the six pairs (northern cardinals and pyrrhuloxia </w:t>
        </w:r>
        <w:r w:rsidR="00D941CC" w:rsidDel="007A6CC1">
          <w:rPr>
            <w:bCs/>
            <w:lang w:val="en"/>
          </w:rPr>
          <w:t>q</w:t>
        </w:r>
        <w:r w:rsidR="000023FB" w:rsidDel="007A6CC1">
          <w:rPr>
            <w:bCs/>
            <w:lang w:val="en"/>
          </w:rPr>
          <w:t xml:space="preserve"> </w:t>
        </w:r>
        <w:r w:rsidDel="007A6CC1">
          <w:rPr>
            <w:bCs/>
            <w:lang w:val="en"/>
          </w:rPr>
          <w:t>=</w:t>
        </w:r>
        <w:r w:rsidR="000023FB" w:rsidDel="007A6CC1">
          <w:rPr>
            <w:bCs/>
            <w:lang w:val="en"/>
          </w:rPr>
          <w:t xml:space="preserve"> </w:t>
        </w:r>
        <w:r w:rsidRPr="00AF493F" w:rsidDel="007A6CC1">
          <w:rPr>
            <w:bCs/>
            <w:lang w:val="en"/>
          </w:rPr>
          <w:t>1.3</w:t>
        </w:r>
        <w:r w:rsidDel="007A6CC1">
          <w:rPr>
            <w:bCs/>
            <w:lang w:val="en"/>
          </w:rPr>
          <w:t>2x10</w:t>
        </w:r>
        <w:r w:rsidRPr="00AF493F" w:rsidDel="007A6CC1">
          <w:rPr>
            <w:bCs/>
            <w:vertAlign w:val="superscript"/>
            <w:lang w:val="en"/>
          </w:rPr>
          <w:t>-15</w:t>
        </w:r>
        <w:r w:rsidDel="007A6CC1">
          <w:rPr>
            <w:bCs/>
            <w:lang w:val="en"/>
          </w:rPr>
          <w:t xml:space="preserve">, northern cardinals and burrowing owls </w:t>
        </w:r>
        <w:r w:rsidR="000023FB" w:rsidDel="007A6CC1">
          <w:rPr>
            <w:bCs/>
            <w:lang w:val="en"/>
          </w:rPr>
          <w:t xml:space="preserve">q </w:t>
        </w:r>
        <w:r w:rsidDel="007A6CC1">
          <w:rPr>
            <w:bCs/>
            <w:lang w:val="en"/>
          </w:rPr>
          <w:t xml:space="preserve">= </w:t>
        </w:r>
        <w:r w:rsidRPr="00AF493F" w:rsidDel="007A6CC1">
          <w:rPr>
            <w:bCs/>
            <w:lang w:val="en"/>
          </w:rPr>
          <w:t>2.81</w:t>
        </w:r>
        <w:r w:rsidDel="007A6CC1">
          <w:rPr>
            <w:bCs/>
            <w:lang w:val="en"/>
          </w:rPr>
          <w:t>x10</w:t>
        </w:r>
        <w:r w:rsidRPr="008D5DDE" w:rsidDel="007A6CC1">
          <w:rPr>
            <w:bCs/>
            <w:vertAlign w:val="superscript"/>
            <w:lang w:val="en"/>
          </w:rPr>
          <w:t>-05</w:t>
        </w:r>
        <w:r w:rsidDel="007A6CC1">
          <w:rPr>
            <w:bCs/>
            <w:lang w:val="en"/>
          </w:rPr>
          <w:t xml:space="preserve">, northern cardinals and great tits </w:t>
        </w:r>
        <w:r w:rsidR="00D941CC" w:rsidDel="007A6CC1">
          <w:rPr>
            <w:bCs/>
            <w:lang w:val="en"/>
          </w:rPr>
          <w:t>q</w:t>
        </w:r>
        <w:r w:rsidR="000023FB" w:rsidDel="007A6CC1">
          <w:rPr>
            <w:bCs/>
            <w:lang w:val="en"/>
          </w:rPr>
          <w:t xml:space="preserve"> </w:t>
        </w:r>
        <w:r w:rsidDel="007A6CC1">
          <w:rPr>
            <w:bCs/>
            <w:lang w:val="en"/>
          </w:rPr>
          <w:t>=</w:t>
        </w:r>
        <w:r w:rsidR="000023FB" w:rsidDel="007A6CC1">
          <w:rPr>
            <w:bCs/>
            <w:lang w:val="en"/>
          </w:rPr>
          <w:t xml:space="preserve"> </w:t>
        </w:r>
        <w:r w:rsidDel="007A6CC1">
          <w:rPr>
            <w:bCs/>
            <w:lang w:val="en"/>
          </w:rPr>
          <w:t>0.0</w:t>
        </w:r>
        <w:r w:rsidRPr="00AF493F" w:rsidDel="007A6CC1">
          <w:rPr>
            <w:bCs/>
            <w:lang w:val="en"/>
          </w:rPr>
          <w:t>1</w:t>
        </w:r>
        <w:r w:rsidDel="007A6CC1">
          <w:rPr>
            <w:bCs/>
            <w:lang w:val="en"/>
          </w:rPr>
          <w:t xml:space="preserve">2, pyrrhuloxia and burrowing owls </w:t>
        </w:r>
        <w:r w:rsidR="00D941CC" w:rsidDel="007A6CC1">
          <w:rPr>
            <w:bCs/>
            <w:lang w:val="en"/>
          </w:rPr>
          <w:t>q</w:t>
        </w:r>
        <w:r w:rsidR="000023FB" w:rsidDel="007A6CC1">
          <w:rPr>
            <w:bCs/>
            <w:lang w:val="en"/>
          </w:rPr>
          <w:t xml:space="preserve"> </w:t>
        </w:r>
        <w:r w:rsidDel="007A6CC1">
          <w:rPr>
            <w:bCs/>
            <w:lang w:val="en"/>
          </w:rPr>
          <w:t>=</w:t>
        </w:r>
        <w:r w:rsidR="000023FB" w:rsidDel="007A6CC1">
          <w:rPr>
            <w:bCs/>
            <w:lang w:val="en"/>
          </w:rPr>
          <w:t xml:space="preserve"> </w:t>
        </w:r>
        <w:r w:rsidDel="007A6CC1">
          <w:rPr>
            <w:bCs/>
            <w:lang w:val="en"/>
          </w:rPr>
          <w:t xml:space="preserve">0.008, burrowing owls and great tits </w:t>
        </w:r>
        <w:r w:rsidR="000023FB" w:rsidDel="007A6CC1">
          <w:rPr>
            <w:bCs/>
            <w:lang w:val="en"/>
          </w:rPr>
          <w:t xml:space="preserve">q </w:t>
        </w:r>
        <w:r w:rsidDel="007A6CC1">
          <w:rPr>
            <w:bCs/>
            <w:lang w:val="en"/>
          </w:rPr>
          <w:t>=</w:t>
        </w:r>
        <w:r w:rsidR="000023FB" w:rsidDel="007A6CC1">
          <w:rPr>
            <w:bCs/>
            <w:lang w:val="en"/>
          </w:rPr>
          <w:t xml:space="preserve"> </w:t>
        </w:r>
        <w:r w:rsidDel="007A6CC1">
          <w:rPr>
            <w:bCs/>
            <w:lang w:val="en"/>
          </w:rPr>
          <w:t>0.0</w:t>
        </w:r>
        <w:r w:rsidRPr="00AF493F" w:rsidDel="007A6CC1">
          <w:rPr>
            <w:bCs/>
            <w:lang w:val="en"/>
          </w:rPr>
          <w:t>1</w:t>
        </w:r>
        <w:r w:rsidDel="007A6CC1">
          <w:rPr>
            <w:bCs/>
            <w:lang w:val="en"/>
          </w:rPr>
          <w:t>2; FDR c</w:t>
        </w:r>
        <w:r w:rsidR="00C7421A" w:rsidDel="007A6CC1">
          <w:rPr>
            <w:bCs/>
            <w:lang w:val="en"/>
          </w:rPr>
          <w:t>0</w:t>
        </w:r>
        <w:r w:rsidDel="007A6CC1">
          <w:rPr>
            <w:bCs/>
            <w:lang w:val="en"/>
          </w:rPr>
          <w:t>orrected Fisher’s exact test)</w:t>
        </w:r>
        <w:r w:rsidR="00AD2AFB" w:rsidDel="007A6CC1">
          <w:rPr>
            <w:bCs/>
            <w:lang w:val="en"/>
          </w:rPr>
          <w:t>, with only pyrrhuloxia and great tits not demonstrating significant overlap (q</w:t>
        </w:r>
        <w:r w:rsidR="000023FB" w:rsidDel="007A6CC1">
          <w:rPr>
            <w:bCs/>
            <w:lang w:val="en"/>
          </w:rPr>
          <w:t xml:space="preserve"> </w:t>
        </w:r>
        <w:r w:rsidR="00AD2AFB" w:rsidDel="007A6CC1">
          <w:rPr>
            <w:bCs/>
            <w:lang w:val="en"/>
          </w:rPr>
          <w:t>=</w:t>
        </w:r>
        <w:r w:rsidR="000023FB" w:rsidDel="007A6CC1">
          <w:rPr>
            <w:bCs/>
            <w:lang w:val="en"/>
          </w:rPr>
          <w:t xml:space="preserve"> </w:t>
        </w:r>
        <w:r w:rsidR="00AD2AFB" w:rsidDel="007A6CC1">
          <w:rPr>
            <w:bCs/>
            <w:lang w:val="en"/>
          </w:rPr>
          <w:t>0.</w:t>
        </w:r>
        <w:r w:rsidR="00AD2AFB" w:rsidRPr="00AF493F" w:rsidDel="007A6CC1">
          <w:rPr>
            <w:bCs/>
            <w:lang w:val="en"/>
          </w:rPr>
          <w:t>601</w:t>
        </w:r>
        <w:r w:rsidR="00AD2AFB" w:rsidDel="007A6CC1">
          <w:rPr>
            <w:bCs/>
            <w:lang w:val="en"/>
          </w:rPr>
          <w:t>).</w:t>
        </w:r>
      </w:moveFrom>
    </w:p>
    <w:p w14:paraId="335D0857" w14:textId="66EC1EDD" w:rsidR="00750FCE" w:rsidDel="007A6CC1" w:rsidRDefault="008D5DDE">
      <w:pPr>
        <w:spacing w:line="480" w:lineRule="auto"/>
        <w:ind w:firstLine="720"/>
        <w:rPr>
          <w:moveFrom w:id="603" w:author="Danny Jackson (Student)" w:date="2025-06-05T13:15:00Z" w16du:dateUtc="2025-06-05T20:15:00Z"/>
          <w:bCs/>
          <w:lang w:val="en"/>
        </w:rPr>
      </w:pPr>
      <w:moveFrom w:id="604" w:author="Danny Jackson (Student)" w:date="2025-06-05T13:15:00Z" w16du:dateUtc="2025-06-05T20:15:00Z">
        <w:r w:rsidDel="007A6CC1">
          <w:rPr>
            <w:bCs/>
            <w:lang w:val="en"/>
          </w:rPr>
          <w:t xml:space="preserve">Between cardinal species, </w:t>
        </w:r>
        <w:r w:rsidR="00750FCE" w:rsidDel="007A6CC1">
          <w:rPr>
            <w:bCs/>
            <w:lang w:val="en"/>
          </w:rPr>
          <w:t xml:space="preserve">132 genes were identified by at least one analysis in both species but no GO terms were overrepresented in the list of overlapping genes. The three genes identified by both programs in both species are </w:t>
        </w:r>
        <w:r w:rsidR="00750FCE" w:rsidRPr="003B5579" w:rsidDel="007A6CC1">
          <w:rPr>
            <w:bCs/>
            <w:lang w:val="en"/>
          </w:rPr>
          <w:t>CDKAL1</w:t>
        </w:r>
        <w:r w:rsidR="00750FCE" w:rsidDel="007A6CC1">
          <w:rPr>
            <w:bCs/>
            <w:lang w:val="en"/>
          </w:rPr>
          <w:t xml:space="preserve"> (</w:t>
        </w:r>
        <w:r w:rsidR="00750FCE" w:rsidRPr="003B5579" w:rsidDel="007A6CC1">
          <w:rPr>
            <w:bCs/>
            <w:lang w:val="en"/>
          </w:rPr>
          <w:t>CDK5 Regulatory Subunit Associated Protein 1 Like 1)</w:t>
        </w:r>
        <w:r w:rsidR="00750FCE" w:rsidDel="007A6CC1">
          <w:rPr>
            <w:bCs/>
            <w:lang w:val="en"/>
          </w:rPr>
          <w:t xml:space="preserve">, </w:t>
        </w:r>
        <w:r w:rsidR="00750FCE" w:rsidRPr="003B5579" w:rsidDel="007A6CC1">
          <w:rPr>
            <w:bCs/>
            <w:lang w:val="en"/>
          </w:rPr>
          <w:t>COL15A1</w:t>
        </w:r>
        <w:r w:rsidR="00750FCE" w:rsidDel="007A6CC1">
          <w:rPr>
            <w:bCs/>
            <w:lang w:val="en"/>
          </w:rPr>
          <w:t xml:space="preserve"> </w:t>
        </w:r>
        <w:r w:rsidR="00750FCE" w:rsidRPr="003B5579" w:rsidDel="007A6CC1">
          <w:rPr>
            <w:bCs/>
            <w:lang w:val="en"/>
          </w:rPr>
          <w:t>(Collagen Type XV Alpha 1 Chain)</w:t>
        </w:r>
        <w:r w:rsidR="00750FCE" w:rsidDel="007A6CC1">
          <w:rPr>
            <w:bCs/>
            <w:lang w:val="en"/>
          </w:rPr>
          <w:t xml:space="preserve">, and </w:t>
        </w:r>
        <w:r w:rsidR="00750FCE" w:rsidRPr="003B5579" w:rsidDel="007A6CC1">
          <w:rPr>
            <w:bCs/>
            <w:lang w:val="en"/>
          </w:rPr>
          <w:t>TGFBR</w:t>
        </w:r>
        <w:r w:rsidR="00750FCE" w:rsidDel="007A6CC1">
          <w:rPr>
            <w:bCs/>
            <w:lang w:val="en"/>
          </w:rPr>
          <w:t xml:space="preserve">1 </w:t>
        </w:r>
        <w:r w:rsidR="00750FCE" w:rsidRPr="003B5579" w:rsidDel="007A6CC1">
          <w:rPr>
            <w:bCs/>
            <w:lang w:val="en"/>
          </w:rPr>
          <w:t>(Transforming Growth Factor Beta Receptor 1)</w:t>
        </w:r>
        <w:r w:rsidR="00DC4E17" w:rsidDel="007A6CC1">
          <w:rPr>
            <w:bCs/>
            <w:lang w:val="en"/>
          </w:rPr>
          <w:t xml:space="preserve">, which are all present within the same 3.4 </w:t>
        </w:r>
        <w:r w:rsidR="00AD2AFB" w:rsidDel="007A6CC1">
          <w:rPr>
            <w:bCs/>
            <w:lang w:val="en"/>
          </w:rPr>
          <w:t xml:space="preserve">Mb </w:t>
        </w:r>
        <w:r w:rsidR="00DC4E17" w:rsidDel="007A6CC1">
          <w:rPr>
            <w:bCs/>
            <w:lang w:val="en"/>
          </w:rPr>
          <w:t>block of chromosome 2</w:t>
        </w:r>
        <w:r w:rsidR="00226C0D" w:rsidDel="007A6CC1">
          <w:rPr>
            <w:bCs/>
            <w:lang w:val="en"/>
          </w:rPr>
          <w:t xml:space="preserve"> and which shows distinct evidence of a selective sweep in urban pyrrhuloxia</w:t>
        </w:r>
        <w:r w:rsidR="00DC4E17" w:rsidDel="007A6CC1">
          <w:rPr>
            <w:bCs/>
            <w:lang w:val="en"/>
          </w:rPr>
          <w:t xml:space="preserve"> (Figure </w:t>
        </w:r>
        <w:r w:rsidR="000023FB" w:rsidDel="007A6CC1">
          <w:rPr>
            <w:bCs/>
            <w:lang w:val="en"/>
          </w:rPr>
          <w:t>4</w:t>
        </w:r>
        <w:r w:rsidR="00816E29" w:rsidDel="007A6CC1">
          <w:rPr>
            <w:bCs/>
            <w:lang w:val="en"/>
          </w:rPr>
          <w:t>, Figure S3</w:t>
        </w:r>
        <w:r w:rsidR="00AD2AFB" w:rsidDel="007A6CC1">
          <w:rPr>
            <w:bCs/>
            <w:lang w:val="en"/>
          </w:rPr>
          <w:t>)</w:t>
        </w:r>
        <w:r w:rsidR="00750FCE" w:rsidDel="007A6CC1">
          <w:rPr>
            <w:bCs/>
            <w:lang w:val="en"/>
          </w:rPr>
          <w:t>.</w:t>
        </w:r>
      </w:moveFrom>
    </w:p>
    <w:p w14:paraId="6936097D" w14:textId="1890EA0B" w:rsidR="008D5DDE" w:rsidDel="007A6CC1" w:rsidRDefault="008D5DDE">
      <w:pPr>
        <w:spacing w:line="480" w:lineRule="auto"/>
        <w:ind w:firstLine="720"/>
        <w:rPr>
          <w:moveFrom w:id="605" w:author="Danny Jackson (Student)" w:date="2025-06-05T13:15:00Z" w16du:dateUtc="2025-06-05T20:15:00Z"/>
          <w:bCs/>
          <w:lang w:val="en"/>
        </w:rPr>
      </w:pPr>
      <w:moveFrom w:id="606" w:author="Danny Jackson (Student)" w:date="2025-06-05T13:15:00Z" w16du:dateUtc="2025-06-05T20:15:00Z">
        <w:r w:rsidDel="007A6CC1">
          <w:rPr>
            <w:bCs/>
            <w:lang w:val="en"/>
          </w:rPr>
          <w:t>No genes were identified as a candidate gene associated with urbanization in all four species, but one was identified in three of the four species (</w:t>
        </w:r>
        <w:r w:rsidRPr="008D5DDE" w:rsidDel="007A6CC1">
          <w:rPr>
            <w:bCs/>
            <w:lang w:val="en"/>
          </w:rPr>
          <w:t>NRXN3</w:t>
        </w:r>
        <w:r w:rsidDel="007A6CC1">
          <w:rPr>
            <w:bCs/>
            <w:lang w:val="en"/>
          </w:rPr>
          <w:t>; found in northern cardinals, burrowing owls, and great tits</w:t>
        </w:r>
        <w:r w:rsidR="0073423B" w:rsidDel="007A6CC1">
          <w:rPr>
            <w:bCs/>
            <w:lang w:val="en"/>
          </w:rPr>
          <w:t>; Figure 5</w:t>
        </w:r>
        <w:r w:rsidDel="007A6CC1">
          <w:rPr>
            <w:bCs/>
            <w:lang w:val="en"/>
          </w:rPr>
          <w:t xml:space="preserve">). 45 genes were identified in </w:t>
        </w:r>
        <w:r w:rsidR="004B71C6" w:rsidDel="007A6CC1">
          <w:rPr>
            <w:bCs/>
            <w:lang w:val="en"/>
          </w:rPr>
          <w:t>one of the two cardinal species and in one additional non-cardinal taxa.</w:t>
        </w:r>
        <w:r w:rsidR="00791708" w:rsidDel="007A6CC1">
          <w:rPr>
            <w:bCs/>
            <w:lang w:val="en"/>
          </w:rPr>
          <w:t xml:space="preserve"> In this list of 45 genes, GO terms associated with muscle development (e.g. </w:t>
        </w:r>
        <w:r w:rsidR="00791708" w:rsidRPr="00791708" w:rsidDel="007A6CC1">
          <w:rPr>
            <w:bCs/>
            <w:lang w:val="en"/>
          </w:rPr>
          <w:t>GO:0090257</w:t>
        </w:r>
        <w:r w:rsidR="00791708" w:rsidDel="007A6CC1">
          <w:rPr>
            <w:bCs/>
            <w:lang w:val="en"/>
          </w:rPr>
          <w:t xml:space="preserve"> </w:t>
        </w:r>
        <w:r w:rsidR="00791708" w:rsidRPr="00791708" w:rsidDel="007A6CC1">
          <w:rPr>
            <w:bCs/>
            <w:lang w:val="en"/>
          </w:rPr>
          <w:t xml:space="preserve">regulation of muscle system process </w:t>
        </w:r>
        <w:r w:rsidR="00791708" w:rsidRPr="00791708" w:rsidDel="007A6CC1">
          <w:rPr>
            <w:bCs/>
            <w:i/>
            <w:iCs/>
            <w:lang w:val="en"/>
          </w:rPr>
          <w:t>q</w:t>
        </w:r>
        <w:r w:rsidR="00791708" w:rsidDel="007A6CC1">
          <w:rPr>
            <w:bCs/>
            <w:lang w:val="en"/>
          </w:rPr>
          <w:t xml:space="preserve"> = </w:t>
        </w:r>
        <w:r w:rsidR="00791708" w:rsidRPr="00791708" w:rsidDel="007A6CC1">
          <w:rPr>
            <w:bCs/>
            <w:lang w:val="en"/>
          </w:rPr>
          <w:t>0.041</w:t>
        </w:r>
        <w:r w:rsidR="00791708" w:rsidDel="007A6CC1">
          <w:rPr>
            <w:bCs/>
            <w:lang w:val="en"/>
          </w:rPr>
          <w:t xml:space="preserve">) and neuronal processes (e.g. </w:t>
        </w:r>
        <w:r w:rsidR="00791708" w:rsidRPr="00791708" w:rsidDel="007A6CC1">
          <w:rPr>
            <w:bCs/>
            <w:lang w:val="en"/>
          </w:rPr>
          <w:t>GO:0007399</w:t>
        </w:r>
        <w:r w:rsidR="00791708" w:rsidDel="007A6CC1">
          <w:rPr>
            <w:bCs/>
            <w:lang w:val="en"/>
          </w:rPr>
          <w:t xml:space="preserve"> </w:t>
        </w:r>
        <w:r w:rsidR="00791708" w:rsidRPr="00791708" w:rsidDel="007A6CC1">
          <w:rPr>
            <w:bCs/>
            <w:lang w:val="en"/>
          </w:rPr>
          <w:t>nervous system development</w:t>
        </w:r>
        <w:r w:rsidR="00791708" w:rsidDel="007A6CC1">
          <w:rPr>
            <w:bCs/>
            <w:lang w:val="en"/>
          </w:rPr>
          <w:t xml:space="preserve">, </w:t>
        </w:r>
        <w:r w:rsidR="00791708" w:rsidDel="007A6CC1">
          <w:rPr>
            <w:bCs/>
            <w:i/>
            <w:iCs/>
            <w:lang w:val="en"/>
          </w:rPr>
          <w:t xml:space="preserve">q </w:t>
        </w:r>
        <w:r w:rsidR="00791708" w:rsidDel="007A6CC1">
          <w:rPr>
            <w:bCs/>
            <w:lang w:val="en"/>
          </w:rPr>
          <w:t xml:space="preserve">&lt; </w:t>
        </w:r>
        <w:r w:rsidR="00791708" w:rsidRPr="00791708" w:rsidDel="007A6CC1">
          <w:rPr>
            <w:bCs/>
            <w:lang w:val="en"/>
          </w:rPr>
          <w:t>0.00</w:t>
        </w:r>
        <w:r w:rsidR="00791708" w:rsidDel="007A6CC1">
          <w:rPr>
            <w:bCs/>
            <w:lang w:val="en"/>
          </w:rPr>
          <w:t>1) were overrepresented.</w:t>
        </w:r>
      </w:moveFrom>
    </w:p>
    <w:bookmarkEnd w:id="257"/>
    <w:moveFromRangeEnd w:id="599"/>
    <w:p w14:paraId="671E1E79" w14:textId="5384213E" w:rsidR="00750FCE" w:rsidRDefault="00750FCE">
      <w:pPr>
        <w:spacing w:line="480" w:lineRule="auto"/>
        <w:ind w:firstLine="720"/>
        <w:rPr>
          <w:bCs/>
          <w:lang w:val="en"/>
        </w:rPr>
        <w:pPrChange w:id="607" w:author="Danny Jackson (Student)" w:date="2025-06-08T13:09:00Z" w16du:dateUtc="2025-06-08T20:09:00Z">
          <w:pPr>
            <w:spacing w:line="480" w:lineRule="auto"/>
          </w:pPr>
        </w:pPrChange>
      </w:pPr>
    </w:p>
    <w:p w14:paraId="49DB79AA" w14:textId="64F48F2F" w:rsidR="0085178F" w:rsidRDefault="0085178F" w:rsidP="00FE72A9">
      <w:pPr>
        <w:spacing w:line="480" w:lineRule="auto"/>
        <w:rPr>
          <w:ins w:id="608" w:author="Danny Jackson (Student)" w:date="2025-06-06T15:47:00Z" w16du:dateUtc="2025-06-06T22:47:00Z"/>
          <w:b/>
          <w:bCs/>
          <w:u w:val="single"/>
          <w:lang w:val="en"/>
        </w:rPr>
      </w:pPr>
      <w:r w:rsidRPr="006D2868">
        <w:rPr>
          <w:b/>
          <w:bCs/>
          <w:u w:val="single"/>
          <w:lang w:val="en"/>
        </w:rPr>
        <w:t>Discussion</w:t>
      </w:r>
    </w:p>
    <w:p w14:paraId="17A1B6B4" w14:textId="52756D23" w:rsidR="00A316B5" w:rsidRPr="006D2868" w:rsidDel="006279F3" w:rsidRDefault="00A316B5" w:rsidP="00FE72A9">
      <w:pPr>
        <w:spacing w:line="480" w:lineRule="auto"/>
        <w:rPr>
          <w:del w:id="609" w:author="Danny Jackson (Student)" w:date="2025-06-06T16:25:00Z" w16du:dateUtc="2025-06-06T23:25:00Z"/>
          <w:b/>
          <w:bCs/>
          <w:u w:val="single"/>
          <w:lang w:val="en"/>
        </w:rPr>
      </w:pPr>
    </w:p>
    <w:p w14:paraId="3AD03D71" w14:textId="7BAC523A" w:rsidR="00A65444" w:rsidRDefault="00A50D58" w:rsidP="00FE72A9">
      <w:pPr>
        <w:spacing w:line="480" w:lineRule="auto"/>
        <w:rPr>
          <w:ins w:id="610" w:author="Danny Jackson (Student)" w:date="2025-06-09T11:26:00Z" w16du:dateUtc="2025-06-09T18:26:00Z"/>
          <w:bCs/>
          <w:lang w:val="en"/>
        </w:rPr>
      </w:pPr>
      <w:r>
        <w:rPr>
          <w:bCs/>
          <w:lang w:val="en"/>
        </w:rPr>
        <w:tab/>
      </w:r>
      <w:ins w:id="611" w:author="Danny Jackson (Student)" w:date="2025-06-06T16:18:00Z" w16du:dateUtc="2025-06-06T23:18:00Z">
        <w:r w:rsidR="006279F3">
          <w:rPr>
            <w:bCs/>
            <w:lang w:val="en"/>
          </w:rPr>
          <w:t xml:space="preserve">This work contributes novel genomic evidence from two congeneric avian species to the literature on parallel evolution in response to anthropogenic disturbance. </w:t>
        </w:r>
      </w:ins>
      <w:ins w:id="612" w:author="Danny Jackson (Student)" w:date="2025-06-06T16:16:00Z" w16du:dateUtc="2025-06-06T23:16:00Z">
        <w:r w:rsidR="006279F3">
          <w:rPr>
            <w:bCs/>
            <w:lang w:val="en"/>
          </w:rPr>
          <w:t xml:space="preserve">We demonstrate evidence of parallel selection across four taxa in genes related to neural and muscle tissue development in response to urbanization. </w:t>
        </w:r>
      </w:ins>
      <w:ins w:id="613" w:author="Danny Jackson (Student)" w:date="2025-06-06T16:18:00Z" w16du:dateUtc="2025-06-06T23:18:00Z">
        <w:r w:rsidR="006279F3">
          <w:rPr>
            <w:bCs/>
            <w:lang w:val="en"/>
          </w:rPr>
          <w:t xml:space="preserve">We also demonstrate </w:t>
        </w:r>
      </w:ins>
      <w:ins w:id="614" w:author="Danny Jackson (Student)" w:date="2025-06-09T11:25:00Z" w16du:dateUtc="2025-06-09T18:25:00Z">
        <w:r w:rsidR="00466631">
          <w:rPr>
            <w:bCs/>
            <w:lang w:val="en"/>
          </w:rPr>
          <w:t>evidence of selection on</w:t>
        </w:r>
      </w:ins>
      <w:ins w:id="615" w:author="Danny Jackson (Student)" w:date="2025-06-09T11:26:00Z" w16du:dateUtc="2025-06-09T18:26:00Z">
        <w:r w:rsidR="00466631">
          <w:rPr>
            <w:bCs/>
            <w:lang w:val="en"/>
          </w:rPr>
          <w:t xml:space="preserve"> different </w:t>
        </w:r>
        <w:r w:rsidR="00466631">
          <w:rPr>
            <w:bCs/>
            <w:lang w:val="en"/>
          </w:rPr>
          <w:lastRenderedPageBreak/>
          <w:t>biological processes</w:t>
        </w:r>
      </w:ins>
      <w:ins w:id="616" w:author="Danny Jackson (Student)" w:date="2025-06-06T16:18:00Z" w16du:dateUtc="2025-06-06T23:18:00Z">
        <w:r w:rsidR="006279F3">
          <w:rPr>
            <w:bCs/>
            <w:lang w:val="en"/>
          </w:rPr>
          <w:t xml:space="preserve"> between our focal </w:t>
        </w:r>
        <w:r w:rsidR="006279F3">
          <w:rPr>
            <w:bCs/>
            <w:i/>
            <w:iCs/>
            <w:lang w:val="en"/>
          </w:rPr>
          <w:t xml:space="preserve">Cardinalis </w:t>
        </w:r>
        <w:r w:rsidR="006279F3">
          <w:rPr>
            <w:bCs/>
            <w:lang w:val="en"/>
          </w:rPr>
          <w:t xml:space="preserve">taxa that may explain </w:t>
        </w:r>
      </w:ins>
      <w:ins w:id="617" w:author="Danny Jackson (Student)" w:date="2025-06-08T13:09:00Z" w16du:dateUtc="2025-06-08T20:09:00Z">
        <w:r w:rsidR="001E0B45">
          <w:rPr>
            <w:bCs/>
            <w:lang w:val="en"/>
          </w:rPr>
          <w:t xml:space="preserve">observed </w:t>
        </w:r>
      </w:ins>
      <w:ins w:id="618" w:author="Danny Jackson (Student)" w:date="2025-06-06T16:18:00Z" w16du:dateUtc="2025-06-06T23:18:00Z">
        <w:r w:rsidR="006279F3">
          <w:rPr>
            <w:bCs/>
            <w:lang w:val="en"/>
          </w:rPr>
          <w:t>differences in the persistence of the t</w:t>
        </w:r>
      </w:ins>
      <w:ins w:id="619" w:author="Danny Jackson (Student)" w:date="2025-06-06T16:19:00Z" w16du:dateUtc="2025-06-06T23:19:00Z">
        <w:r w:rsidR="006279F3">
          <w:rPr>
            <w:bCs/>
            <w:lang w:val="en"/>
          </w:rPr>
          <w:t xml:space="preserve">wo species in the urban environment. </w:t>
        </w:r>
      </w:ins>
      <w:ins w:id="620" w:author="Danny Jackson (Student)" w:date="2025-06-06T16:22:00Z" w16du:dateUtc="2025-06-06T23:22:00Z">
        <w:r w:rsidR="006279F3">
          <w:rPr>
            <w:bCs/>
            <w:lang w:val="en"/>
          </w:rPr>
          <w:t>While urbanization appears to cause selection on similar processes and genes, we found no evidence of even a single gene that</w:t>
        </w:r>
      </w:ins>
      <w:ins w:id="621" w:author="Danny Jackson (Student)" w:date="2025-06-06T16:23:00Z" w16du:dateUtc="2025-06-06T23:23:00Z">
        <w:r w:rsidR="006279F3">
          <w:rPr>
            <w:bCs/>
            <w:lang w:val="en"/>
          </w:rPr>
          <w:t xml:space="preserve"> experienced selection across all evaluated taxa. </w:t>
        </w:r>
      </w:ins>
      <w:ins w:id="622" w:author="Danny Jackson (Student)" w:date="2025-06-06T16:19:00Z" w16du:dateUtc="2025-06-06T23:19:00Z">
        <w:r w:rsidR="006279F3">
          <w:rPr>
            <w:bCs/>
            <w:lang w:val="en"/>
          </w:rPr>
          <w:t xml:space="preserve">Importantly, </w:t>
        </w:r>
      </w:ins>
      <w:ins w:id="623" w:author="Danny Jackson (Student)" w:date="2025-06-06T16:21:00Z" w16du:dateUtc="2025-06-06T23:21:00Z">
        <w:r w:rsidR="006279F3">
          <w:rPr>
            <w:bCs/>
            <w:lang w:val="en"/>
          </w:rPr>
          <w:t>we also demonstrate many differences in the physiological processes under selection</w:t>
        </w:r>
      </w:ins>
      <w:ins w:id="624" w:author="Danny Jackson (Student)" w:date="2025-06-06T16:24:00Z" w16du:dateUtc="2025-06-06T23:24:00Z">
        <w:r w:rsidR="006279F3">
          <w:rPr>
            <w:bCs/>
            <w:lang w:val="en"/>
          </w:rPr>
          <w:t xml:space="preserve"> across taxa</w:t>
        </w:r>
      </w:ins>
      <w:ins w:id="625" w:author="Danny Jackson (Student)" w:date="2025-06-06T16:21:00Z" w16du:dateUtc="2025-06-06T23:21:00Z">
        <w:r w:rsidR="006279F3">
          <w:rPr>
            <w:bCs/>
            <w:lang w:val="en"/>
          </w:rPr>
          <w:t xml:space="preserve">. </w:t>
        </w:r>
      </w:ins>
    </w:p>
    <w:p w14:paraId="6A062B90" w14:textId="77777777" w:rsidR="004E0BDB" w:rsidRDefault="004E0BDB" w:rsidP="006279F3">
      <w:pPr>
        <w:spacing w:line="480" w:lineRule="auto"/>
        <w:rPr>
          <w:ins w:id="626" w:author="Danny Jackson (Student)" w:date="2025-06-09T19:57:00Z" w16du:dateUtc="2025-06-10T02:57:00Z"/>
          <w:bCs/>
          <w:lang w:val="en"/>
        </w:rPr>
      </w:pPr>
    </w:p>
    <w:p w14:paraId="0B450695" w14:textId="173F149B" w:rsidR="00A65444" w:rsidRPr="00A65444" w:rsidRDefault="00CA5450" w:rsidP="006279F3">
      <w:pPr>
        <w:spacing w:line="480" w:lineRule="auto"/>
        <w:rPr>
          <w:ins w:id="627" w:author="Danny Jackson (Student)" w:date="2025-06-06T16:25:00Z" w16du:dateUtc="2025-06-06T23:25:00Z"/>
          <w:b/>
          <w:bCs/>
          <w:u w:val="single"/>
          <w:lang w:val="en"/>
        </w:rPr>
      </w:pPr>
      <w:ins w:id="628" w:author="Danny Jackson (Student)" w:date="2025-06-06T16:35:00Z" w16du:dateUtc="2025-06-06T23:35:00Z">
        <w:r>
          <w:rPr>
            <w:b/>
            <w:bCs/>
            <w:u w:val="single"/>
            <w:lang w:val="en"/>
          </w:rPr>
          <w:t xml:space="preserve">Parallel selection on </w:t>
        </w:r>
      </w:ins>
      <w:ins w:id="629" w:author="Danny Jackson (Student)" w:date="2025-06-06T16:25:00Z" w16du:dateUtc="2025-06-06T23:25:00Z">
        <w:r w:rsidR="006279F3" w:rsidRPr="00CA5450">
          <w:rPr>
            <w:b/>
            <w:bCs/>
            <w:i/>
            <w:iCs/>
            <w:u w:val="single"/>
            <w:lang w:val="en"/>
            <w:rPrChange w:id="630" w:author="Danny Jackson (Student)" w:date="2025-06-06T16:34:00Z" w16du:dateUtc="2025-06-06T23:34:00Z">
              <w:rPr>
                <w:b/>
                <w:bCs/>
                <w:u w:val="single"/>
                <w:lang w:val="en"/>
              </w:rPr>
            </w:rPrChange>
          </w:rPr>
          <w:t>DMD</w:t>
        </w:r>
      </w:ins>
      <w:ins w:id="631" w:author="Danny Jackson (Student)" w:date="2025-06-06T16:34:00Z" w16du:dateUtc="2025-06-06T23:34:00Z">
        <w:r>
          <w:rPr>
            <w:b/>
            <w:bCs/>
            <w:u w:val="single"/>
            <w:lang w:val="en"/>
          </w:rPr>
          <w:t xml:space="preserve"> </w:t>
        </w:r>
      </w:ins>
      <w:ins w:id="632" w:author="Danny Jackson (Student)" w:date="2025-06-07T10:38:00Z" w16du:dateUtc="2025-06-07T17:38:00Z">
        <w:r w:rsidR="00A65444">
          <w:rPr>
            <w:b/>
            <w:bCs/>
            <w:u w:val="single"/>
            <w:lang w:val="en"/>
          </w:rPr>
          <w:t xml:space="preserve">and </w:t>
        </w:r>
      </w:ins>
      <w:ins w:id="633" w:author="Danny Jackson (Student)" w:date="2025-06-07T11:34:00Z" w16du:dateUtc="2025-06-07T18:34:00Z">
        <w:r w:rsidR="008B60B2">
          <w:rPr>
            <w:b/>
            <w:bCs/>
            <w:u w:val="single"/>
            <w:lang w:val="en"/>
          </w:rPr>
          <w:t xml:space="preserve">other </w:t>
        </w:r>
      </w:ins>
      <w:ins w:id="634" w:author="Danny Jackson (Student)" w:date="2025-06-07T10:38:00Z" w16du:dateUtc="2025-06-07T17:38:00Z">
        <w:r w:rsidR="00A65444">
          <w:rPr>
            <w:b/>
            <w:bCs/>
            <w:u w:val="single"/>
            <w:lang w:val="en"/>
          </w:rPr>
          <w:t>evidence of selection on muscle tissue development</w:t>
        </w:r>
      </w:ins>
    </w:p>
    <w:p w14:paraId="023FBAE6" w14:textId="3F2F5065" w:rsidR="00A65444" w:rsidRDefault="006279F3" w:rsidP="00A65444">
      <w:pPr>
        <w:spacing w:line="480" w:lineRule="auto"/>
        <w:rPr>
          <w:ins w:id="635" w:author="Danny Jackson (Student)" w:date="2025-06-07T10:38:00Z" w16du:dateUtc="2025-06-07T17:38:00Z"/>
          <w:bCs/>
          <w:lang w:val="en"/>
        </w:rPr>
      </w:pPr>
      <w:ins w:id="636" w:author="Danny Jackson (Student)" w:date="2025-06-06T16:25:00Z" w16du:dateUtc="2025-06-06T23:25:00Z">
        <w:r>
          <w:rPr>
            <w:bCs/>
            <w:lang w:val="en"/>
          </w:rPr>
          <w:tab/>
        </w:r>
      </w:ins>
      <w:ins w:id="637" w:author="Danny Jackson (Student)" w:date="2025-06-06T16:26:00Z" w16du:dateUtc="2025-06-06T23:26:00Z">
        <w:r w:rsidR="00CA5450">
          <w:rPr>
            <w:bCs/>
            <w:i/>
            <w:iCs/>
            <w:lang w:val="en"/>
          </w:rPr>
          <w:t>DMD</w:t>
        </w:r>
        <w:r w:rsidR="00CA5450">
          <w:rPr>
            <w:bCs/>
            <w:lang w:val="en"/>
          </w:rPr>
          <w:t xml:space="preserve"> </w:t>
        </w:r>
      </w:ins>
      <w:ins w:id="638" w:author="Danny Jackson (Student)" w:date="2025-06-07T10:51:00Z" w16du:dateUtc="2025-06-07T17:51:00Z">
        <w:r w:rsidR="00542486">
          <w:rPr>
            <w:bCs/>
            <w:lang w:val="en"/>
          </w:rPr>
          <w:t>was</w:t>
        </w:r>
      </w:ins>
      <w:ins w:id="639" w:author="Danny Jackson (Student)" w:date="2025-06-06T16:26:00Z" w16du:dateUtc="2025-06-06T23:26:00Z">
        <w:r w:rsidR="00CA5450">
          <w:rPr>
            <w:bCs/>
            <w:lang w:val="en"/>
          </w:rPr>
          <w:t xml:space="preserve"> identified in three of the </w:t>
        </w:r>
      </w:ins>
      <w:ins w:id="640" w:author="Danny Jackson (Student)" w:date="2025-06-06T16:27:00Z" w16du:dateUtc="2025-06-06T23:27:00Z">
        <w:r w:rsidR="00CA5450">
          <w:rPr>
            <w:bCs/>
            <w:lang w:val="en"/>
          </w:rPr>
          <w:t xml:space="preserve">four taxa and </w:t>
        </w:r>
      </w:ins>
      <w:ins w:id="641" w:author="Danny Jackson (Student)" w:date="2025-06-07T10:51:00Z" w16du:dateUtc="2025-06-07T17:51:00Z">
        <w:r w:rsidR="00542486">
          <w:rPr>
            <w:bCs/>
            <w:lang w:val="en"/>
          </w:rPr>
          <w:t>was</w:t>
        </w:r>
      </w:ins>
      <w:ins w:id="642" w:author="Danny Jackson (Student)" w:date="2025-06-06T16:27:00Z" w16du:dateUtc="2025-06-06T23:27:00Z">
        <w:r w:rsidR="00CA5450">
          <w:rPr>
            <w:bCs/>
            <w:lang w:val="en"/>
          </w:rPr>
          <w:t xml:space="preserve"> associated with</w:t>
        </w:r>
      </w:ins>
      <w:ins w:id="643" w:author="Danny Jackson (Student)" w:date="2025-06-07T10:51:00Z" w16du:dateUtc="2025-06-07T17:51:00Z">
        <w:r w:rsidR="00542486">
          <w:rPr>
            <w:bCs/>
            <w:lang w:val="en"/>
          </w:rPr>
          <w:t xml:space="preserve"> several</w:t>
        </w:r>
      </w:ins>
      <w:ins w:id="644" w:author="Danny Jackson (Student)" w:date="2025-06-06T16:27:00Z" w16du:dateUtc="2025-06-06T23:27:00Z">
        <w:r w:rsidR="00CA5450">
          <w:rPr>
            <w:bCs/>
            <w:lang w:val="en"/>
          </w:rPr>
          <w:t xml:space="preserve"> significantly overrepresented GO terms </w:t>
        </w:r>
      </w:ins>
      <w:ins w:id="645" w:author="Danny Jackson (Student)" w:date="2025-06-07T10:51:00Z" w16du:dateUtc="2025-06-07T17:51:00Z">
        <w:r w:rsidR="00542486">
          <w:rPr>
            <w:bCs/>
            <w:lang w:val="en"/>
          </w:rPr>
          <w:t>related to muscle tissue development</w:t>
        </w:r>
      </w:ins>
      <w:ins w:id="646" w:author="Danny Jackson (Student)" w:date="2025-06-06T16:27:00Z" w16du:dateUtc="2025-06-06T23:27:00Z">
        <w:r w:rsidR="00CA5450">
          <w:rPr>
            <w:bCs/>
            <w:lang w:val="en"/>
          </w:rPr>
          <w:t xml:space="preserve">. </w:t>
        </w:r>
      </w:ins>
      <w:ins w:id="647" w:author="Danny Jackson (Student)" w:date="2025-06-06T16:39:00Z" w16du:dateUtc="2025-06-06T23:39:00Z">
        <w:r w:rsidR="00CD40F6" w:rsidRPr="00CD40F6">
          <w:rPr>
            <w:bCs/>
            <w:i/>
            <w:iCs/>
            <w:lang w:val="en"/>
            <w:rPrChange w:id="648" w:author="Danny Jackson (Student)" w:date="2025-06-06T16:39:00Z" w16du:dateUtc="2025-06-06T23:39:00Z">
              <w:rPr>
                <w:bCs/>
                <w:lang w:val="en"/>
              </w:rPr>
            </w:rPrChange>
          </w:rPr>
          <w:t>DMD</w:t>
        </w:r>
        <w:r w:rsidR="00CD40F6">
          <w:rPr>
            <w:bCs/>
            <w:lang w:val="en"/>
          </w:rPr>
          <w:t xml:space="preserve"> produces part of the </w:t>
        </w:r>
        <w:r w:rsidR="00CD40F6" w:rsidRPr="008B5654">
          <w:rPr>
            <w:bCs/>
            <w:lang w:val="en"/>
          </w:rPr>
          <w:t>dystrophin-associated glycoprotein complex</w:t>
        </w:r>
        <w:r w:rsidR="00CD40F6">
          <w:rPr>
            <w:bCs/>
            <w:lang w:val="en"/>
          </w:rPr>
          <w:t xml:space="preserve"> (DGC), which is a fundamental structural protein in skeletal and cardiac muscle cells and regulates insulin receptor activity in these cells with major effects on muscle development </w:t>
        </w:r>
        <w:r w:rsidR="00CD40F6">
          <w:rPr>
            <w:bCs/>
            <w:lang w:val="en"/>
          </w:rPr>
          <w:fldChar w:fldCharType="begin"/>
        </w:r>
        <w:r w:rsidR="00CD40F6">
          <w:rPr>
            <w:bCs/>
            <w:lang w:val="en"/>
          </w:rPr>
          <w:instrText xml:space="preserve"> ADDIN ZOTERO_ITEM CSL_CITATION {"citationID":"b3iKkjpG","properties":{"formattedCitation":"(Eid Mutlak et al., 2020)","plainCitation":"(Eid Mutlak et al., 2020)","noteIndex":0},"citationItems":[{"id":552,"uris":["http://zotero.org/users/15902993/items/RW5HHU7Z"],"itemData":{"id":552,"type":"article-journal","abstract":"Signaling through the insulin receptor governs central physiological functions related to cell growth and metabolism. Here we show by tandem native protein complex purification approach and super-resolution STED microscopy that insulin receptor activity requires association with the fundamental structural module in muscle, the dystrophin glycoprotein complex (DGC), and the desmosomal component plakoglobin (γ-catenin). The integrity of this high-molecular-mass assembly renders skeletal muscle susceptibility to insulin, because DGC-insulin receptor dissociation by plakoglobin downregulation reduces insulin signaling and causes atrophy. Furthermore, low insulin receptor activity in muscles from transgenic or fasted mice decreases plakoglobin-DGC-insulin receptor content on the plasma membrane, but not when plakoglobin is overexpressed. By masking β-dystroglycan LIR domains, plakoglobin prevents autophagic clearance of plakoglobin-DGC-insulin receptor co-assemblies and maintains their function. Our findings establish DGC as a signaling hub, and provide a possible mechanism for the insulin resistance in Duchenne Muscular Dystrophy, and for the cardiomyopathies seen with plakoglobin mutations.","container-title":"Nature Communications","DOI":"10.1038/s41467-020-14895-9","ISSN":"2041-1723","issue":"1","journalAbbreviation":"Nat Commun","language":"en","license":"2020 The Author(s)","note":"publisher: Nature Publishing Group","page":"1381","source":"www.nature.com","title":"A signaling hub of insulin receptor, dystrophin glycoprotein complex and plakoglobin regulates muscle size","volume":"11","author":[{"family":"Eid Mutlak","given":"Yara"},{"family":"Aweida","given":"Dina"},{"family":"Volodin","given":"Alexandra"},{"family":"Ayalon","given":"Bar"},{"family":"Dahan","given":"Nitsan"},{"family":"Parnis","given":"Anna"},{"family":"Cohen","given":"Shenhav"}],"issued":{"date-parts":[["2020",3,13]]}}}],"schema":"https://github.com/citation-style-language/schema/raw/master/csl-citation.json"} </w:instrText>
        </w:r>
        <w:r w:rsidR="00CD40F6">
          <w:rPr>
            <w:bCs/>
            <w:lang w:val="en"/>
          </w:rPr>
          <w:fldChar w:fldCharType="separate"/>
        </w:r>
        <w:r w:rsidR="00CD40F6">
          <w:rPr>
            <w:bCs/>
            <w:noProof/>
            <w:lang w:val="en"/>
          </w:rPr>
          <w:t>(Eid Mutlak et al., 2020)</w:t>
        </w:r>
        <w:r w:rsidR="00CD40F6">
          <w:rPr>
            <w:bCs/>
            <w:lang w:val="en"/>
          </w:rPr>
          <w:fldChar w:fldCharType="end"/>
        </w:r>
        <w:r w:rsidR="00CD40F6">
          <w:rPr>
            <w:bCs/>
            <w:lang w:val="en"/>
          </w:rPr>
          <w:t>.</w:t>
        </w:r>
      </w:ins>
      <w:ins w:id="649" w:author="Danny Jackson (Student)" w:date="2025-06-06T16:40:00Z" w16du:dateUtc="2025-06-06T23:40:00Z">
        <w:r w:rsidR="00CD40F6">
          <w:rPr>
            <w:bCs/>
            <w:lang w:val="en"/>
          </w:rPr>
          <w:t xml:space="preserve"> Another candidate gene identified in northern cardinals, </w:t>
        </w:r>
        <w:r w:rsidR="00CD40F6" w:rsidRPr="00CD40F6">
          <w:rPr>
            <w:bCs/>
            <w:i/>
            <w:iCs/>
            <w:lang w:val="en"/>
            <w:rPrChange w:id="650" w:author="Danny Jackson (Student)" w:date="2025-06-06T16:40:00Z" w16du:dateUtc="2025-06-06T23:40:00Z">
              <w:rPr>
                <w:bCs/>
                <w:lang w:val="en"/>
              </w:rPr>
            </w:rPrChange>
          </w:rPr>
          <w:t>SGCZ</w:t>
        </w:r>
        <w:r w:rsidR="00CD40F6">
          <w:rPr>
            <w:bCs/>
            <w:lang w:val="en"/>
          </w:rPr>
          <w:t xml:space="preserve"> (</w:t>
        </w:r>
        <w:proofErr w:type="spellStart"/>
        <w:r w:rsidR="00CD40F6" w:rsidRPr="008B5654">
          <w:rPr>
            <w:bCs/>
            <w:lang w:val="en"/>
          </w:rPr>
          <w:t>Sarcoglycan</w:t>
        </w:r>
        <w:proofErr w:type="spellEnd"/>
        <w:r w:rsidR="00CD40F6" w:rsidRPr="008B5654">
          <w:rPr>
            <w:bCs/>
            <w:lang w:val="en"/>
          </w:rPr>
          <w:t xml:space="preserve"> Zeta</w:t>
        </w:r>
        <w:r w:rsidR="00CD40F6">
          <w:rPr>
            <w:bCs/>
            <w:lang w:val="en"/>
          </w:rPr>
          <w:t>), also produces part of this protein.</w:t>
        </w:r>
      </w:ins>
      <w:ins w:id="651" w:author="Danny Jackson (Student)" w:date="2025-06-07T10:36:00Z" w16du:dateUtc="2025-06-07T17:36:00Z">
        <w:r w:rsidR="00A65444">
          <w:rPr>
            <w:bCs/>
            <w:lang w:val="en"/>
          </w:rPr>
          <w:t xml:space="preserve"> Two additional genes that are essential factors in muscle tissue development, </w:t>
        </w:r>
        <w:r w:rsidR="00A65444" w:rsidRPr="008B5654">
          <w:rPr>
            <w:bCs/>
            <w:lang w:val="en"/>
          </w:rPr>
          <w:t>MYF5</w:t>
        </w:r>
        <w:r w:rsidR="00A65444">
          <w:rPr>
            <w:bCs/>
            <w:lang w:val="en"/>
          </w:rPr>
          <w:t xml:space="preserve"> and </w:t>
        </w:r>
        <w:r w:rsidR="00A65444" w:rsidRPr="008B5654">
          <w:rPr>
            <w:bCs/>
            <w:lang w:val="en"/>
          </w:rPr>
          <w:t>MYF6</w:t>
        </w:r>
        <w:r w:rsidR="00A65444">
          <w:rPr>
            <w:bCs/>
            <w:lang w:val="en"/>
          </w:rPr>
          <w:t xml:space="preserve"> (Myogenic Factor 5 and 6), were also candidate genes in northern cardinals</w:t>
        </w:r>
      </w:ins>
      <w:ins w:id="652" w:author="Danny Jackson (Student)" w:date="2025-06-08T13:10:00Z" w16du:dateUtc="2025-06-08T20:10:00Z">
        <w:r w:rsidR="001E0B45">
          <w:rPr>
            <w:bCs/>
            <w:lang w:val="en"/>
          </w:rPr>
          <w:t>, and</w:t>
        </w:r>
      </w:ins>
      <w:ins w:id="653" w:author="Danny Jackson (Student)" w:date="2025-06-07T10:38:00Z" w16du:dateUtc="2025-06-07T17:38:00Z">
        <w:r w:rsidR="00A65444">
          <w:rPr>
            <w:bCs/>
            <w:lang w:val="en"/>
          </w:rPr>
          <w:t xml:space="preserve"> </w:t>
        </w:r>
      </w:ins>
      <w:ins w:id="654" w:author="Danny Jackson (Student)" w:date="2025-06-07T10:35:00Z" w16du:dateUtc="2025-06-07T17:35:00Z">
        <w:r w:rsidR="00A65444">
          <w:rPr>
            <w:bCs/>
            <w:lang w:val="en"/>
          </w:rPr>
          <w:t xml:space="preserve">33 </w:t>
        </w:r>
      </w:ins>
      <w:ins w:id="655" w:author="Danny Jackson (Student)" w:date="2025-06-09T11:26:00Z" w16du:dateUtc="2025-06-09T18:26:00Z">
        <w:r w:rsidR="00466631">
          <w:rPr>
            <w:bCs/>
            <w:lang w:val="en"/>
          </w:rPr>
          <w:t xml:space="preserve">candidate </w:t>
        </w:r>
      </w:ins>
      <w:ins w:id="656" w:author="Danny Jackson (Student)" w:date="2025-06-07T10:35:00Z" w16du:dateUtc="2025-06-07T17:35:00Z">
        <w:r w:rsidR="00A65444">
          <w:rPr>
            <w:bCs/>
            <w:lang w:val="en"/>
          </w:rPr>
          <w:t>genes</w:t>
        </w:r>
      </w:ins>
      <w:ins w:id="657" w:author="Danny Jackson (Student)" w:date="2025-06-09T11:26:00Z" w16du:dateUtc="2025-06-09T18:26:00Z">
        <w:r w:rsidR="00466631">
          <w:rPr>
            <w:bCs/>
            <w:lang w:val="en"/>
          </w:rPr>
          <w:t xml:space="preserve"> in northern cardinals</w:t>
        </w:r>
      </w:ins>
      <w:ins w:id="658" w:author="Danny Jackson (Student)" w:date="2025-06-07T10:35:00Z" w16du:dateUtc="2025-06-07T17:35:00Z">
        <w:r w:rsidR="00A65444">
          <w:rPr>
            <w:bCs/>
            <w:lang w:val="en"/>
          </w:rPr>
          <w:t xml:space="preserve"> were identified in various aspects of tissue integrity: cell-adhesion, junction, morphogenesis, and signaling (Table S</w:t>
        </w:r>
      </w:ins>
      <w:ins w:id="659" w:author="Danny Jackson (Student)" w:date="2025-06-09T19:49:00Z" w16du:dateUtc="2025-06-10T02:49:00Z">
        <w:r w:rsidR="004E0BDB">
          <w:rPr>
            <w:bCs/>
            <w:lang w:val="en"/>
          </w:rPr>
          <w:t>2</w:t>
        </w:r>
      </w:ins>
      <w:ins w:id="660" w:author="Danny Jackson (Student)" w:date="2025-06-07T10:35:00Z" w16du:dateUtc="2025-06-07T17:35:00Z">
        <w:r w:rsidR="00A65444">
          <w:rPr>
            <w:bCs/>
            <w:lang w:val="en"/>
          </w:rPr>
          <w:t xml:space="preserve">). </w:t>
        </w:r>
      </w:ins>
    </w:p>
    <w:p w14:paraId="7CF8B864" w14:textId="52B1433E" w:rsidR="00A65444" w:rsidRDefault="00A65444" w:rsidP="00A65444">
      <w:pPr>
        <w:spacing w:line="480" w:lineRule="auto"/>
        <w:ind w:firstLine="720"/>
        <w:rPr>
          <w:ins w:id="661" w:author="Danny Jackson (Student)" w:date="2025-06-09T11:27:00Z" w16du:dateUtc="2025-06-09T18:27:00Z"/>
          <w:bCs/>
          <w:lang w:val="en"/>
        </w:rPr>
      </w:pPr>
      <w:ins w:id="662" w:author="Danny Jackson (Student)" w:date="2025-06-07T10:40:00Z" w16du:dateUtc="2025-06-07T17:40:00Z">
        <w:r>
          <w:rPr>
            <w:bCs/>
            <w:lang w:val="en"/>
          </w:rPr>
          <w:t xml:space="preserve">Evidence from pyrrhuloxia for selection on muscle tissue development is more tenuous than from northern cardinals, and this difference may play an important role in limiting the persistence of pyrrhuloxia in the urban landscape. </w:t>
        </w:r>
      </w:ins>
      <w:ins w:id="663" w:author="Danny Jackson (Student)" w:date="2025-06-07T10:35:00Z" w16du:dateUtc="2025-06-07T17:35:00Z">
        <w:r>
          <w:rPr>
            <w:bCs/>
            <w:lang w:val="en"/>
          </w:rPr>
          <w:t xml:space="preserve">Pyrrhuloxia showed evidence of selection on the insulin-like growth factor (IGF) receptor signaling pathway. IGF receptors are associated with muscle development in response to acute exercise or in preparation for migration </w:t>
        </w:r>
        <w:r>
          <w:rPr>
            <w:bCs/>
            <w:lang w:val="en"/>
          </w:rPr>
          <w:fldChar w:fldCharType="begin"/>
        </w:r>
        <w:r>
          <w:rPr>
            <w:bCs/>
            <w:lang w:val="en"/>
          </w:rPr>
          <w:instrText xml:space="preserve"> ADDIN ZOTERO_ITEM CSL_CITATION {"citationID":"WnNEgt6E","properties":{"formattedCitation":"(Price et al., 2011)","plainCitation":"(Price et al., 2011)","noteIndex":0},"citationItems":[{"id":557,"uris":["http://zotero.org/users/15902993/items/E62L6IC5"],"itemData":{"id":557,"type":"article-journal","abstract":"Seasonal adjustments to muscle size in migratory birds may result from preparatory physiological changes or responses to changed workloads. The mechanisms controlling these changes in size are poorly understood. We investigated some potential mediators of flight muscle size (myostatin and insulin-like growth factor, IGF1) in pectoralis muscles of wild wintering or migrating white-throated sparrows (Zonotrichia albicollis), captive white-throated sparrows that were photoperiod manipulated to be in a `wintering' or `migratory' (Zugunruhe) state, and captive European starlings (Sturnus vulgaris) that were either exercised for 2 weeks in a wind tunnel or untrained. Flight muscle size increased in photo-stimulated `migrants' and in exercised starlings. Acute exercise but not long-term training caused increased expression of IGF1, but neither caused a change in expression of myostatin or its metalloprotease activator TLL1. Photo-stimulated `migrant' sparrows demonstrated increased expression of both myostatin and IGF1, but wild sparrows exhibited no significant seasonal changes in expression of either myostatin or IGF1. Additionally, in both study species we describe several splice variants of myostatin that are shared with distantly related bird species. We demonstrate that their expression patterns are not different from those of the typical myostatin, suggesting that they have no functional importance and may be mistakes of the splicing machinery. We conclude that IGF1 is likely to be an important mediator of muscle phenotypic flexibility during acute exercise and during endogenous, seasonal preparation for migration. The role of myostatin is less clear, but its paradoxical increase in photo-stimulated `migrants' may indicate a role in seasonal adjustments of protein turnover.","container-title":"Journal of Experimental Biology","DOI":"10.1242/jeb.057620","ISSN":"0022-0949","issue":"17","journalAbbreviation":"Journal of Experimental Biology","page":"2823-2831","source":"Silverchair","title":"Migration- and exercise-induced changes to flight muscle size in migratory birds and association with IGF1 and myostatin mRNA expression","volume":"214","author":[{"family":"Price","given":"Edwin R."},{"family":"Bauchinger","given":"Ulf"},{"family":"Zajac","given":"Daria M."},{"family":"Cerasale","given":"David J."},{"family":"McFarlan","given":"Jay T."},{"family":"Gerson","given":"Alexander R."},{"family":"McWilliams","given":"Scott R."},{"family":"Guglielmo","given":"Christopher G."}],"issued":{"date-parts":[["2011",9,1]]}}}],"schema":"https://github.com/citation-style-language/schema/raw/master/csl-citation.json"} </w:instrText>
        </w:r>
        <w:r>
          <w:rPr>
            <w:bCs/>
            <w:lang w:val="en"/>
          </w:rPr>
          <w:fldChar w:fldCharType="separate"/>
        </w:r>
        <w:r>
          <w:rPr>
            <w:bCs/>
            <w:noProof/>
            <w:lang w:val="en"/>
          </w:rPr>
          <w:t>(Price et al., 2011)</w:t>
        </w:r>
        <w:r>
          <w:rPr>
            <w:bCs/>
            <w:lang w:val="en"/>
          </w:rPr>
          <w:fldChar w:fldCharType="end"/>
        </w:r>
      </w:ins>
      <w:ins w:id="664" w:author="Danny Jackson (Student)" w:date="2025-06-07T10:39:00Z" w16du:dateUtc="2025-06-07T17:39:00Z">
        <w:r>
          <w:rPr>
            <w:bCs/>
            <w:lang w:val="en"/>
          </w:rPr>
          <w:t>.</w:t>
        </w:r>
      </w:ins>
      <w:ins w:id="665" w:author="Danny Jackson (Student)" w:date="2025-06-07T10:35:00Z" w16du:dateUtc="2025-06-07T17:35:00Z">
        <w:r>
          <w:rPr>
            <w:bCs/>
            <w:lang w:val="en"/>
          </w:rPr>
          <w:t xml:space="preserve"> </w:t>
        </w:r>
      </w:ins>
      <w:ins w:id="666" w:author="Danny Jackson (Student)" w:date="2025-06-07T10:41:00Z" w16du:dateUtc="2025-06-07T17:41:00Z">
        <w:r>
          <w:rPr>
            <w:bCs/>
            <w:lang w:val="en"/>
          </w:rPr>
          <w:t>However, IGF</w:t>
        </w:r>
      </w:ins>
      <w:ins w:id="667" w:author="Danny Jackson (Student)" w:date="2025-06-07T10:42:00Z" w16du:dateUtc="2025-06-07T17:42:00Z">
        <w:r>
          <w:rPr>
            <w:bCs/>
            <w:lang w:val="en"/>
          </w:rPr>
          <w:t xml:space="preserve">s also impact various other physiological processes including </w:t>
        </w:r>
      </w:ins>
      <w:ins w:id="668" w:author="Danny Jackson (Student)" w:date="2025-06-07T10:41:00Z" w16du:dateUtc="2025-06-07T17:41:00Z">
        <w:r>
          <w:rPr>
            <w:bCs/>
            <w:lang w:val="en"/>
          </w:rPr>
          <w:t xml:space="preserve">rapid </w:t>
        </w:r>
        <w:r>
          <w:rPr>
            <w:bCs/>
            <w:lang w:val="en"/>
          </w:rPr>
          <w:lastRenderedPageBreak/>
          <w:t xml:space="preserve">nestling growth </w:t>
        </w:r>
        <w:r>
          <w:rPr>
            <w:bCs/>
            <w:lang w:val="en"/>
          </w:rPr>
          <w:fldChar w:fldCharType="begin"/>
        </w:r>
        <w:r>
          <w:rPr>
            <w:bCs/>
            <w:lang w:val="en"/>
          </w:rPr>
          <w:instrText xml:space="preserve"> ADDIN ZOTERO_ITEM CSL_CITATION {"citationID":"TFqm766z","properties":{"formattedCitation":"(Lodjak et al., 2017)","plainCitation":"(Lodjak et al., 2017)","noteIndex":0},"citationItems":[{"id":999,"uris":["http://zotero.org/users/15902993/items/52KI557W"],"itemData":{"id":999,"type":"article-journal","abstract":"Life history of animals is strongly linked with the variability in postnatal growth rates, because the ability to achieve necessary body mass early in life is directly connected with the ability to survive and reproduce later in life. Surprisingly, little is known about the physiological mechanisms connecting food availability with the variability of growth in wild animals. We used a hormonal injection treatment in free-living nestlings of the pied flycatcher (Ficedula hypoleuca). In doing this, we aimed to see how their plasma insulin-like growth factor 1 (IGF-1) levels and its mediation of growth rate vary in response to administration of exogenous IGF-1 during the early period of postnatal development. We showed that the levels of IGF-1 as well as growth rate and body size, in terms of body mass and tarsus length, were significantly higher in IGF-1-injected nestlings, compared with those in the control group. These differences became especially pronounced from day 7 post-hatch onwards during the 13-day nestling period. Additionally, the proportional investment into growth was more profoundly downregulated in IGF-1-injected nestlings at the end of the nestling period, which achieved fledging size earlier, compared with control nestlings. Our results are the first to highlight IGF-1 as the causal link between growth conditions and variability of growth rate and body size in wild vertebrates. Interestingly, the change in IGF-1 levels also showed a plausible, distinct adaptive age- and physical maturity-dependent pattern in nestlings to match the benefits gained by them when investing in growth, with the cost endured during the early days of postnatal development to maximize their fitness. Therefore, this mechanism might be among those mediating the maintenance of genetic variability in growth rates in populations, presumably regardless of the presence of strong directional selection acting upon them. A Lay Summary is available for this article.","container-title":"Functional Ecology","DOI":"10.1111/1365-2435.12679","ISSN":"1365-2435","issue":"1","language":"en","license":"© 2016 The Authors. Functional Ecology © 2016 British Ecological Society","note":"_eprint: https://onlinelibrary.wiley.com/doi/pdf/10.1111/1365-2435.12679","page":"184-191","source":"Wiley Online Library","title":"Causal link between insulin-like growth factor 1 and growth in nestlings of a wild passerine bird","volume":"31","author":[{"family":"Lodjak","given":"Jaanis"},{"family":"Mägi","given":"Marko"},{"family":"Sild","given":"Elin"},{"family":"Mänd","given":"Raivo"}],"issued":{"date-parts":[["2017"]]}}}],"schema":"https://github.com/citation-style-language/schema/raw/master/csl-citation.json"} </w:instrText>
        </w:r>
        <w:r>
          <w:rPr>
            <w:bCs/>
            <w:lang w:val="en"/>
          </w:rPr>
          <w:fldChar w:fldCharType="separate"/>
        </w:r>
        <w:r>
          <w:rPr>
            <w:bCs/>
            <w:noProof/>
            <w:lang w:val="en"/>
          </w:rPr>
          <w:t>(Lodjak et al., 2017)</w:t>
        </w:r>
        <w:r>
          <w:rPr>
            <w:bCs/>
            <w:lang w:val="en"/>
          </w:rPr>
          <w:fldChar w:fldCharType="end"/>
        </w:r>
        <w:r>
          <w:rPr>
            <w:bCs/>
            <w:lang w:val="en"/>
          </w:rPr>
          <w:t xml:space="preserve">, more rapid </w:t>
        </w:r>
      </w:ins>
      <w:ins w:id="669" w:author="Danny Jackson (Student)" w:date="2025-06-07T10:42:00Z" w16du:dateUtc="2025-06-07T17:42:00Z">
        <w:r>
          <w:rPr>
            <w:bCs/>
            <w:lang w:val="en"/>
          </w:rPr>
          <w:t>molt</w:t>
        </w:r>
      </w:ins>
      <w:ins w:id="670" w:author="Danny Jackson (Student)" w:date="2025-06-07T10:41:00Z" w16du:dateUtc="2025-06-07T17:41:00Z">
        <w:r>
          <w:rPr>
            <w:bCs/>
            <w:lang w:val="en"/>
          </w:rPr>
          <w:t xml:space="preserve"> </w:t>
        </w:r>
        <w:r>
          <w:rPr>
            <w:bCs/>
            <w:lang w:val="en"/>
          </w:rPr>
          <w:fldChar w:fldCharType="begin"/>
        </w:r>
        <w:r>
          <w:rPr>
            <w:bCs/>
            <w:lang w:val="en"/>
          </w:rPr>
          <w:instrText xml:space="preserve"> ADDIN ZOTERO_ITEM CSL_CITATION {"citationID":"JfaRiIDx","properties":{"formattedCitation":"(Lendvai et al., 2021)","plainCitation":"(Lendvai et al., 2021)","noteIndex":0},"citationItems":[{"id":554,"uris":["http://zotero.org/users/15902993/items/RZYHAB5X"],"itemData":{"id":554,"type":"article-journal","abstract":"Moulting is a crucial, yet often overlooked life-history stage in many animals, when they renew their integumental structures. This life-history stage is an energetically demanding somatic growth event that has particular importance in birds because feathers play a crucial role in flight, insulation and communication. Somatic growth processes are regulated by the evolutionarily conserved peptide hormone insulin-like growth factor 1 (IGF-1). However, the role of IGF-1 in feather growth remains unknown. In this study, we captured 41 juvenile free-living bearded reedlings (Panurus biarmicus) that had started their first complete moult and brought them into captivity. Then, we manipulated their circulating IGF-1 levels using poly-(lactic-co-glycolid acid) microparticles (microspheres) that provide a sustained release of IGF-1. The treatment increased IGF-1 levels but did not affect the feather growth rate. However, 2 weeks after the treatment, birds in the increased IGF-1 group were moulting more feathers simultaneously than the controls and were at a more advanced stage of moult. Birds with experimentally increased IGF-1 levels had better quality feathers (measured by a lower number of fault bars) than the controls. These results suggest that an increase in IGF-1 does not speed up feather growth, but may alter moult intensity by initiating the renewal of several feathers simultaneously. This may shorten the overall moulting time but may imply costs in terms of IGF-1-induced oxidative stress.","container-title":"Journal of Experimental Biology","DOI":"10.1242/jeb.242481","ISSN":"0022-0949","issue":"14","journalAbbreviation":"Journal of Experimental Biology","page":"jeb242481","source":"Silverchair","title":"Effects of experimental increase in insulin-like growth factor 1 on feather growth rate, moult intensity and feather quality in a passerine bird","volume":"224","author":[{"family":"Lendvai","given":"Ádám Z."},{"family":"Tóth","given":"Zsófia"},{"family":"Mahr","given":"Katharina"},{"family":"Osváth","given":"Gergely"},{"family":"Vogel-Kindgen","given":"Sarah"},{"family":"Gander","given":"Bruno A."}],"issued":{"date-parts":[["2021",7,20]]}}}],"schema":"https://github.com/citation-style-language/schema/raw/master/csl-citation.json"} </w:instrText>
        </w:r>
        <w:r>
          <w:rPr>
            <w:bCs/>
            <w:lang w:val="en"/>
          </w:rPr>
          <w:fldChar w:fldCharType="separate"/>
        </w:r>
        <w:r>
          <w:rPr>
            <w:bCs/>
            <w:noProof/>
            <w:lang w:val="en"/>
          </w:rPr>
          <w:t>(Lendvai et al., 2021)</w:t>
        </w:r>
        <w:r>
          <w:rPr>
            <w:bCs/>
            <w:lang w:val="en"/>
          </w:rPr>
          <w:fldChar w:fldCharType="end"/>
        </w:r>
        <w:r>
          <w:rPr>
            <w:bCs/>
            <w:lang w:val="en"/>
          </w:rPr>
          <w:t xml:space="preserve">, ovarian function </w:t>
        </w:r>
        <w:r>
          <w:rPr>
            <w:bCs/>
            <w:lang w:val="en"/>
          </w:rPr>
          <w:fldChar w:fldCharType="begin"/>
        </w:r>
        <w:r>
          <w:rPr>
            <w:bCs/>
            <w:lang w:val="en"/>
          </w:rPr>
          <w:instrText xml:space="preserve"> ADDIN ZOTERO_ITEM CSL_CITATION {"citationID":"dX82GbdH","properties":{"formattedCitation":"(Onagbesan et al., 1999)","plainCitation":"(Onagbesan et al., 1999)","noteIndex":0},"citationItems":[{"id":560,"uris":["http://zotero.org/users/15902993/items/FAMSKXTT"],"itemData":{"id":560,"type":"article-journal","abstract":"In the past three decades, overwhelming evidence has accumulated to show that insulin-like growth factor (IGF)-I and -II, their receptors and binding proteins (IGFBP) (the IGF system), have major roles to play in the regulation of ovarian function in mammals. Although studies in birds did not start until 5–6 years ago, the limited information thus far available suggests that the IGFs act as autocrine/paracrine regulators of follicular growth and differentiation, just as observed in mammals. The genes for IGF-I and -II, type-I IGF receptor, IGFBP-2, and IGFBP-5 are expressed in both granulosa and theca cells of the chicken ovary. The mechanisms by which the IGF system controls ovarian function in the avian species are complex and involve interactions with the gonadotrophins (LH and FSH), growth hormone, and even other growth factors. Effects are different between strains and nutritional status.","container-title":"Domestic Animal Endocrinology","DOI":"10.1016/S0739-7240(99)00046-6","ISSN":"0739-7240","issue":"2","journalAbbreviation":"Domestic Animal Endocrinology","page":"299-313","source":"ScienceDirect","title":"Insulin-like growth factors in the regulation of avian ovarian functions","volume":"17","author":[{"family":"Onagbesan","given":"O. M."},{"family":"Vleugels","given":"B."},{"family":"Buys","given":"N."},{"family":"Bruggeman","given":"V."},{"family":"Safi","given":"M."},{"family":"Decuypere","given":"E."}],"issued":{"date-parts":[["1999",10,1]]}}}],"schema":"https://github.com/citation-style-language/schema/raw/master/csl-citation.json"} </w:instrText>
        </w:r>
        <w:r>
          <w:rPr>
            <w:bCs/>
            <w:lang w:val="en"/>
          </w:rPr>
          <w:fldChar w:fldCharType="separate"/>
        </w:r>
        <w:r>
          <w:rPr>
            <w:bCs/>
            <w:noProof/>
            <w:lang w:val="en"/>
          </w:rPr>
          <w:t>(Onagbesan et al., 1999)</w:t>
        </w:r>
        <w:r>
          <w:rPr>
            <w:bCs/>
            <w:lang w:val="en"/>
          </w:rPr>
          <w:fldChar w:fldCharType="end"/>
        </w:r>
        <w:r>
          <w:rPr>
            <w:bCs/>
            <w:lang w:val="en"/>
          </w:rPr>
          <w:t xml:space="preserve">, increased oxidative stress </w:t>
        </w:r>
        <w:r>
          <w:rPr>
            <w:bCs/>
            <w:lang w:val="en"/>
          </w:rPr>
          <w:fldChar w:fldCharType="begin"/>
        </w:r>
        <w:r>
          <w:rPr>
            <w:bCs/>
            <w:lang w:val="en"/>
          </w:rPr>
          <w:instrText xml:space="preserve"> ADDIN ZOTERO_ITEM CSL_CITATION {"citationID":"8uQiGRBz","properties":{"formattedCitation":"(Lendvai et al., 2024)","plainCitation":"(Lendvai et al., 2024)","noteIndex":0},"citationItems":[{"id":1002,"uris":["http://zotero.org/users/15902993/items/RE87EAWK"],"itemData":{"id":1002,"type":"article-journal","abstract":"The insulin-like growth factor 1 (IGF-1) is a pleiotropic hormone that regulates essential life-history traits and is known for its major contribution to determining individual ageing processes. High levels of IGF-1 have been linked to increased mortality and are hypothesised to cause oxidative stress. This effect has been observed in laboratory animals, but whether it pertains to wild vertebrates has not been tested. This is surprising because studying the mechanisms that shape individual differences in lifespan is important to understanding mortality patterns in populations of free-living animals. We tested this hypothesis under semi-natural conditions by simulating elevated IGF-1 levels in captive bearded reedlings, a songbird species with an exceptionally fast pace of life. We subcutaneously injected slow-release biodegradable microspheres loaded with IGF-1 and achieved a systemic 3.7-fold increase of the hormone within the natural range for at least 24 h. Oxidative damage to lipids showed marked sexual differences: it significantly increased the day after the manipulation in treated males and returned to baseline levels four days post-treatment, while no treatment effect was apparent in females. Although there was no overall difference in survival between the treatment groups, high initial (pre-treatment) IGF-1 and low post-treatment plasma malondialdehyde levels were associated with enhanced survival prospects in males. These results suggest that males may be more susceptible to IGF-1-induced oxidative stress than females and quickly restoring oxidative balance may be related to fitness. IGF-1 levels evolve under opposing selection forces, and natural variation in this hormone’s level may reflect the outcome of individual optimization.","container-title":"Oecologia","DOI":"10.1007/s00442-024-05587-y","ISSN":"1432-1939","issue":"3","journalAbbreviation":"Oecologia","language":"en","page":"561-570","source":"Springer Link","title":"IGF-1 induces sex-specific oxidative damage and mortality in a songbird","volume":"205","author":[{"family":"Lendvai","given":"Ádám Z."},{"family":"Tóth","given":"Zsófia"},{"family":"Mahr","given":"Katharina"},{"family":"Pénzes","given":"Janka"},{"family":"Vogel-Kindgen","given":"Sarah"},{"family":"Gander","given":"Bruno A."},{"family":"Vágási","given":"Csongor I."}],"issued":{"date-parts":[["2024",8,1]]}}}],"schema":"https://github.com/citation-style-language/schema/raw/master/csl-citation.json"} </w:instrText>
        </w:r>
        <w:r>
          <w:rPr>
            <w:bCs/>
            <w:lang w:val="en"/>
          </w:rPr>
          <w:fldChar w:fldCharType="separate"/>
        </w:r>
        <w:r>
          <w:rPr>
            <w:bCs/>
            <w:noProof/>
            <w:lang w:val="en"/>
          </w:rPr>
          <w:t>(Lendvai et al., 2024)</w:t>
        </w:r>
        <w:r>
          <w:rPr>
            <w:bCs/>
            <w:lang w:val="en"/>
          </w:rPr>
          <w:fldChar w:fldCharType="end"/>
        </w:r>
      </w:ins>
      <w:ins w:id="671" w:author="Danny Jackson (Student)" w:date="2025-06-07T10:42:00Z" w16du:dateUtc="2025-06-07T17:42:00Z">
        <w:r>
          <w:rPr>
            <w:bCs/>
            <w:lang w:val="en"/>
          </w:rPr>
          <w:t xml:space="preserve">, and diabetes </w:t>
        </w:r>
        <w:r>
          <w:rPr>
            <w:bCs/>
            <w:lang w:val="en"/>
          </w:rPr>
          <w:fldChar w:fldCharType="begin"/>
        </w:r>
        <w:r>
          <w:rPr>
            <w:bCs/>
            <w:lang w:val="en"/>
          </w:rPr>
          <w:instrText xml:space="preserve"> ADDIN ZOTERO_ITEM CSL_CITATION {"citationID":"SsM2yqxR","properties":{"formattedCitation":"(Fall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instrText>
        </w:r>
        <w:r>
          <w:rPr>
            <w:bCs/>
            <w:lang w:val="en"/>
          </w:rPr>
          <w:fldChar w:fldCharType="separate"/>
        </w:r>
        <w:r>
          <w:rPr>
            <w:bCs/>
            <w:noProof/>
            <w:lang w:val="en"/>
          </w:rPr>
          <w:t>(Fall &amp; Ingelsson, 2014)</w:t>
        </w:r>
        <w:r>
          <w:rPr>
            <w:bCs/>
            <w:lang w:val="en"/>
          </w:rPr>
          <w:fldChar w:fldCharType="end"/>
        </w:r>
        <w:r>
          <w:rPr>
            <w:bCs/>
            <w:lang w:val="en"/>
          </w:rPr>
          <w:t>.</w:t>
        </w:r>
      </w:ins>
      <w:ins w:id="672" w:author="Danny Jackson (Student)" w:date="2025-06-07T10:41:00Z" w16du:dateUtc="2025-06-07T17:41:00Z">
        <w:r>
          <w:rPr>
            <w:bCs/>
            <w:lang w:val="en"/>
          </w:rPr>
          <w:t xml:space="preserve"> </w:t>
        </w:r>
      </w:ins>
      <w:ins w:id="673" w:author="Danny Jackson (Student)" w:date="2025-06-07T10:43:00Z" w16du:dateUtc="2025-06-07T17:43:00Z">
        <w:r w:rsidR="00581372">
          <w:rPr>
            <w:bCs/>
            <w:lang w:val="en"/>
          </w:rPr>
          <w:t xml:space="preserve">Selection from the urban environment could act on any of these functions, for instance increased </w:t>
        </w:r>
      </w:ins>
      <w:ins w:id="674" w:author="Danny Jackson (Student)" w:date="2025-06-07T10:41:00Z" w16du:dateUtc="2025-06-07T17:41:00Z">
        <w:r>
          <w:rPr>
            <w:bCs/>
            <w:lang w:val="en"/>
          </w:rPr>
          <w:t xml:space="preserve">carbohydrates in the diets of urban birds </w:t>
        </w:r>
      </w:ins>
      <w:ins w:id="675" w:author="Danny Jackson (Student)" w:date="2025-06-07T10:43:00Z" w16du:dateUtc="2025-06-07T17:43:00Z">
        <w:r w:rsidR="00581372">
          <w:rPr>
            <w:bCs/>
            <w:lang w:val="en"/>
          </w:rPr>
          <w:t>coul</w:t>
        </w:r>
      </w:ins>
      <w:ins w:id="676" w:author="Danny Jackson (Student)" w:date="2025-06-07T10:44:00Z" w16du:dateUtc="2025-06-07T17:44:00Z">
        <w:r w:rsidR="00581372">
          <w:rPr>
            <w:bCs/>
            <w:lang w:val="en"/>
          </w:rPr>
          <w:t>d select for birds with alternative insulin expression profiles.</w:t>
        </w:r>
      </w:ins>
      <w:ins w:id="677" w:author="Danny Jackson (Student)" w:date="2025-06-09T11:27:00Z" w16du:dateUtc="2025-06-09T18:27:00Z">
        <w:r w:rsidR="00466631">
          <w:rPr>
            <w:bCs/>
            <w:lang w:val="en"/>
          </w:rPr>
          <w:t xml:space="preserve"> No other evidence of selection on muscle development genes emerged in pyrrhuloxia.</w:t>
        </w:r>
      </w:ins>
    </w:p>
    <w:p w14:paraId="13573307" w14:textId="77777777" w:rsidR="00466631" w:rsidRDefault="00466631" w:rsidP="00A65444">
      <w:pPr>
        <w:spacing w:line="480" w:lineRule="auto"/>
        <w:ind w:firstLine="720"/>
        <w:rPr>
          <w:ins w:id="678" w:author="Danny Jackson (Student)" w:date="2025-06-07T10:41:00Z" w16du:dateUtc="2025-06-07T17:41:00Z"/>
          <w:bCs/>
          <w:lang w:val="en"/>
        </w:rPr>
      </w:pPr>
    </w:p>
    <w:p w14:paraId="22EF76E5" w14:textId="64FD2788" w:rsidR="00A65444" w:rsidRPr="008B60B2" w:rsidRDefault="00A65444" w:rsidP="00FE72A9">
      <w:pPr>
        <w:spacing w:line="480" w:lineRule="auto"/>
        <w:rPr>
          <w:ins w:id="679" w:author="Danny Jackson (Student)" w:date="2025-06-07T10:50:00Z" w16du:dateUtc="2025-06-07T17:50:00Z"/>
          <w:b/>
          <w:u w:val="single"/>
          <w:lang w:val="en"/>
          <w:rPrChange w:id="680" w:author="Danny Jackson (Student)" w:date="2025-06-07T11:34:00Z" w16du:dateUtc="2025-06-07T18:34:00Z">
            <w:rPr>
              <w:ins w:id="681" w:author="Danny Jackson (Student)" w:date="2025-06-07T10:50:00Z" w16du:dateUtc="2025-06-07T17:50:00Z"/>
              <w:b/>
              <w:i/>
              <w:iCs/>
              <w:u w:val="single"/>
              <w:lang w:val="en"/>
            </w:rPr>
          </w:rPrChange>
        </w:rPr>
      </w:pPr>
      <w:ins w:id="682" w:author="Danny Jackson (Student)" w:date="2025-06-07T10:38:00Z" w16du:dateUtc="2025-06-07T17:38:00Z">
        <w:r w:rsidRPr="00A65444">
          <w:rPr>
            <w:b/>
            <w:u w:val="single"/>
            <w:lang w:val="en"/>
            <w:rPrChange w:id="683" w:author="Danny Jackson (Student)" w:date="2025-06-07T10:38:00Z" w16du:dateUtc="2025-06-07T17:38:00Z">
              <w:rPr>
                <w:bCs/>
                <w:lang w:val="en"/>
              </w:rPr>
            </w:rPrChange>
          </w:rPr>
          <w:t xml:space="preserve">Parallel selection on </w:t>
        </w:r>
        <w:r w:rsidRPr="00A65444">
          <w:rPr>
            <w:b/>
            <w:i/>
            <w:iCs/>
            <w:u w:val="single"/>
            <w:lang w:val="en"/>
          </w:rPr>
          <w:t>SDK1</w:t>
        </w:r>
      </w:ins>
      <w:ins w:id="684" w:author="Danny Jackson (Student)" w:date="2025-06-07T11:34:00Z" w16du:dateUtc="2025-06-07T18:34:00Z">
        <w:r w:rsidR="008B60B2">
          <w:rPr>
            <w:b/>
            <w:u w:val="single"/>
            <w:lang w:val="en"/>
          </w:rPr>
          <w:t xml:space="preserve"> and other evidence of selection on neural </w:t>
        </w:r>
      </w:ins>
      <w:ins w:id="685" w:author="Danny Jackson (Student)" w:date="2025-06-07T11:35:00Z" w16du:dateUtc="2025-06-07T18:35:00Z">
        <w:r w:rsidR="008B60B2">
          <w:rPr>
            <w:b/>
            <w:u w:val="single"/>
            <w:lang w:val="en"/>
          </w:rPr>
          <w:t>tissue development and function</w:t>
        </w:r>
      </w:ins>
    </w:p>
    <w:p w14:paraId="76A6CB9A" w14:textId="76B6882D" w:rsidR="00542486" w:rsidRDefault="00542486">
      <w:pPr>
        <w:spacing w:line="480" w:lineRule="auto"/>
        <w:ind w:firstLine="720"/>
        <w:rPr>
          <w:ins w:id="686" w:author="Danny Jackson (Student)" w:date="2025-06-09T11:28:00Z" w16du:dateUtc="2025-06-09T18:28:00Z"/>
          <w:bCs/>
          <w:lang w:val="en"/>
        </w:rPr>
      </w:pPr>
      <w:ins w:id="687" w:author="Danny Jackson (Student)" w:date="2025-06-07T10:51:00Z" w16du:dateUtc="2025-06-07T17:51:00Z">
        <w:r>
          <w:rPr>
            <w:bCs/>
            <w:lang w:val="en"/>
          </w:rPr>
          <w:t xml:space="preserve">Like </w:t>
        </w:r>
        <w:r w:rsidRPr="00542486">
          <w:rPr>
            <w:bCs/>
            <w:i/>
            <w:iCs/>
            <w:lang w:val="en"/>
            <w:rPrChange w:id="688" w:author="Danny Jackson (Student)" w:date="2025-06-07T10:51:00Z" w16du:dateUtc="2025-06-07T17:51:00Z">
              <w:rPr>
                <w:bCs/>
                <w:lang w:val="en"/>
              </w:rPr>
            </w:rPrChange>
          </w:rPr>
          <w:t>DMD</w:t>
        </w:r>
        <w:r>
          <w:rPr>
            <w:bCs/>
            <w:lang w:val="en"/>
          </w:rPr>
          <w:t xml:space="preserve">, </w:t>
        </w:r>
        <w:r>
          <w:rPr>
            <w:bCs/>
            <w:i/>
            <w:iCs/>
            <w:lang w:val="en"/>
          </w:rPr>
          <w:t>SDK1</w:t>
        </w:r>
        <w:r>
          <w:rPr>
            <w:bCs/>
            <w:lang w:val="en"/>
          </w:rPr>
          <w:t xml:space="preserve"> was </w:t>
        </w:r>
      </w:ins>
      <w:ins w:id="689" w:author="Danny Jackson (Student)" w:date="2025-06-07T10:52:00Z" w16du:dateUtc="2025-06-07T17:52:00Z">
        <w:r>
          <w:rPr>
            <w:bCs/>
            <w:lang w:val="en"/>
          </w:rPr>
          <w:t>identified in three of the four avian species as a candidate gene</w:t>
        </w:r>
      </w:ins>
      <w:ins w:id="690" w:author="Danny Jackson (Student)" w:date="2025-06-07T10:53:00Z" w16du:dateUtc="2025-06-07T17:53:00Z">
        <w:r>
          <w:rPr>
            <w:bCs/>
            <w:lang w:val="en"/>
          </w:rPr>
          <w:t xml:space="preserve">. It </w:t>
        </w:r>
      </w:ins>
      <w:ins w:id="691" w:author="Danny Jackson (Student)" w:date="2025-06-07T10:52:00Z" w16du:dateUtc="2025-06-07T17:52:00Z">
        <w:r>
          <w:rPr>
            <w:bCs/>
            <w:lang w:val="en"/>
          </w:rPr>
          <w:t xml:space="preserve">was associated with multiple significantly overrepresented GO terms </w:t>
        </w:r>
      </w:ins>
      <w:ins w:id="692" w:author="Danny Jackson (Student)" w:date="2025-06-07T10:53:00Z" w16du:dateUtc="2025-06-07T17:53:00Z">
        <w:r>
          <w:rPr>
            <w:bCs/>
            <w:lang w:val="en"/>
          </w:rPr>
          <w:t xml:space="preserve">related to nervous system development and synapse function. </w:t>
        </w:r>
      </w:ins>
      <w:ins w:id="693" w:author="Danny Jackson (Student)" w:date="2025-06-07T10:55:00Z" w16du:dateUtc="2025-06-07T17:55:00Z">
        <w:r w:rsidR="00DB3AA5">
          <w:rPr>
            <w:bCs/>
            <w:lang w:val="en"/>
          </w:rPr>
          <w:t>It was</w:t>
        </w:r>
      </w:ins>
      <w:ins w:id="694" w:author="Danny Jackson (Student)" w:date="2025-06-09T11:27:00Z" w16du:dateUtc="2025-06-09T18:27:00Z">
        <w:r w:rsidR="00466631">
          <w:rPr>
            <w:bCs/>
            <w:lang w:val="en"/>
          </w:rPr>
          <w:t xml:space="preserve"> previously</w:t>
        </w:r>
      </w:ins>
      <w:ins w:id="695" w:author="Danny Jackson (Student)" w:date="2025-06-07T10:55:00Z" w16du:dateUtc="2025-06-07T17:55:00Z">
        <w:r w:rsidR="00DB3AA5">
          <w:rPr>
            <w:bCs/>
            <w:lang w:val="en"/>
          </w:rPr>
          <w:t xml:space="preserve"> identified in</w:t>
        </w:r>
      </w:ins>
      <w:ins w:id="696" w:author="Danny Jackson (Student)" w:date="2025-06-07T11:30:00Z" w16du:dateUtc="2025-06-07T18:30:00Z">
        <w:r w:rsidR="008B60B2">
          <w:rPr>
            <w:bCs/>
            <w:lang w:val="en"/>
          </w:rPr>
          <w:t xml:space="preserve"> burrowing owls as part of a </w:t>
        </w:r>
      </w:ins>
      <w:ins w:id="697" w:author="Danny Jackson (Student)" w:date="2025-06-07T11:31:00Z" w16du:dateUtc="2025-06-07T18:31:00Z">
        <w:r w:rsidR="008B60B2">
          <w:rPr>
            <w:bCs/>
            <w:lang w:val="en"/>
          </w:rPr>
          <w:t>six-gene cluster that were co-iden</w:t>
        </w:r>
      </w:ins>
      <w:ins w:id="698" w:author="Danny Jackson (Student)" w:date="2025-06-07T11:32:00Z" w16du:dateUtc="2025-06-07T18:32:00Z">
        <w:r w:rsidR="008B60B2">
          <w:rPr>
            <w:bCs/>
            <w:lang w:val="en"/>
          </w:rPr>
          <w:t>tified across</w:t>
        </w:r>
      </w:ins>
      <w:ins w:id="699" w:author="Danny Jackson (Student)" w:date="2025-06-09T11:27:00Z" w16du:dateUtc="2025-06-09T18:27:00Z">
        <w:r w:rsidR="00466631">
          <w:rPr>
            <w:bCs/>
            <w:lang w:val="en"/>
          </w:rPr>
          <w:t xml:space="preserve"> urban</w:t>
        </w:r>
      </w:ins>
      <w:ins w:id="700" w:author="Danny Jackson (Student)" w:date="2025-06-07T11:32:00Z" w16du:dateUtc="2025-06-07T18:32:00Z">
        <w:r w:rsidR="008B60B2">
          <w:rPr>
            <w:bCs/>
            <w:lang w:val="en"/>
          </w:rPr>
          <w:t xml:space="preserve"> habitats and analyses types in</w:t>
        </w:r>
      </w:ins>
      <w:ins w:id="701" w:author="Danny Jackson (Student)" w:date="2025-06-07T10:55:00Z" w16du:dateUtc="2025-06-07T17:55:00Z">
        <w:r w:rsidR="00DB3AA5">
          <w:rPr>
            <w:bCs/>
            <w:lang w:val="en"/>
          </w:rPr>
          <w:t xml:space="preserve"> </w:t>
        </w:r>
      </w:ins>
      <w:r w:rsidR="00DB3AA5">
        <w:rPr>
          <w:bCs/>
          <w:lang w:val="en"/>
        </w:rPr>
        <w:fldChar w:fldCharType="begin"/>
      </w:r>
      <w:r w:rsidR="00DB3AA5">
        <w:rPr>
          <w:bCs/>
          <w:lang w:val="en"/>
        </w:rPr>
        <w:instrText xml:space="preserve"> ADDIN ZOTERO_ITEM CSL_CITATION {"citationID":"FOowJUAK","properties":{"formattedCitation":"(Mueller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DB3AA5">
        <w:rPr>
          <w:bCs/>
          <w:lang w:val="en"/>
        </w:rPr>
        <w:fldChar w:fldCharType="separate"/>
      </w:r>
      <w:r w:rsidR="0078229F">
        <w:rPr>
          <w:bCs/>
          <w:noProof/>
          <w:lang w:val="en"/>
        </w:rPr>
        <w:t>(Mueller et al., 2020)</w:t>
      </w:r>
      <w:r w:rsidR="00DB3AA5">
        <w:rPr>
          <w:bCs/>
          <w:lang w:val="en"/>
        </w:rPr>
        <w:fldChar w:fldCharType="end"/>
      </w:r>
      <w:ins w:id="702" w:author="Danny Jackson (Student)" w:date="2025-06-07T11:33:00Z" w16du:dateUtc="2025-06-07T18:33:00Z">
        <w:r w:rsidR="008B60B2">
          <w:rPr>
            <w:bCs/>
            <w:lang w:val="en"/>
          </w:rPr>
          <w:t>,</w:t>
        </w:r>
      </w:ins>
      <w:ins w:id="703" w:author="Danny Jackson (Student)" w:date="2025-06-07T11:32:00Z" w16du:dateUtc="2025-06-07T18:32:00Z">
        <w:r w:rsidR="008B60B2">
          <w:rPr>
            <w:bCs/>
            <w:lang w:val="en"/>
          </w:rPr>
          <w:t xml:space="preserve"> which the author</w:t>
        </w:r>
      </w:ins>
      <w:ins w:id="704" w:author="Danny Jackson (Student)" w:date="2025-06-07T11:33:00Z" w16du:dateUtc="2025-06-07T18:33:00Z">
        <w:r w:rsidR="008B60B2">
          <w:rPr>
            <w:bCs/>
            <w:lang w:val="en"/>
          </w:rPr>
          <w:t>s highlighted as candidates for future investigations. Three of those six genes</w:t>
        </w:r>
      </w:ins>
      <w:ins w:id="705" w:author="Danny Jackson (Student)" w:date="2025-06-07T11:34:00Z" w16du:dateUtc="2025-06-07T18:34:00Z">
        <w:r w:rsidR="008B60B2">
          <w:rPr>
            <w:bCs/>
            <w:lang w:val="en"/>
          </w:rPr>
          <w:t xml:space="preserve"> –</w:t>
        </w:r>
      </w:ins>
      <w:ins w:id="706" w:author="Danny Jackson (Student)" w:date="2025-06-07T11:33:00Z" w16du:dateUtc="2025-06-07T18:33:00Z">
        <w:r w:rsidR="008B60B2">
          <w:rPr>
            <w:bCs/>
            <w:lang w:val="en"/>
          </w:rPr>
          <w:t xml:space="preserve"> </w:t>
        </w:r>
        <w:r w:rsidR="008B60B2">
          <w:rPr>
            <w:bCs/>
            <w:i/>
            <w:iCs/>
            <w:lang w:val="en"/>
          </w:rPr>
          <w:t>PRKN</w:t>
        </w:r>
        <w:r w:rsidR="008B60B2">
          <w:rPr>
            <w:bCs/>
            <w:lang w:val="en"/>
          </w:rPr>
          <w:t xml:space="preserve">, </w:t>
        </w:r>
        <w:r w:rsidR="008B60B2">
          <w:rPr>
            <w:bCs/>
            <w:i/>
            <w:iCs/>
            <w:lang w:val="en"/>
          </w:rPr>
          <w:t>GPM6A</w:t>
        </w:r>
        <w:r w:rsidR="008B60B2">
          <w:rPr>
            <w:bCs/>
            <w:lang w:val="en"/>
          </w:rPr>
          <w:t xml:space="preserve">, and </w:t>
        </w:r>
        <w:r w:rsidR="008B60B2">
          <w:rPr>
            <w:bCs/>
            <w:i/>
            <w:iCs/>
            <w:lang w:val="en"/>
          </w:rPr>
          <w:t>SDK1</w:t>
        </w:r>
      </w:ins>
      <w:ins w:id="707" w:author="Danny Jackson (Student)" w:date="2025-06-07T11:34:00Z" w16du:dateUtc="2025-06-07T18:34:00Z">
        <w:r w:rsidR="008B60B2">
          <w:rPr>
            <w:bCs/>
            <w:lang w:val="en"/>
          </w:rPr>
          <w:t xml:space="preserve"> – were candidate genes identified in pyrrhuloxia, and only </w:t>
        </w:r>
        <w:r w:rsidR="008B60B2">
          <w:rPr>
            <w:bCs/>
            <w:i/>
            <w:iCs/>
            <w:lang w:val="en"/>
          </w:rPr>
          <w:t>SDK1</w:t>
        </w:r>
        <w:r w:rsidR="008B60B2">
          <w:rPr>
            <w:bCs/>
            <w:lang w:val="en"/>
          </w:rPr>
          <w:t xml:space="preserve"> was identified in northern cardinals. </w:t>
        </w:r>
      </w:ins>
    </w:p>
    <w:p w14:paraId="041F48EB" w14:textId="77777777" w:rsidR="00466631" w:rsidRPr="008B60B2" w:rsidRDefault="00466631">
      <w:pPr>
        <w:spacing w:line="480" w:lineRule="auto"/>
        <w:ind w:firstLine="720"/>
        <w:rPr>
          <w:ins w:id="708" w:author="Danny Jackson (Student)" w:date="2025-06-06T16:48:00Z" w16du:dateUtc="2025-06-06T23:48:00Z"/>
          <w:bCs/>
          <w:lang w:val="en"/>
        </w:rPr>
        <w:pPrChange w:id="709" w:author="Danny Jackson (Student)" w:date="2025-06-07T10:51:00Z" w16du:dateUtc="2025-06-07T17:51:00Z">
          <w:pPr>
            <w:spacing w:line="480" w:lineRule="auto"/>
          </w:pPr>
        </w:pPrChange>
      </w:pPr>
    </w:p>
    <w:p w14:paraId="08CDE8DC" w14:textId="0679B0F4" w:rsidR="00CD40F6" w:rsidRDefault="00374867" w:rsidP="00FE72A9">
      <w:pPr>
        <w:spacing w:line="480" w:lineRule="auto"/>
        <w:rPr>
          <w:ins w:id="710" w:author="Danny Jackson (Student)" w:date="2025-06-06T16:48:00Z" w16du:dateUtc="2025-06-06T23:48:00Z"/>
          <w:bCs/>
          <w:lang w:val="en"/>
        </w:rPr>
      </w:pPr>
      <w:ins w:id="711" w:author="Danny Jackson (Student)" w:date="2025-06-06T16:48:00Z" w16du:dateUtc="2025-06-06T23:48:00Z">
        <w:r>
          <w:rPr>
            <w:b/>
            <w:u w:val="single"/>
            <w:lang w:val="en"/>
          </w:rPr>
          <w:t>Selection in response to noise pollution</w:t>
        </w:r>
      </w:ins>
    </w:p>
    <w:p w14:paraId="1D7F3059" w14:textId="47994AB0" w:rsidR="00807D86" w:rsidRDefault="00374867" w:rsidP="0078229F">
      <w:pPr>
        <w:spacing w:line="480" w:lineRule="auto"/>
        <w:rPr>
          <w:ins w:id="712" w:author="Danny Jackson (Student)" w:date="2025-06-09T11:28:00Z" w16du:dateUtc="2025-06-09T18:28:00Z"/>
          <w:bCs/>
          <w:lang w:val="en"/>
        </w:rPr>
      </w:pPr>
      <w:ins w:id="713" w:author="Danny Jackson (Student)" w:date="2025-06-06T16:48:00Z" w16du:dateUtc="2025-06-06T23:48:00Z">
        <w:r>
          <w:rPr>
            <w:bCs/>
            <w:lang w:val="en"/>
          </w:rPr>
          <w:tab/>
          <w:t>Two candidate genes</w:t>
        </w:r>
      </w:ins>
      <w:ins w:id="714" w:author="Danny Jackson (Student)" w:date="2025-06-06T16:49:00Z" w16du:dateUtc="2025-06-06T23:49:00Z">
        <w:r>
          <w:rPr>
            <w:bCs/>
            <w:lang w:val="en"/>
          </w:rPr>
          <w:t xml:space="preserve"> with multiple lines of evidence demonstrating selection on them in response to urbanization </w:t>
        </w:r>
      </w:ins>
      <w:ins w:id="715" w:author="Danny Jackson (Student)" w:date="2025-06-06T16:50:00Z" w16du:dateUtc="2025-06-06T23:50:00Z">
        <w:r>
          <w:rPr>
            <w:bCs/>
            <w:lang w:val="en"/>
          </w:rPr>
          <w:t>and could be tied to noise pollution</w:t>
        </w:r>
      </w:ins>
      <w:ins w:id="716" w:author="Danny Jackson (Student)" w:date="2025-06-06T16:49:00Z" w16du:dateUtc="2025-06-06T23:49:00Z">
        <w:r>
          <w:rPr>
            <w:bCs/>
            <w:lang w:val="en"/>
          </w:rPr>
          <w:t>.</w:t>
        </w:r>
      </w:ins>
      <w:ins w:id="717" w:author="Danny Jackson (Student)" w:date="2025-06-06T16:48:00Z" w16du:dateUtc="2025-06-06T23:48:00Z">
        <w:r>
          <w:rPr>
            <w:bCs/>
            <w:lang w:val="en"/>
          </w:rPr>
          <w:t xml:space="preserve"> </w:t>
        </w:r>
      </w:ins>
      <w:ins w:id="718" w:author="Danny Jackson (Student)" w:date="2025-06-06T16:28:00Z" w16du:dateUtc="2025-06-06T23:28:00Z">
        <w:r w:rsidR="00CA5450">
          <w:rPr>
            <w:bCs/>
            <w:lang w:val="en"/>
          </w:rPr>
          <w:t xml:space="preserve">In pyrrhuloxia, the gene </w:t>
        </w:r>
      </w:ins>
      <w:ins w:id="719" w:author="Danny Jackson (Student)" w:date="2025-06-06T16:27:00Z" w16du:dateUtc="2025-06-06T23:27:00Z">
        <w:r w:rsidR="00CA5450">
          <w:rPr>
            <w:bCs/>
            <w:i/>
            <w:iCs/>
            <w:lang w:val="en"/>
          </w:rPr>
          <w:t>GAP43</w:t>
        </w:r>
        <w:r w:rsidR="00CA5450">
          <w:rPr>
            <w:bCs/>
            <w:lang w:val="en"/>
          </w:rPr>
          <w:t xml:space="preserve"> </w:t>
        </w:r>
      </w:ins>
      <w:ins w:id="720" w:author="Danny Jackson (Student)" w:date="2025-06-06T16:28:00Z" w16du:dateUtc="2025-06-06T23:28:00Z">
        <w:r w:rsidR="00CA5450">
          <w:rPr>
            <w:bCs/>
            <w:lang w:val="en"/>
          </w:rPr>
          <w:t>was identified as a candidate gene by both F</w:t>
        </w:r>
        <w:r w:rsidR="00CA5450" w:rsidRPr="001E0B45">
          <w:rPr>
            <w:bCs/>
            <w:vertAlign w:val="subscript"/>
            <w:lang w:val="en"/>
            <w:rPrChange w:id="721" w:author="Danny Jackson (Student)" w:date="2025-06-08T13:13:00Z" w16du:dateUtc="2025-06-08T20:13:00Z">
              <w:rPr>
                <w:bCs/>
                <w:lang w:val="en"/>
              </w:rPr>
            </w:rPrChange>
          </w:rPr>
          <w:t>ST</w:t>
        </w:r>
        <w:r w:rsidR="00CA5450">
          <w:rPr>
            <w:bCs/>
            <w:lang w:val="en"/>
          </w:rPr>
          <w:t xml:space="preserve"> and </w:t>
        </w:r>
        <w:proofErr w:type="spellStart"/>
        <w:r w:rsidR="00CA5450">
          <w:rPr>
            <w:bCs/>
            <w:lang w:val="en"/>
          </w:rPr>
          <w:t>RAiSD</w:t>
        </w:r>
        <w:proofErr w:type="spellEnd"/>
        <w:r w:rsidR="00CA5450">
          <w:rPr>
            <w:bCs/>
            <w:lang w:val="en"/>
          </w:rPr>
          <w:t xml:space="preserve"> analyses and drove a significant overrepresentation of tis</w:t>
        </w:r>
      </w:ins>
      <w:ins w:id="722" w:author="Danny Jackson (Student)" w:date="2025-06-06T16:29:00Z" w16du:dateUtc="2025-06-06T23:29:00Z">
        <w:r w:rsidR="00CA5450">
          <w:rPr>
            <w:bCs/>
            <w:lang w:val="en"/>
          </w:rPr>
          <w:t xml:space="preserve">sue regeneration GO terms in analyses of both datasets. This gene is </w:t>
        </w:r>
      </w:ins>
      <w:ins w:id="723" w:author="Danny Jackson (Student)" w:date="2025-06-06T16:30:00Z" w16du:dateUtc="2025-06-06T23:30:00Z">
        <w:r w:rsidR="00CA5450">
          <w:rPr>
            <w:bCs/>
            <w:lang w:val="en"/>
          </w:rPr>
          <w:t xml:space="preserve">associated with neural plasticity and behaviorally plastic responses to changing environments. </w:t>
        </w:r>
        <w:r w:rsidR="00CA5450">
          <w:rPr>
            <w:bCs/>
            <w:lang w:val="en"/>
          </w:rPr>
          <w:lastRenderedPageBreak/>
          <w:t xml:space="preserve">Additionally, it has been shown </w:t>
        </w:r>
      </w:ins>
      <w:ins w:id="724" w:author="Danny Jackson (Student)" w:date="2025-06-06T16:31:00Z" w16du:dateUtc="2025-06-06T23:31:00Z">
        <w:r w:rsidR="00CA5450">
          <w:rPr>
            <w:bCs/>
            <w:lang w:val="en"/>
          </w:rPr>
          <w:t xml:space="preserve">to be </w:t>
        </w:r>
      </w:ins>
      <w:ins w:id="725" w:author="Danny Jackson (Student)" w:date="2025-06-06T16:55:00Z" w16du:dateUtc="2025-06-06T23:55:00Z">
        <w:r>
          <w:rPr>
            <w:bCs/>
            <w:lang w:val="en"/>
          </w:rPr>
          <w:t>up</w:t>
        </w:r>
      </w:ins>
      <w:ins w:id="726" w:author="Danny Jackson (Student)" w:date="2025-06-06T16:31:00Z" w16du:dateUtc="2025-06-06T23:31:00Z">
        <w:r w:rsidR="00CA5450">
          <w:rPr>
            <w:bCs/>
            <w:lang w:val="en"/>
          </w:rPr>
          <w:t xml:space="preserve">regulated in </w:t>
        </w:r>
      </w:ins>
      <w:ins w:id="727" w:author="Danny Jackson (Student)" w:date="2025-06-06T17:01:00Z" w16du:dateUtc="2025-06-07T00:01:00Z">
        <w:r w:rsidR="00C8148B">
          <w:rPr>
            <w:bCs/>
            <w:lang w:val="en"/>
          </w:rPr>
          <w:t xml:space="preserve">heart tissues in </w:t>
        </w:r>
      </w:ins>
      <w:ins w:id="728" w:author="Danny Jackson (Student)" w:date="2025-06-06T16:31:00Z" w16du:dateUtc="2025-06-06T23:31:00Z">
        <w:r w:rsidR="00CA5450">
          <w:rPr>
            <w:bCs/>
            <w:lang w:val="en"/>
          </w:rPr>
          <w:t>response to noise pollution in lab experiments of rats (</w:t>
        </w:r>
        <w:r w:rsidR="00CA5450">
          <w:rPr>
            <w:bCs/>
            <w:i/>
            <w:iCs/>
            <w:lang w:val="en"/>
          </w:rPr>
          <w:t xml:space="preserve">Rattus </w:t>
        </w:r>
      </w:ins>
      <w:ins w:id="729" w:author="Danny Jackson (Student)" w:date="2025-06-06T17:03:00Z" w16du:dateUtc="2025-06-07T00:03:00Z">
        <w:r w:rsidR="00C8148B">
          <w:rPr>
            <w:bCs/>
            <w:i/>
            <w:iCs/>
            <w:lang w:val="en"/>
          </w:rPr>
          <w:t xml:space="preserve">norvegicus </w:t>
        </w:r>
        <w:proofErr w:type="spellStart"/>
        <w:r w:rsidR="00C8148B">
          <w:rPr>
            <w:bCs/>
            <w:i/>
            <w:iCs/>
            <w:lang w:val="en"/>
          </w:rPr>
          <w:t>domesticus</w:t>
        </w:r>
      </w:ins>
      <w:proofErr w:type="spellEnd"/>
      <w:ins w:id="730" w:author="Danny Jackson (Student)" w:date="2025-06-06T17:02:00Z" w16du:dateUtc="2025-06-07T00:02:00Z">
        <w:r w:rsidR="00C8148B">
          <w:rPr>
            <w:bCs/>
            <w:lang w:val="en"/>
          </w:rPr>
          <w:t>), with potential increased risk of heart disease</w:t>
        </w:r>
      </w:ins>
      <w:ins w:id="731" w:author="Danny Jackson (Student)" w:date="2025-06-08T13:14:00Z" w16du:dateUtc="2025-06-08T20:14:00Z">
        <w:r w:rsidR="001E0B45">
          <w:rPr>
            <w:bCs/>
            <w:lang w:val="en"/>
          </w:rPr>
          <w:t xml:space="preserve"> resulting from noise-induced stress</w:t>
        </w:r>
      </w:ins>
      <w:ins w:id="732" w:author="Danny Jackson (Student)" w:date="2025-06-06T17:02:00Z" w16du:dateUtc="2025-06-07T00:02:00Z">
        <w:r w:rsidR="00C8148B">
          <w:rPr>
            <w:bCs/>
            <w:lang w:val="en"/>
          </w:rPr>
          <w:t xml:space="preserve"> </w:t>
        </w:r>
      </w:ins>
      <w:r w:rsidR="00C8148B">
        <w:rPr>
          <w:bCs/>
          <w:lang w:val="en"/>
        </w:rPr>
        <w:fldChar w:fldCharType="begin"/>
      </w:r>
      <w:r w:rsidR="00C8148B">
        <w:rPr>
          <w:bCs/>
          <w:lang w:val="en"/>
        </w:rPr>
        <w:instrText xml:space="preserve"> ADDIN ZOTERO_ITEM CSL_CITATION {"citationID":"5ZMoTzRF","properties":{"formattedCitation":"(Wei et al., 2022)","plainCitation":"(Wei et al., 2022)","noteIndex":0},"citationItems":[{"id":1167,"uris":["http://zotero.org/users/15902993/items/EVQGCCU4"],"itemData":{"id":1167,"type":"article-journal","abstract":"In recent years, high-decibel noise has emerged as a causative risk factor for ischemic heart disease. Massive noise overdose is associated with increased endocrine, neural, and immune stress responses. The NLRP3 (nucleotide-binding oligomerization domain, leucine-rich repeat, and pyrin domain containing 3) inflammasome, the most characterized supramolecular complex and a potent mediator of inflammatory signaling, has been reported to be a marker of increased ischemic heart disease vulnerability. Our study evaluated the association of noise exposure with postinfarction cardiac remodeling and its effect on NLRP3 inflammasome activation. Rats were exposed to a noisy environment (14 days, 24 h/per day, 70 ± 5 dB), and speck formation by the NLRP3 inflammasome scaffold protein ASC (apoptosis-associated speck-like protein) was assessed by confocal immunofluorescence. Echocardiography, pathological analysis, and in vivo electrophysiology were performed. Our results revealed the improved postinfarction cardiac function, mitigated fibrosis, and decreased arrhythmia vulnerability and sympathetic sprouting in low-environment noise groups. Moreover, western blotting of NLRP3, caspase-1, ASC, IL-1β, and IL-18 and confocal microscopy of ASC speck showed that the priming and activation of NLRP3 inflammasome were higher in the NE group than in the NI group. In conclusion, our findings reveal a previously unidentified association between NLRP3 inflammasome activation and noise exposure, underscoring the significance of effective noise prevention in improving postinfarction prognosis.","container-title":"Bioengineered","DOI":"10.1080/21655979.2022.2073126","ISSN":"2165-5979","issue":"5","note":"publisher: Taylor &amp; Francis\n_eprint: https://doi.org/10.1080/21655979.2022.2073126\nPMID: 35575239","page":"12127-12140","source":"Taylor and Francis+NEJM","title":"Noise exposure and its relationship with postinfarction cardiac remodeling: implications for NLRP3 inflammasome activation","title-short":"Noise exposure and its relationship with postinfarction cardiac remodeling","volume":"13","author":[{"family":"Wei","given":"Yanzhao"},{"family":"","given":"Li ,Wei"},{"family":"","given":"Yang ,Shuang"},{"family":"","given":"Zhong ,Peng"},{"family":"","given":"Bi ,Yingying"},{"family":"Tang","given":"Yanhong","non-dropping-particle":"and"}],"issued":{"date-parts":[["2022",5,2]]}}}],"schema":"https://github.com/citation-style-language/schema/raw/master/csl-citation.json"} </w:instrText>
      </w:r>
      <w:r w:rsidR="00C8148B">
        <w:rPr>
          <w:bCs/>
          <w:lang w:val="en"/>
        </w:rPr>
        <w:fldChar w:fldCharType="separate"/>
      </w:r>
      <w:r w:rsidR="00C8148B">
        <w:rPr>
          <w:bCs/>
          <w:noProof/>
          <w:lang w:val="en"/>
        </w:rPr>
        <w:t>(Wei et al., 2022)</w:t>
      </w:r>
      <w:r w:rsidR="00C8148B">
        <w:rPr>
          <w:bCs/>
          <w:lang w:val="en"/>
        </w:rPr>
        <w:fldChar w:fldCharType="end"/>
      </w:r>
      <w:ins w:id="733" w:author="Danny Jackson (Student)" w:date="2025-06-06T17:02:00Z" w16du:dateUtc="2025-06-07T00:02:00Z">
        <w:r w:rsidR="00C8148B">
          <w:rPr>
            <w:bCs/>
            <w:lang w:val="en"/>
          </w:rPr>
          <w:t>.</w:t>
        </w:r>
      </w:ins>
      <w:ins w:id="734" w:author="Danny Jackson (Student)" w:date="2025-06-06T16:50:00Z" w16du:dateUtc="2025-06-06T23:50:00Z">
        <w:r>
          <w:rPr>
            <w:bCs/>
            <w:lang w:val="en"/>
          </w:rPr>
          <w:t xml:space="preserve"> A</w:t>
        </w:r>
      </w:ins>
      <w:ins w:id="735" w:author="Danny Jackson (Student)" w:date="2025-06-06T16:51:00Z" w16du:dateUtc="2025-06-06T23:51:00Z">
        <w:r>
          <w:rPr>
            <w:bCs/>
            <w:lang w:val="en"/>
          </w:rPr>
          <w:t xml:space="preserve">dditionally, </w:t>
        </w:r>
        <w:r w:rsidRPr="00374867">
          <w:rPr>
            <w:bCs/>
            <w:i/>
            <w:iCs/>
            <w:lang w:val="en"/>
            <w:rPrChange w:id="736" w:author="Danny Jackson (Student)" w:date="2025-06-06T16:51:00Z" w16du:dateUtc="2025-06-06T23:51:00Z">
              <w:rPr>
                <w:bCs/>
                <w:lang w:val="en"/>
              </w:rPr>
            </w:rPrChange>
          </w:rPr>
          <w:t>PCDH15</w:t>
        </w:r>
      </w:ins>
      <w:ins w:id="737" w:author="Danny Jackson (Student)" w:date="2025-06-06T16:50:00Z" w16du:dateUtc="2025-06-06T23:50:00Z">
        <w:r>
          <w:rPr>
            <w:bCs/>
            <w:lang w:val="en"/>
          </w:rPr>
          <w:t xml:space="preserve"> </w:t>
        </w:r>
      </w:ins>
      <w:ins w:id="738" w:author="Danny Jackson (Student)" w:date="2025-06-06T16:51:00Z" w16du:dateUtc="2025-06-06T23:51:00Z">
        <w:r>
          <w:rPr>
            <w:bCs/>
            <w:lang w:val="en"/>
          </w:rPr>
          <w:t xml:space="preserve">was identified as a </w:t>
        </w:r>
      </w:ins>
      <w:ins w:id="739" w:author="Danny Jackson (Student)" w:date="2025-06-06T16:50:00Z" w16du:dateUtc="2025-06-06T23:50:00Z">
        <w:r>
          <w:rPr>
            <w:bCs/>
            <w:lang w:val="en"/>
          </w:rPr>
          <w:t xml:space="preserve">candidate gene in three of the four </w:t>
        </w:r>
      </w:ins>
      <w:ins w:id="740" w:author="Danny Jackson (Student)" w:date="2025-06-06T16:51:00Z" w16du:dateUtc="2025-06-06T23:51:00Z">
        <w:r>
          <w:rPr>
            <w:bCs/>
            <w:lang w:val="en"/>
          </w:rPr>
          <w:t>species</w:t>
        </w:r>
      </w:ins>
      <w:ins w:id="741" w:author="Danny Jackson (Student)" w:date="2025-06-08T13:14:00Z" w16du:dateUtc="2025-06-08T20:14:00Z">
        <w:r w:rsidR="001E0B45">
          <w:rPr>
            <w:bCs/>
            <w:lang w:val="en"/>
          </w:rPr>
          <w:t xml:space="preserve"> (all but great tits)</w:t>
        </w:r>
      </w:ins>
      <w:ins w:id="742" w:author="Danny Jackson (Student)" w:date="2025-06-06T16:51:00Z" w16du:dateUtc="2025-06-06T23:51:00Z">
        <w:r>
          <w:rPr>
            <w:bCs/>
            <w:lang w:val="en"/>
          </w:rPr>
          <w:t xml:space="preserve">, and </w:t>
        </w:r>
      </w:ins>
      <w:ins w:id="743" w:author="Danny Jackson (Student)" w:date="2025-06-06T16:52:00Z" w16du:dateUtc="2025-06-06T23:52:00Z">
        <w:r>
          <w:rPr>
            <w:bCs/>
            <w:lang w:val="en"/>
          </w:rPr>
          <w:t>is essential for the development of mechanosensory hair cells</w:t>
        </w:r>
      </w:ins>
      <w:ins w:id="744" w:author="Danny Jackson (Student)" w:date="2025-06-08T13:14:00Z" w16du:dateUtc="2025-06-08T20:14:00Z">
        <w:r w:rsidR="001E0B45">
          <w:rPr>
            <w:bCs/>
            <w:lang w:val="en"/>
          </w:rPr>
          <w:t xml:space="preserve"> involved in hearing</w:t>
        </w:r>
      </w:ins>
      <w:ins w:id="745" w:author="Danny Jackson (Student)" w:date="2025-06-06T16:52:00Z" w16du:dateUtc="2025-06-06T23:52:00Z">
        <w:r>
          <w:rPr>
            <w:bCs/>
            <w:lang w:val="en"/>
          </w:rPr>
          <w:t xml:space="preserve"> </w:t>
        </w:r>
      </w:ins>
      <w:r>
        <w:rPr>
          <w:bCs/>
          <w:lang w:val="en"/>
        </w:rPr>
        <w:fldChar w:fldCharType="begin"/>
      </w:r>
      <w:r>
        <w:rPr>
          <w:bCs/>
          <w:lang w:val="en"/>
        </w:rPr>
        <w:instrText xml:space="preserve"> ADDIN ZOTERO_ITEM CSL_CITATION {"citationID":"SR4bSFc1","properties":{"formattedCitation":"(Fritzsch, 2021)","plainCitation":"(Fritzsch, 2021)","noteIndex":0},"citationItems":[{"id":1165,"uris":["http://zotero.org/users/15902993/items/SC2Y3NYB"],"itemData":{"id":1165,"type":"article-journal","abstract":"Four sensory systems (vestibular, lateral line, electroreception, auditory) are unique and project exclusively to the brainstem of vertebrates. All sensory neurons depend on a common set of genes (Eya1, Sox2, Neurog1, Neurod1) that project to a dorsal nucleus and an intermediate nucleus, which differentiate into the vestibular ear, lateral line and electroreception in vertebrates. In tetrapods, a loss of two sensory systems (lateral line, electroreception) leads to the development of a unique ear and auditory system in amniotes. Lmx1a/b, Gdf7, Wnt1/3a, BMP4/7 and Atoh1 define the lateral line, electroreception and auditory nuclei. In contrast, vestibular nuclei depend on Neurog1/2, Ascl1, Ptf1a and Olig3, among others, to develop an independent origin of the vestibular nuclei. A common origin of hair cells depends on Eya1, Sox2 and Atoh1, which generate the mechanosensory cells. Several proteins define the polarity of hair cells in the ear and lateral line. A unique connection of stereocilia requires CDH23 and PCDH15 for connections and TMC1/2 proteins to perceive mechanosensory input. Electroreception has no polarity, and a different system is used to drive electroreceptors. All hair cells function by excitation via ribbons to activate neurons that innervate the distinct target areas. An integrated perspective is presented to understand the gain and loss of different sensory systems.","container-title":"Diversity","DOI":"10.3390/d13080364","ISSN":"1424-2818","issue":"8","language":"en","license":"http://creativecommons.org/licenses/by/3.0/","note":"number: 8\npublisher: Multidisciplinary Digital Publishing Institute","page":"364","source":"www.mdpi.com","title":"An Integrated Perspective of Evolution and Development: From Genes to Function to Ear, Lateral Line and Electroreception","title-short":"An Integrated Perspective of Evolution and Development","volume":"13","author":[{"family":"Fritzsch","given":"Bernd"}],"issued":{"date-parts":[["2021",8]]}}}],"schema":"https://github.com/citation-style-language/schema/raw/master/csl-citation.json"} </w:instrText>
      </w:r>
      <w:r>
        <w:rPr>
          <w:bCs/>
          <w:lang w:val="en"/>
        </w:rPr>
        <w:fldChar w:fldCharType="separate"/>
      </w:r>
      <w:r>
        <w:rPr>
          <w:bCs/>
          <w:noProof/>
          <w:lang w:val="en"/>
        </w:rPr>
        <w:t>(Fritzsch, 2021)</w:t>
      </w:r>
      <w:r>
        <w:rPr>
          <w:bCs/>
          <w:lang w:val="en"/>
        </w:rPr>
        <w:fldChar w:fldCharType="end"/>
      </w:r>
      <w:ins w:id="746" w:author="Danny Jackson (Student)" w:date="2025-06-06T16:52:00Z" w16du:dateUtc="2025-06-06T23:52:00Z">
        <w:r>
          <w:rPr>
            <w:bCs/>
            <w:lang w:val="en"/>
          </w:rPr>
          <w:t>.</w:t>
        </w:r>
      </w:ins>
      <w:ins w:id="747" w:author="Danny Jackson (Student)" w:date="2025-06-08T13:27:00Z" w16du:dateUtc="2025-06-08T20:27:00Z">
        <w:r w:rsidR="0078229F">
          <w:rPr>
            <w:bCs/>
            <w:lang w:val="en"/>
          </w:rPr>
          <w:t xml:space="preserve"> </w:t>
        </w:r>
      </w:ins>
      <w:ins w:id="748" w:author="Danny Jackson (Student)" w:date="2025-06-08T13:26:00Z" w16du:dateUtc="2025-06-08T20:26:00Z">
        <w:r w:rsidR="0078229F">
          <w:rPr>
            <w:bCs/>
            <w:lang w:val="en"/>
          </w:rPr>
          <w:t xml:space="preserve">In a similar vein, </w:t>
        </w:r>
      </w:ins>
      <w:ins w:id="749" w:author="Danny Jackson (Student)" w:date="2025-06-08T13:27:00Z" w16du:dateUtc="2025-06-08T20:27:00Z">
        <w:r w:rsidR="0078229F">
          <w:rPr>
            <w:bCs/>
            <w:lang w:val="en"/>
          </w:rPr>
          <w:t xml:space="preserve">we found evidence of selection on genes in </w:t>
        </w:r>
      </w:ins>
      <w:moveToRangeStart w:id="750" w:author="Danny Jackson (Student)" w:date="2025-06-07T11:39:00Z" w:name="move200188800"/>
      <w:moveTo w:id="751" w:author="Danny Jackson (Student)" w:date="2025-06-07T11:39:00Z" w16du:dateUtc="2025-06-07T18:39:00Z">
        <w:del w:id="752" w:author="Danny Jackson (Student)" w:date="2025-06-07T11:39:00Z" w16du:dateUtc="2025-06-07T18:39:00Z">
          <w:r w:rsidR="00807D86" w:rsidDel="00807D86">
            <w:rPr>
              <w:bCs/>
              <w:lang w:val="en"/>
            </w:rPr>
            <w:delText xml:space="preserve">Among other GO terms, </w:delText>
          </w:r>
        </w:del>
      </w:moveTo>
      <w:ins w:id="753" w:author="Danny Jackson (Student)" w:date="2025-06-08T13:26:00Z" w16du:dateUtc="2025-06-08T20:26:00Z">
        <w:r w:rsidR="0078229F">
          <w:rPr>
            <w:bCs/>
            <w:lang w:val="en"/>
          </w:rPr>
          <w:t>n</w:t>
        </w:r>
      </w:ins>
      <w:moveTo w:id="754" w:author="Danny Jackson (Student)" w:date="2025-06-07T11:39:00Z" w16du:dateUtc="2025-06-07T18:39:00Z">
        <w:del w:id="755" w:author="Danny Jackson (Student)" w:date="2025-06-07T11:39:00Z" w16du:dateUtc="2025-06-07T18:39:00Z">
          <w:r w:rsidR="00807D86" w:rsidDel="00807D86">
            <w:rPr>
              <w:bCs/>
              <w:lang w:val="en"/>
            </w:rPr>
            <w:delText>n</w:delText>
          </w:r>
        </w:del>
        <w:r w:rsidR="00807D86">
          <w:rPr>
            <w:bCs/>
            <w:lang w:val="en"/>
          </w:rPr>
          <w:t xml:space="preserve">orthern cardinals </w:t>
        </w:r>
        <w:del w:id="756" w:author="Danny Jackson (Student)" w:date="2025-06-08T13:28:00Z" w16du:dateUtc="2025-06-08T20:28:00Z">
          <w:r w:rsidR="00807D86" w:rsidDel="0078229F">
            <w:rPr>
              <w:bCs/>
              <w:lang w:val="en"/>
            </w:rPr>
            <w:delText xml:space="preserve">demonstrated </w:delText>
          </w:r>
        </w:del>
        <w:del w:id="757" w:author="Danny Jackson (Student)" w:date="2025-06-08T13:27:00Z" w16du:dateUtc="2025-06-08T20:27:00Z">
          <w:r w:rsidR="00807D86" w:rsidDel="0078229F">
            <w:rPr>
              <w:bCs/>
              <w:lang w:val="en"/>
            </w:rPr>
            <w:delText xml:space="preserve">more </w:delText>
          </w:r>
        </w:del>
        <w:del w:id="758" w:author="Danny Jackson (Student)" w:date="2025-06-08T13:28:00Z" w16du:dateUtc="2025-06-08T20:28:00Z">
          <w:r w:rsidR="00807D86" w:rsidDel="0078229F">
            <w:rPr>
              <w:bCs/>
              <w:lang w:val="en"/>
            </w:rPr>
            <w:delText xml:space="preserve">genes </w:delText>
          </w:r>
        </w:del>
        <w:del w:id="759" w:author="Danny Jackson (Student)" w:date="2025-06-08T13:27:00Z" w16du:dateUtc="2025-06-08T20:27:00Z">
          <w:r w:rsidR="00807D86" w:rsidDel="0078229F">
            <w:rPr>
              <w:bCs/>
              <w:lang w:val="en"/>
            </w:rPr>
            <w:delText xml:space="preserve">than pyrrhuloxia </w:delText>
          </w:r>
        </w:del>
        <w:r w:rsidR="00807D86">
          <w:rPr>
            <w:bCs/>
            <w:lang w:val="en"/>
          </w:rPr>
          <w:t xml:space="preserve">related to negative regulation of response to external stimulus. Of note among these genes, </w:t>
        </w:r>
        <w:r w:rsidR="00807D86" w:rsidRPr="0078229F">
          <w:rPr>
            <w:bCs/>
            <w:i/>
            <w:iCs/>
            <w:lang w:val="en"/>
            <w:rPrChange w:id="760" w:author="Danny Jackson (Student)" w:date="2025-06-08T13:28:00Z" w16du:dateUtc="2025-06-08T20:28:00Z">
              <w:rPr>
                <w:bCs/>
                <w:lang w:val="en"/>
              </w:rPr>
            </w:rPrChange>
          </w:rPr>
          <w:t>SUSD4</w:t>
        </w:r>
        <w:r w:rsidR="00807D86">
          <w:rPr>
            <w:bCs/>
            <w:lang w:val="en"/>
          </w:rPr>
          <w:t xml:space="preserve"> </w:t>
        </w:r>
        <w:del w:id="761" w:author="Danny Jackson (Student)" w:date="2025-06-08T13:28:00Z" w16du:dateUtc="2025-06-08T20:28:00Z">
          <w:r w:rsidR="00807D86" w:rsidDel="0078229F">
            <w:rPr>
              <w:bCs/>
              <w:lang w:val="en"/>
            </w:rPr>
            <w:delText>(Sushi domain-containing protein 4) can</w:delText>
          </w:r>
        </w:del>
      </w:moveTo>
      <w:ins w:id="762" w:author="Danny Jackson (Student)" w:date="2025-06-08T13:28:00Z" w16du:dateUtc="2025-06-08T20:28:00Z">
        <w:r w:rsidR="0078229F">
          <w:rPr>
            <w:bCs/>
            <w:lang w:val="en"/>
          </w:rPr>
          <w:t>has been shown to</w:t>
        </w:r>
      </w:ins>
      <w:moveTo w:id="763" w:author="Danny Jackson (Student)" w:date="2025-06-07T11:39:00Z" w16du:dateUtc="2025-06-07T18:39:00Z">
        <w:r w:rsidR="00807D86">
          <w:rPr>
            <w:bCs/>
            <w:lang w:val="en"/>
          </w:rPr>
          <w:t xml:space="preserve"> impact behavior, with </w:t>
        </w:r>
        <w:r w:rsidR="00807D86" w:rsidRPr="0078229F">
          <w:rPr>
            <w:bCs/>
            <w:i/>
            <w:iCs/>
            <w:lang w:val="en"/>
            <w:rPrChange w:id="764" w:author="Danny Jackson (Student)" w:date="2025-06-08T13:28:00Z" w16du:dateUtc="2025-06-08T20:28:00Z">
              <w:rPr>
                <w:bCs/>
                <w:lang w:val="en"/>
              </w:rPr>
            </w:rPrChange>
          </w:rPr>
          <w:t>SUSD4</w:t>
        </w:r>
        <w:r w:rsidR="00807D86">
          <w:rPr>
            <w:bCs/>
            <w:lang w:val="en"/>
          </w:rPr>
          <w:t xml:space="preserve"> knockout mice exhibiting anxiety behaviors </w:t>
        </w:r>
        <w:r w:rsidR="00807D86">
          <w:rPr>
            <w:bCs/>
            <w:lang w:val="en"/>
          </w:rPr>
          <w:fldChar w:fldCharType="begin"/>
        </w:r>
        <w:r w:rsidR="00807D86">
          <w:rPr>
            <w:bCs/>
            <w:lang w:val="en"/>
          </w:rPr>
          <w:instrText xml:space="preserve"> ADDIN ZOTERO_ITEM CSL_CITATION {"citationID":"IXzxwQBa","properties":{"formattedCitation":"(Zhu et al., 2020)","plainCitation":"(Zhu et al., 2020)","noteIndex":0},"citationItems":[{"id":566,"uris":["http://zotero.org/users/15902993/items/8KYZ2MAM"],"itemData":{"id":566,"type":"article-journal","container-title":"iScience","DOI":"10.1016/j.isci.2020.100957","ISSN":"2589-0042","issue":"3","journalAbbreviation":"iScience","language":"English","note":"publisher: Elsevier\nPMID: 32179479","source":"www.cell.com","title":"The Complement Regulator Susd4 Influences Nervous-System Function and Neuronal Morphology in Mice","URL":"https://www.cell.com/iscience/abstract/S2589-0042(20)30141-3","volume":"23","author":[{"family":"Zhu","given":"Hongling"},{"family":"Meissner","given":"Laura E."},{"family":"Byrnes","given":"Colleen"},{"family":"Tuymetova","given":"Galina"},{"family":"Tifft","given":"Cynthia J."},{"family":"Proia","given":"Richard L."}],"accessed":{"date-parts":[["2025",3,7]]},"issued":{"date-parts":[["2020",3,27]]}}}],"schema":"https://github.com/citation-style-language/schema/raw/master/csl-citation.json"} </w:instrText>
        </w:r>
        <w:r w:rsidR="00807D86">
          <w:rPr>
            <w:bCs/>
            <w:lang w:val="en"/>
          </w:rPr>
          <w:fldChar w:fldCharType="separate"/>
        </w:r>
        <w:r w:rsidR="00807D86">
          <w:rPr>
            <w:bCs/>
            <w:noProof/>
            <w:lang w:val="en"/>
          </w:rPr>
          <w:t>(Zhu et al., 2020)</w:t>
        </w:r>
        <w:r w:rsidR="00807D86">
          <w:rPr>
            <w:bCs/>
            <w:lang w:val="en"/>
          </w:rPr>
          <w:fldChar w:fldCharType="end"/>
        </w:r>
        <w:r w:rsidR="00807D86">
          <w:rPr>
            <w:bCs/>
            <w:lang w:val="en"/>
          </w:rPr>
          <w:t>.</w:t>
        </w:r>
      </w:moveTo>
      <w:ins w:id="765" w:author="Danny Jackson (Student)" w:date="2025-06-08T13:28:00Z" w16du:dateUtc="2025-06-08T20:28:00Z">
        <w:r w:rsidR="0078229F">
          <w:rPr>
            <w:bCs/>
            <w:lang w:val="en"/>
          </w:rPr>
          <w:t xml:space="preserve"> Noise pollution and exposure to novel</w:t>
        </w:r>
      </w:ins>
      <w:ins w:id="766" w:author="Danny Jackson (Student)" w:date="2025-06-08T13:29:00Z" w16du:dateUtc="2025-06-08T20:29:00Z">
        <w:r w:rsidR="0078229F">
          <w:rPr>
            <w:bCs/>
            <w:lang w:val="en"/>
          </w:rPr>
          <w:t xml:space="preserve"> features of the urban lands</w:t>
        </w:r>
      </w:ins>
      <w:ins w:id="767" w:author="Danny Jackson (Student)" w:date="2025-06-08T13:30:00Z" w16du:dateUtc="2025-06-08T20:30:00Z">
        <w:r w:rsidR="0078229F">
          <w:rPr>
            <w:bCs/>
            <w:lang w:val="en"/>
          </w:rPr>
          <w:t>cape like cars, construction, and humans could certainly select for changes in behaviors affected by these genes.</w:t>
        </w:r>
      </w:ins>
      <w:ins w:id="768" w:author="Danny Jackson (Student)" w:date="2025-06-08T13:29:00Z" w16du:dateUtc="2025-06-08T20:29:00Z">
        <w:r w:rsidR="0078229F">
          <w:rPr>
            <w:bCs/>
            <w:lang w:val="en"/>
          </w:rPr>
          <w:t xml:space="preserve"> </w:t>
        </w:r>
      </w:ins>
    </w:p>
    <w:p w14:paraId="7DDECFAB" w14:textId="77777777" w:rsidR="00466631" w:rsidRDefault="00466631">
      <w:pPr>
        <w:spacing w:line="480" w:lineRule="auto"/>
        <w:rPr>
          <w:moveTo w:id="769" w:author="Danny Jackson (Student)" w:date="2025-06-07T11:39:00Z" w16du:dateUtc="2025-06-07T18:39:00Z"/>
          <w:bCs/>
          <w:lang w:val="en"/>
        </w:rPr>
        <w:pPrChange w:id="770" w:author="Danny Jackson (Student)" w:date="2025-06-08T13:27:00Z" w16du:dateUtc="2025-06-08T20:27:00Z">
          <w:pPr>
            <w:spacing w:line="480" w:lineRule="auto"/>
            <w:ind w:firstLine="720"/>
          </w:pPr>
        </w:pPrChange>
      </w:pPr>
    </w:p>
    <w:moveToRangeEnd w:id="750"/>
    <w:p w14:paraId="29959CAA" w14:textId="3CBEC628" w:rsidR="00EE5DD6" w:rsidRDefault="00EE5DD6">
      <w:pPr>
        <w:spacing w:line="480" w:lineRule="auto"/>
        <w:rPr>
          <w:ins w:id="771" w:author="Danny Jackson (Student)" w:date="2025-06-07T11:41:00Z" w16du:dateUtc="2025-06-07T18:41:00Z"/>
          <w:b/>
          <w:u w:val="single"/>
          <w:lang w:val="en"/>
        </w:rPr>
        <w:pPrChange w:id="772" w:author="Danny Jackson (Student)" w:date="2025-06-07T11:42:00Z" w16du:dateUtc="2025-06-07T18:42:00Z">
          <w:pPr>
            <w:spacing w:line="480" w:lineRule="auto"/>
            <w:ind w:firstLine="720"/>
          </w:pPr>
        </w:pPrChange>
      </w:pPr>
      <w:ins w:id="773" w:author="Danny Jackson (Student)" w:date="2025-06-07T11:41:00Z" w16du:dateUtc="2025-06-07T18:41:00Z">
        <w:r w:rsidRPr="00EE5DD6">
          <w:rPr>
            <w:b/>
            <w:u w:val="single"/>
            <w:lang w:val="en"/>
            <w:rPrChange w:id="774" w:author="Danny Jackson (Student)" w:date="2025-06-07T11:41:00Z" w16du:dateUtc="2025-06-07T18:41:00Z">
              <w:rPr>
                <w:bCs/>
                <w:lang w:val="en"/>
              </w:rPr>
            </w:rPrChange>
          </w:rPr>
          <w:t>Blood physiolog</w:t>
        </w:r>
      </w:ins>
      <w:ins w:id="775" w:author="Danny Jackson (Student)" w:date="2025-06-07T11:42:00Z" w16du:dateUtc="2025-06-07T18:42:00Z">
        <w:r>
          <w:rPr>
            <w:b/>
            <w:u w:val="single"/>
            <w:lang w:val="en"/>
          </w:rPr>
          <w:t>y</w:t>
        </w:r>
      </w:ins>
      <w:ins w:id="776" w:author="Danny Jackson (Student)" w:date="2025-06-08T13:30:00Z" w16du:dateUtc="2025-06-08T20:30:00Z">
        <w:r w:rsidR="0078229F">
          <w:rPr>
            <w:b/>
            <w:u w:val="single"/>
            <w:lang w:val="en"/>
          </w:rPr>
          <w:t xml:space="preserve"> and immune func</w:t>
        </w:r>
      </w:ins>
      <w:ins w:id="777" w:author="Danny Jackson (Student)" w:date="2025-06-08T13:31:00Z" w16du:dateUtc="2025-06-08T20:31:00Z">
        <w:r w:rsidR="0078229F">
          <w:rPr>
            <w:b/>
            <w:u w:val="single"/>
            <w:lang w:val="en"/>
          </w:rPr>
          <w:t>tion</w:t>
        </w:r>
      </w:ins>
    </w:p>
    <w:p w14:paraId="6BA7EAD7" w14:textId="77C67109" w:rsidR="00EE5DD6" w:rsidRDefault="00EE5DD6" w:rsidP="0078229F">
      <w:pPr>
        <w:spacing w:line="480" w:lineRule="auto"/>
        <w:ind w:firstLine="720"/>
        <w:rPr>
          <w:ins w:id="778" w:author="Danny Jackson (Student)" w:date="2025-06-09T19:58:00Z" w16du:dateUtc="2025-06-10T02:58:00Z"/>
          <w:bCs/>
          <w:lang w:val="en"/>
        </w:rPr>
      </w:pPr>
      <w:moveToRangeStart w:id="779" w:author="Danny Jackson (Student)" w:date="2025-06-07T11:41:00Z" w:name="move200188906"/>
      <w:moveTo w:id="780" w:author="Danny Jackson (Student)" w:date="2025-06-07T11:41:00Z" w16du:dateUtc="2025-06-07T18:41:00Z">
        <w:del w:id="781" w:author="Danny Jackson (Student)" w:date="2025-06-07T11:42:00Z" w16du:dateUtc="2025-06-07T18:42:00Z">
          <w:r w:rsidDel="00EE5DD6">
            <w:rPr>
              <w:bCs/>
              <w:lang w:val="en"/>
            </w:rPr>
            <w:delText xml:space="preserve">GO terms identify potential functions relating to urban adaptation that could be the target of future investigation. </w:delText>
          </w:r>
        </w:del>
        <w:r>
          <w:rPr>
            <w:bCs/>
            <w:lang w:val="en"/>
          </w:rPr>
          <w:t xml:space="preserve">Two genes </w:t>
        </w:r>
        <w:del w:id="782" w:author="Danny Jackson (Student)" w:date="2025-06-07T11:42:00Z" w16du:dateUtc="2025-06-07T18:42:00Z">
          <w:r w:rsidDel="00EE5DD6">
            <w:rPr>
              <w:bCs/>
              <w:lang w:val="en"/>
            </w:rPr>
            <w:delText>involved</w:delText>
          </w:r>
        </w:del>
      </w:moveTo>
      <w:ins w:id="783" w:author="Danny Jackson (Student)" w:date="2025-06-07T11:42:00Z" w16du:dateUtc="2025-06-07T18:42:00Z">
        <w:r>
          <w:rPr>
            <w:bCs/>
            <w:lang w:val="en"/>
          </w:rPr>
          <w:t>associated with</w:t>
        </w:r>
      </w:ins>
      <w:moveTo w:id="784" w:author="Danny Jackson (Student)" w:date="2025-06-07T11:41:00Z" w16du:dateUtc="2025-06-07T18:41:00Z">
        <w:r>
          <w:rPr>
            <w:bCs/>
            <w:lang w:val="en"/>
          </w:rPr>
          <w:t xml:space="preserve"> in significant GO categories related to blood physiology in northern cardinals, </w:t>
        </w:r>
        <w:r w:rsidRPr="003F0538">
          <w:rPr>
            <w:bCs/>
            <w:i/>
            <w:iCs/>
            <w:lang w:val="en"/>
            <w:rPrChange w:id="785" w:author="Danny Jackson (Student)" w:date="2025-06-08T12:37:00Z" w16du:dateUtc="2025-06-08T19:37:00Z">
              <w:rPr>
                <w:bCs/>
                <w:lang w:val="en"/>
              </w:rPr>
            </w:rPrChange>
          </w:rPr>
          <w:t>FGA</w:t>
        </w:r>
        <w:r>
          <w:rPr>
            <w:bCs/>
            <w:lang w:val="en"/>
          </w:rPr>
          <w:t xml:space="preserve"> (fibrinogen alpha chain) and </w:t>
        </w:r>
        <w:r w:rsidRPr="003F0538">
          <w:rPr>
            <w:bCs/>
            <w:i/>
            <w:iCs/>
            <w:lang w:val="en"/>
            <w:rPrChange w:id="786" w:author="Danny Jackson (Student)" w:date="2025-06-08T12:37:00Z" w16du:dateUtc="2025-06-08T19:37:00Z">
              <w:rPr>
                <w:bCs/>
                <w:lang w:val="en"/>
              </w:rPr>
            </w:rPrChange>
          </w:rPr>
          <w:t>FGB</w:t>
        </w:r>
        <w:r>
          <w:rPr>
            <w:bCs/>
            <w:lang w:val="en"/>
          </w:rPr>
          <w:t xml:space="preserve"> (fibrinogen beta chain), have roles in both clotting and immune system responses. </w:t>
        </w:r>
      </w:moveTo>
      <w:ins w:id="787" w:author="Danny Jackson (Student)" w:date="2025-06-09T11:59:00Z" w16du:dateUtc="2025-06-09T18:59:00Z">
        <w:r w:rsidR="00D101C7">
          <w:rPr>
            <w:bCs/>
            <w:lang w:val="en"/>
          </w:rPr>
          <w:t>Selection on these genes could have arisen due to selection on fluid retention as an adap</w:t>
        </w:r>
      </w:ins>
      <w:ins w:id="788" w:author="Danny Jackson (Student)" w:date="2025-06-09T19:49:00Z" w16du:dateUtc="2025-06-10T02:49:00Z">
        <w:r w:rsidR="004E0BDB">
          <w:rPr>
            <w:bCs/>
            <w:lang w:val="en"/>
          </w:rPr>
          <w:t>t</w:t>
        </w:r>
      </w:ins>
      <w:ins w:id="789" w:author="Danny Jackson (Student)" w:date="2025-06-09T11:59:00Z" w16du:dateUtc="2025-06-09T18:59:00Z">
        <w:r w:rsidR="00D101C7">
          <w:rPr>
            <w:bCs/>
            <w:lang w:val="en"/>
          </w:rPr>
          <w:t>a</w:t>
        </w:r>
      </w:ins>
      <w:ins w:id="790" w:author="Danny Jackson (Student)" w:date="2025-06-09T12:00:00Z" w16du:dateUtc="2025-06-09T19:00:00Z">
        <w:r w:rsidR="00D101C7">
          <w:rPr>
            <w:bCs/>
            <w:lang w:val="en"/>
          </w:rPr>
          <w:t>tion to deal with low-water availability in the desert, an interpretation further</w:t>
        </w:r>
      </w:ins>
      <w:ins w:id="791" w:author="Danny Jackson (Student)" w:date="2025-06-09T12:01:00Z" w16du:dateUtc="2025-06-09T19:01:00Z">
        <w:r w:rsidR="00D101C7">
          <w:rPr>
            <w:bCs/>
            <w:lang w:val="en"/>
          </w:rPr>
          <w:t xml:space="preserve"> </w:t>
        </w:r>
      </w:ins>
      <w:ins w:id="792" w:author="Danny Jackson (Student)" w:date="2025-06-09T12:00:00Z" w16du:dateUtc="2025-06-09T19:00:00Z">
        <w:r w:rsidR="00D101C7">
          <w:rPr>
            <w:bCs/>
            <w:lang w:val="en"/>
          </w:rPr>
          <w:t xml:space="preserve">supported by the significantly overrepresented </w:t>
        </w:r>
      </w:ins>
      <w:ins w:id="793" w:author="Danny Jackson (Student)" w:date="2025-06-09T12:01:00Z" w16du:dateUtc="2025-06-09T19:01:00Z">
        <w:r w:rsidR="00D101C7">
          <w:rPr>
            <w:bCs/>
            <w:lang w:val="en"/>
          </w:rPr>
          <w:t>GO term organonitrogen</w:t>
        </w:r>
      </w:ins>
      <w:ins w:id="794" w:author="Danny Jackson (Student)" w:date="2025-06-09T11:58:00Z" w16du:dateUtc="2025-06-09T18:58:00Z">
        <w:r w:rsidR="00D101C7">
          <w:rPr>
            <w:bCs/>
            <w:lang w:val="en"/>
          </w:rPr>
          <w:t xml:space="preserve"> compound metabolic process</w:t>
        </w:r>
      </w:ins>
      <w:ins w:id="795" w:author="Danny Jackson (Student)" w:date="2025-06-09T12:01:00Z" w16du:dateUtc="2025-06-09T19:01:00Z">
        <w:r w:rsidR="00D101C7">
          <w:rPr>
            <w:bCs/>
            <w:lang w:val="en"/>
          </w:rPr>
          <w:t>, which had</w:t>
        </w:r>
      </w:ins>
      <w:ins w:id="796" w:author="Danny Jackson (Student)" w:date="2025-06-09T11:58:00Z" w16du:dateUtc="2025-06-09T18:58:00Z">
        <w:r w:rsidR="00D101C7">
          <w:rPr>
            <w:bCs/>
            <w:lang w:val="en"/>
          </w:rPr>
          <w:t xml:space="preserve"> </w:t>
        </w:r>
      </w:ins>
      <w:ins w:id="797" w:author="Danny Jackson (Student)" w:date="2025-06-09T12:02:00Z" w16du:dateUtc="2025-06-09T19:02:00Z">
        <w:r w:rsidR="00D101C7">
          <w:rPr>
            <w:bCs/>
            <w:lang w:val="en"/>
          </w:rPr>
          <w:t xml:space="preserve">27 </w:t>
        </w:r>
      </w:ins>
      <w:ins w:id="798" w:author="Danny Jackson (Student)" w:date="2025-06-09T11:57:00Z" w16du:dateUtc="2025-06-09T18:57:00Z">
        <w:r w:rsidR="00D101C7">
          <w:rPr>
            <w:bCs/>
            <w:lang w:val="en"/>
          </w:rPr>
          <w:t>associated</w:t>
        </w:r>
      </w:ins>
      <w:ins w:id="799" w:author="Danny Jackson (Student)" w:date="2025-06-09T12:02:00Z" w16du:dateUtc="2025-06-09T19:02:00Z">
        <w:r w:rsidR="00D101C7">
          <w:rPr>
            <w:bCs/>
            <w:lang w:val="en"/>
          </w:rPr>
          <w:t xml:space="preserve"> genes (Table </w:t>
        </w:r>
      </w:ins>
      <w:ins w:id="800" w:author="Danny Jackson (Student)" w:date="2025-06-09T19:50:00Z" w16du:dateUtc="2025-06-10T02:50:00Z">
        <w:r w:rsidR="004E0BDB">
          <w:rPr>
            <w:bCs/>
            <w:lang w:val="en"/>
          </w:rPr>
          <w:t>S3</w:t>
        </w:r>
      </w:ins>
      <w:ins w:id="801" w:author="Danny Jackson (Student)" w:date="2025-06-09T12:02:00Z" w16du:dateUtc="2025-06-09T19:02:00Z">
        <w:r w:rsidR="00D101C7">
          <w:rPr>
            <w:bCs/>
            <w:lang w:val="en"/>
          </w:rPr>
          <w:t>)</w:t>
        </w:r>
      </w:ins>
      <w:ins w:id="802" w:author="Danny Jackson (Student)" w:date="2025-06-08T13:31:00Z" w16du:dateUtc="2025-06-08T20:31:00Z">
        <w:r w:rsidR="0078229F">
          <w:rPr>
            <w:bCs/>
            <w:lang w:val="en"/>
          </w:rPr>
          <w:t xml:space="preserve">. </w:t>
        </w:r>
      </w:ins>
      <w:ins w:id="803" w:author="Danny Jackson (Student)" w:date="2025-06-08T13:32:00Z" w16du:dateUtc="2025-06-08T20:32:00Z">
        <w:r w:rsidR="0078229F">
          <w:rPr>
            <w:bCs/>
            <w:lang w:val="en"/>
          </w:rPr>
          <w:t>Improved c</w:t>
        </w:r>
      </w:ins>
      <w:ins w:id="804" w:author="Danny Jackson (Student)" w:date="2025-06-08T13:31:00Z" w16du:dateUtc="2025-06-08T20:31:00Z">
        <w:r w:rsidR="0078229F">
          <w:rPr>
            <w:bCs/>
            <w:lang w:val="en"/>
          </w:rPr>
          <w:t xml:space="preserve">lotting could </w:t>
        </w:r>
      </w:ins>
      <w:ins w:id="805" w:author="Danny Jackson (Student)" w:date="2025-06-08T13:32:00Z" w16du:dateUtc="2025-06-08T20:32:00Z">
        <w:r w:rsidR="0078229F">
          <w:rPr>
            <w:bCs/>
            <w:lang w:val="en"/>
          </w:rPr>
          <w:t xml:space="preserve">also be beneficial to organisms in an urban landscape where risks of intra- and inter-specific conflicts are elevated. </w:t>
        </w:r>
      </w:ins>
      <w:moveTo w:id="806" w:author="Danny Jackson (Student)" w:date="2025-06-07T11:41:00Z" w16du:dateUtc="2025-06-07T18:41:00Z">
        <w:del w:id="807" w:author="Danny Jackson (Student)" w:date="2025-06-07T12:31:00Z" w16du:dateUtc="2025-06-07T19:31:00Z">
          <w:r w:rsidRPr="003F0538" w:rsidDel="000B62C3">
            <w:rPr>
              <w:bCs/>
              <w:i/>
              <w:iCs/>
              <w:lang w:val="en"/>
              <w:rPrChange w:id="808" w:author="Danny Jackson (Student)" w:date="2025-06-08T12:37:00Z" w16du:dateUtc="2025-06-08T19:37:00Z">
                <w:rPr>
                  <w:bCs/>
                  <w:lang w:val="en"/>
                </w:rPr>
              </w:rPrChange>
            </w:rPr>
            <w:delText>Clotting may be essential for adaptation to an urban environment, where species may interact with or even consume novel sharp objects including plastics, may be more at risk of harm from an introduced predator like a house cat (</w:delText>
          </w:r>
          <w:r w:rsidRPr="003F0538" w:rsidDel="000B62C3">
            <w:rPr>
              <w:bCs/>
              <w:i/>
              <w:iCs/>
              <w:lang w:val="en"/>
            </w:rPr>
            <w:delText>Felis catus</w:delText>
          </w:r>
          <w:r w:rsidRPr="003F0538" w:rsidDel="000B62C3">
            <w:rPr>
              <w:bCs/>
              <w:i/>
              <w:iCs/>
              <w:lang w:val="en"/>
              <w:rPrChange w:id="809" w:author="Danny Jackson (Student)" w:date="2025-06-08T12:37:00Z" w16du:dateUtc="2025-06-08T19:37:00Z">
                <w:rPr>
                  <w:bCs/>
                  <w:lang w:val="en"/>
                </w:rPr>
              </w:rPrChange>
            </w:rPr>
            <w:delText xml:space="preserve">), or may experience intraspecific conflicts at higher rates or with greater intensity over more concentrated resources. The signals of selection on genes involved in tissue regeneration in Pyrrhuloxia support this interpretation. </w:delText>
          </w:r>
        </w:del>
        <w:del w:id="810" w:author="Danny Jackson (Student)" w:date="2025-06-07T12:32:00Z" w16du:dateUtc="2025-06-07T19:32:00Z">
          <w:r w:rsidRPr="003F0538" w:rsidDel="000B62C3">
            <w:rPr>
              <w:bCs/>
              <w:i/>
              <w:iCs/>
              <w:lang w:val="en"/>
              <w:rPrChange w:id="811" w:author="Danny Jackson (Student)" w:date="2025-06-08T12:37:00Z" w16du:dateUtc="2025-06-08T19:37:00Z">
                <w:rPr>
                  <w:bCs/>
                  <w:lang w:val="en"/>
                </w:rPr>
              </w:rPrChange>
            </w:rPr>
            <w:delText xml:space="preserve">However, selection on these genes could alternatively reflect altered pressure on immune function in urban landscapes. </w:delText>
          </w:r>
        </w:del>
        <w:r w:rsidRPr="003F0538">
          <w:rPr>
            <w:bCs/>
            <w:i/>
            <w:iCs/>
            <w:lang w:val="en"/>
            <w:rPrChange w:id="812" w:author="Danny Jackson (Student)" w:date="2025-06-08T12:37:00Z" w16du:dateUtc="2025-06-08T19:37:00Z">
              <w:rPr>
                <w:bCs/>
                <w:lang w:val="en"/>
              </w:rPr>
            </w:rPrChange>
          </w:rPr>
          <w:t>FGA</w:t>
        </w:r>
        <w:r>
          <w:rPr>
            <w:bCs/>
            <w:lang w:val="en"/>
          </w:rPr>
          <w:t xml:space="preserve"> </w:t>
        </w:r>
      </w:moveTo>
      <w:ins w:id="813" w:author="Danny Jackson (Student)" w:date="2025-06-08T13:32:00Z" w16du:dateUtc="2025-06-08T20:32:00Z">
        <w:r w:rsidR="0078229F">
          <w:rPr>
            <w:bCs/>
            <w:lang w:val="en"/>
          </w:rPr>
          <w:t xml:space="preserve">and </w:t>
        </w:r>
        <w:r w:rsidR="0078229F">
          <w:rPr>
            <w:bCs/>
            <w:i/>
            <w:iCs/>
            <w:lang w:val="en"/>
          </w:rPr>
          <w:t xml:space="preserve">FGB </w:t>
        </w:r>
        <w:r w:rsidR="0078229F">
          <w:rPr>
            <w:bCs/>
            <w:lang w:val="en"/>
          </w:rPr>
          <w:t>are</w:t>
        </w:r>
      </w:ins>
      <w:moveTo w:id="814" w:author="Danny Jackson (Student)" w:date="2025-06-07T11:41:00Z" w16du:dateUtc="2025-06-07T18:41:00Z">
        <w:del w:id="815" w:author="Danny Jackson (Student)" w:date="2025-06-08T13:32:00Z" w16du:dateUtc="2025-06-08T20:32:00Z">
          <w:r w:rsidDel="0078229F">
            <w:rPr>
              <w:bCs/>
              <w:lang w:val="en"/>
            </w:rPr>
            <w:delText>is</w:delText>
          </w:r>
        </w:del>
        <w:r>
          <w:rPr>
            <w:bCs/>
            <w:lang w:val="en"/>
          </w:rPr>
          <w:t xml:space="preserve"> associated with immunosuppressive activities </w:t>
        </w:r>
        <w:del w:id="816" w:author="Danny Jackson (Student)" w:date="2025-06-08T13:32:00Z" w16du:dateUtc="2025-06-08T20:32:00Z">
          <w:r w:rsidDel="0078229F">
            <w:rPr>
              <w:bCs/>
              <w:lang w:val="en"/>
            </w:rPr>
            <w:delText xml:space="preserve">and has been shown to be downregulated in chickens resistant to Marek’s disease virus </w:delText>
          </w:r>
        </w:del>
        <w:r>
          <w:rPr>
            <w:bCs/>
            <w:lang w:val="en"/>
          </w:rPr>
          <w:fldChar w:fldCharType="begin"/>
        </w:r>
      </w:moveTo>
      <w:r w:rsidR="0078229F">
        <w:rPr>
          <w:bCs/>
          <w:lang w:val="en"/>
        </w:rPr>
        <w:instrText xml:space="preserve"> ADDIN ZOTERO_ITEM CSL_CITATION {"citationID":"k5HOFZhh","properties":{"formattedCitation":"(Dong et al., 2017; Zhou et al., 2013)","plainCitation":"(Dong et al., 2017; Zhou et al., 2013)","noteIndex":0},"citationItems":[{"id":997,"uris":["http://zotero.org/users/15902993/items/K92WJH4T"],"itemData":{"id":997,"type":"article-journal","abstract":"Marek’s disease (MD), caused by Marek’s disease virus (MDV), remains an economically significant threat to the poultry industry worldwide. Genetic resistance to MD is a promising alternative strategy to augment current control measures (vaccination and management). However, only a few functional genes reportedly conferring MD resistance have been identified. Here, we performed a comparative transcriptomics analysis of two highly inbred yet genetically divergent lines of chickens (line 63 and 72) that are resistant and susceptible to MD, respectively, in response to a very virulent plus strain of MDV (vv+MDV) challenge at cytolytic phase. A total of 203 DEGs in response to MDV challenge were identified in the two lines. Of these, 96 DEGs were in common for both lines, in addition to 36 and 71 DEGs that were specific for line 63 and 72, respectively. Functional enrichment analysis results showed the DEGs were significantly enriched in GO terms and pathways associated with immune response. Especially, the four DEGs, FGA, ALB, FN1, and F13A1 that reportedly facilitate virus invasion or immunosuppression, were found to be significantly up-regulated in the susceptible line 72 but down-regulated in the resistant line 63 birds. These results provide new resources for future studies to further elucidate the genetic mechanism conferring MD resistance.","container-title":"PLOS ONE","DOI":"10.1371/journal.pone.0178923","ISSN":"1932-6203","issue":"6","journalAbbreviation":"PLOS ONE","language":"en","note":"publisher: Public Library of Science","page":"e0178923","source":"PLoS Journals","title":"Comparative transcriptomics of genetically divergent lines of chickens in response to Marek’s disease virus challenge at cytolytic phase","volume":"12","author":[{"family":"Dong","given":"Kunzhe"},{"family":"Chang","given":"Shuang"},{"family":"Xie","given":"Qingmei"},{"family":"Black-Pyrkosz","given":"Alexis"},{"family":"Zhang","given":"Huanmin"}],"issued":{"date-parts":[["2017",6,7]]}}},{"id":550,"uris":["http://zotero.org/users/15902993/items/XCAVSYD4"],"itemData":{"id":550,"type":"article-journal","abstract":"Riemerella anatipestifer is one of the most economically important pathogens of farm ducks worldwide. The molecular mechanisms that underlie its pathogenesis, particularly the host response to R. anatipestifer infection, are poorly understood. The differentially expressed gene profile of duck livers at 24 h following R. anatipestifer infection was therefore investigated using suppression subtractive hybridizaton analysis. A total of 45 differentially expressed genes were identified, which primarily included genes for proteins involved in acute-phase response, inflammatory response, immune response, wound healing and iron homeostasis. For the expression level of 20 genes from those 45 analysed by quantitative reverse transcriptase-polymerase chain reaction at 8, 24 and 48 h post infection, significant differences were observed among the three time points of measurements. The result from this study revealed a gene expression profile of duck liver during R. anatipestifer infection, and those genes with a role in the immune response and wound healing deserving further investigation to elucidate their respective roles during infection.","container-title":"Avian Pathology","DOI":"10.1080/03079457.2013.770127","ISSN":"0307-9457","issue":"2","note":"publisher: Taylor &amp; Francis\n_eprint: https://doi.org/10.1080/03079457.2013.770127\nPMID: 23581439","page":"129-136","source":"Taylor and Francis+NEJM","title":"Gene expression responses to Riemerella anatipestifer infection in the liver of ducks","volume":"42","author":[{"family":"Zhou","given":"Zutao"},{"family":"Li","given":"Xiaowen"},{"family":"Xiao","given":"Yuncai"},{"family":"Wang","given":"Xiliang"},{"family":"Tian","given":"Wenxia"},{"family":"Peng","given":"Xiaoya"},{"family":"Bi","given":"Dingren"},{"family":"Sun","given":"Ming"},{"family":"Li","given":"Zili"}],"issued":{"date-parts":[["2013",4,1]]}}}],"schema":"https://github.com/citation-style-language/schema/raw/master/csl-citation.json"} </w:instrText>
      </w:r>
      <w:moveTo w:id="817" w:author="Danny Jackson (Student)" w:date="2025-06-07T11:41:00Z" w16du:dateUtc="2025-06-07T18:41:00Z">
        <w:r>
          <w:rPr>
            <w:bCs/>
            <w:lang w:val="en"/>
          </w:rPr>
          <w:fldChar w:fldCharType="separate"/>
        </w:r>
      </w:moveTo>
      <w:r w:rsidR="0078229F">
        <w:rPr>
          <w:bCs/>
          <w:noProof/>
          <w:lang w:val="en"/>
        </w:rPr>
        <w:t>(Dong et al., 2017; Zhou et al., 2013)</w:t>
      </w:r>
      <w:moveTo w:id="818" w:author="Danny Jackson (Student)" w:date="2025-06-07T11:41:00Z" w16du:dateUtc="2025-06-07T18:41:00Z">
        <w:r>
          <w:rPr>
            <w:bCs/>
            <w:lang w:val="en"/>
          </w:rPr>
          <w:fldChar w:fldCharType="end"/>
        </w:r>
        <w:del w:id="819" w:author="Danny Jackson (Student)" w:date="2025-06-08T13:33:00Z" w16du:dateUtc="2025-06-08T20:33:00Z">
          <w:r w:rsidDel="0078229F">
            <w:rPr>
              <w:bCs/>
              <w:lang w:val="en"/>
            </w:rPr>
            <w:delText>, and both are shown to be downregulated in response to</w:delText>
          </w:r>
          <w:r w:rsidRPr="008B5654" w:rsidDel="0078229F">
            <w:delText xml:space="preserve"> </w:delText>
          </w:r>
          <w:r w:rsidRPr="008B5654" w:rsidDel="0078229F">
            <w:rPr>
              <w:bCs/>
              <w:i/>
              <w:iCs/>
              <w:lang w:val="en"/>
            </w:rPr>
            <w:delText>Riemerella anatipestifer</w:delText>
          </w:r>
          <w:r w:rsidDel="0078229F">
            <w:rPr>
              <w:bCs/>
              <w:lang w:val="en"/>
            </w:rPr>
            <w:delText xml:space="preserve"> infection in ducks </w:delText>
          </w:r>
        </w:del>
        <w:del w:id="820" w:author="Danny Jackson (Student)" w:date="2025-06-08T13:36:00Z" w16du:dateUtc="2025-06-08T20:36:00Z">
          <w:r w:rsidDel="0078229F">
            <w:rPr>
              <w:bCs/>
              <w:lang w:val="en"/>
            </w:rPr>
            <w:fldChar w:fldCharType="begin"/>
          </w:r>
        </w:del>
      </w:moveTo>
      <w:del w:id="821" w:author="Danny Jackson (Student)" w:date="2025-06-08T13:36:00Z" w16du:dateUtc="2025-06-08T20:36:00Z">
        <w:r w:rsidR="0078229F" w:rsidDel="0078229F">
          <w:rPr>
            <w:bCs/>
            <w:lang w:val="en"/>
          </w:rPr>
          <w:delInstrText xml:space="preserve"> ADDIN ZOTERO_ITEM CSL_CITATION {"citationID":"7qLc4cFX","properties":{"formattedCitation":"(Zhou et al., 2013)","plainCitation":"(Zhou et al., 2013)","dontUpdate":true,"noteIndex":0},"citationItems":[{"id":550,"uris":["http://zotero.org/users/15902993/items/XCAVSYD4"],"itemData":{"id":550,"type":"article-journal","abstract":"Riemerella anatipestifer is one of the most economically important pathogens of farm ducks worldwide. The molecular mechanisms that underlie its pathogenesis, particularly the host response to R. anatipestifer infection, are poorly understood. The differentially expressed gene profile of duck livers at 24 h following R. anatipestifer infection was therefore investigated using suppression subtractive hybridizaton analysis. A total of 45 differentially expressed genes were identified, which primarily included genes for proteins involved in acute-phase response, inflammatory response, immune response, wound healing and iron homeostasis. For the expression level of 20 genes from those 45 analysed by quantitative reverse transcriptase-polymerase chain reaction at 8, 24 and 48 h post infection, significant differences were observed among the three time points of measurements. The result from this study revealed a gene expression profile of duck liver during R. anatipestifer infection, and those genes with a role in the immune response and wound healing deserving further investigation to elucidate their respective roles during infection.","container-title":"Avian Pathology","DOI":"10.1080/03079457.2013.770127","ISSN":"0307-9457","issue":"2","note":"publisher: Taylor &amp; Francis\n_eprint: https://doi.org/10.1080/03079457.2013.770127\nPMID: 23581439","page":"129-136","source":"Taylor and Francis+NEJM","title":"Gene expression responses to Riemerella anatipestifer infection in the liver of ducks","volume":"42","author":[{"family":"Zhou","given":"Zutao"},{"family":"Li","given":"Xiaowen"},{"family":"Xiao","given":"Yuncai"},{"family":"Wang","given":"Xiliang"},{"family":"Tian","given":"Wenxia"},{"family":"Peng","given":"Xiaoya"},{"family":"Bi","given":"Dingren"},{"family":"Sun","given":"Ming"},{"family":"Li","given":"Zili"}],"issued":{"date-parts":[["2013",4,1]]}}}],"schema":"https://github.com/citation-style-language/schema/raw/master/csl-citation.json"} </w:delInstrText>
        </w:r>
      </w:del>
      <w:moveTo w:id="822" w:author="Danny Jackson (Student)" w:date="2025-06-07T11:41:00Z" w16du:dateUtc="2025-06-07T18:41:00Z">
        <w:del w:id="823" w:author="Danny Jackson (Student)" w:date="2025-06-08T13:36:00Z" w16du:dateUtc="2025-06-08T20:36:00Z">
          <w:r w:rsidDel="0078229F">
            <w:rPr>
              <w:bCs/>
              <w:lang w:val="en"/>
            </w:rPr>
            <w:fldChar w:fldCharType="separate"/>
          </w:r>
        </w:del>
        <w:del w:id="824" w:author="Danny Jackson (Student)" w:date="2025-06-08T13:33:00Z" w16du:dateUtc="2025-06-08T20:33:00Z">
          <w:r w:rsidDel="0078229F">
            <w:rPr>
              <w:bCs/>
              <w:noProof/>
              <w:lang w:val="en"/>
            </w:rPr>
            <w:delText>(</w:delText>
          </w:r>
        </w:del>
        <w:del w:id="825" w:author="Danny Jackson (Student)" w:date="2025-06-08T13:36:00Z" w16du:dateUtc="2025-06-08T20:36:00Z">
          <w:r w:rsidDel="0078229F">
            <w:rPr>
              <w:bCs/>
              <w:noProof/>
              <w:lang w:val="en"/>
            </w:rPr>
            <w:delText>Zhou et al., 2013)</w:delText>
          </w:r>
          <w:r w:rsidDel="0078229F">
            <w:rPr>
              <w:bCs/>
              <w:lang w:val="en"/>
            </w:rPr>
            <w:fldChar w:fldCharType="end"/>
          </w:r>
        </w:del>
        <w:r>
          <w:rPr>
            <w:bCs/>
            <w:lang w:val="en"/>
          </w:rPr>
          <w:t xml:space="preserve">. </w:t>
        </w:r>
        <w:del w:id="826" w:author="Danny Jackson (Student)" w:date="2025-06-08T13:36:00Z" w16du:dateUtc="2025-06-08T20:36:00Z">
          <w:r w:rsidDel="0078229F">
            <w:rPr>
              <w:bCs/>
              <w:lang w:val="en"/>
            </w:rPr>
            <w:delText xml:space="preserve">It is possible that </w:delText>
          </w:r>
        </w:del>
      </w:moveTo>
      <w:ins w:id="827" w:author="Danny Jackson (Student)" w:date="2025-06-08T13:36:00Z" w16du:dateUtc="2025-06-08T20:36:00Z">
        <w:r w:rsidR="0078229F">
          <w:rPr>
            <w:bCs/>
            <w:lang w:val="en"/>
          </w:rPr>
          <w:t>U</w:t>
        </w:r>
      </w:ins>
      <w:moveTo w:id="828" w:author="Danny Jackson (Student)" w:date="2025-06-07T11:41:00Z" w16du:dateUtc="2025-06-07T18:41:00Z">
        <w:del w:id="829" w:author="Danny Jackson (Student)" w:date="2025-06-08T13:36:00Z" w16du:dateUtc="2025-06-08T20:36:00Z">
          <w:r w:rsidDel="0078229F">
            <w:rPr>
              <w:bCs/>
              <w:lang w:val="en"/>
            </w:rPr>
            <w:delText>u</w:delText>
          </w:r>
        </w:del>
        <w:r>
          <w:rPr>
            <w:bCs/>
            <w:lang w:val="en"/>
          </w:rPr>
          <w:t xml:space="preserve">rbanization is associated with greater risk of disease transmission </w:t>
        </w:r>
      </w:moveTo>
      <w:r w:rsidR="00466631">
        <w:rPr>
          <w:bCs/>
          <w:lang w:val="en"/>
        </w:rPr>
        <w:fldChar w:fldCharType="begin"/>
      </w:r>
      <w:r w:rsidR="00D101C7">
        <w:rPr>
          <w:bCs/>
          <w:lang w:val="en"/>
        </w:rPr>
        <w:instrText xml:space="preserve"> ADDIN ZOTERO_ITEM CSL_CITATION {"citationID":"m4eUsPMQ","properties":{"formattedCitation":"(Figuerola et al., 2024; Wilcoxen et al., 2015)","plainCitation":"(Figuerola et al., 2024; Wilcoxen et al., 2015)","noteIndex":0},"citationItems":[{"id":1200,"uris":["http://zotero.org/users/15902993/items/RY8LJJVF"],"itemData":{"id":1200,"type":"article-journal","abstract":"Urbanization is increasing worldwide, producing severe environmental impacts. Biodiversity is affected by the expansion of cities, with many species being unable to cope with the different human-induced stressors present in these landscapes. However, this knowledge is mainly based on research from taxa such as plants or vertebrates, while other organisms like protozoa have been less studied in this context. The impact of urbanization on the transmission of vector-borne pathogens in wildlife is still unclear despite its relevance for animal and human health. Here, we investigated whether cities are associated with changes in the prevalence and richness of lineages of three vector-borne protozoans (Plasmodium, Haemoproteus and Leucocytozoon) in Eurasian blackbirds (Turdus merula) from multiple urban and forest areas in Europe. Our results show important species-specific differences between these two habitat types. We found a significant lower prevalence of Leucocytozoon in urban birds compared to forest birds, but no differences for Plasmodium and Haemoproteus. Furthermore, the richness of parasite lineages in European cities was higher for Plasmodium but lower for Leucocytozoon than in forests. We also found one Plasmodium lineage exclusively from cities while another of Leucocytozoon was only found in forests suggesting a certain level of habitat specialization for these protozoan vectors. Overall, our findings show that cities provide contrasting opportunities for the transmission of different vector-borne pathogens and generate new scenarios for the interactions between hosts, vectors and parasites.","container-title":"Science of The Total Environment","DOI":"10.1016/j.scitotenv.2024.171303","ISSN":"0048-9697","journalAbbreviation":"Science of The Total Environment","page":"171303","source":"ScienceDirect","title":"Urbanization correlates with the prevalence and richness of blood parasites in Eurasian Blackbirds (&lt;i&gt;Turdus merula&lt;/i&gt;)","volume":"922","author":[{"family":"Figuerola","given":"Jordi"},{"family":"Puente","given":"Josué Martínez-de","non-dropping-particle":"la"},{"family":"Díez-Fernández","given":"Alazne"},{"family":"Thomson","given":"Robert L."},{"family":"Aguirre","given":"José I."},{"family":"Faivre","given":"Bruno"},{"family":"Ibañez-Alamo","given":"Juan Diego"}],"issued":{"date-parts":[["2024",4,20]]}}},{"id":1203,"uris":["http://zotero.org/users/15902993/items/VP83AJSD"],"itemData":{"id":1203,"type":"article-journal","abstract":"Among the most popular reasons that people feed wild birds is that they want to help birds. The extent to which supplemental food helps birds, however, is not well established. From spring 2011 to spring 2014, we examined how feeding of wild birds influences the health of individual birds at forested sites in central Illinois, USA. Specifically, we compared three forested sites where we provided supplemental food with three forested sites for which no supplemental food was available and monitored changes in the individual health of birds. In addition, we determined whether any changes in bird health had occurred after feeders had been removed from sites 10 months before. Generally, the individual health of birds improved with supplemental feeding, including increased antioxidant levels, reduced stress (heterophil-to-lymphocyte ratio) and more rapid feather growth. In some species, we also found improved body condition index scores and innate immune defense. The difference among sites was not present 10 months after feeders were removed, suggesting that the impact on health was indeed related to supplemental feeding. Potential negative effects of supplemental feeding were also found, including an increase in infectious disease prevalence among individual birds at forested sites where supplemental food was offered. Birds with clear signs of pathology showed deficits in most of the physiological metrics in which birds at feeder sites typically showed improved health condition. At the peak of prevalence of infectious disease, 8.3% of all birds at feeders exhibited symptoms of conjunctivitis, pox, dermal disease or cloacal disease. We found both positive and negative impacts of wild bird feeding, and that, in general, birds that had access to supplemental food were in better physiological condition. Moreover, the negative effects we found may be mitigated by hobbyists engaging in safer bird-feeding practices.","container-title":"Conservation Physiology","DOI":"10.1093/conphys/cov058","ISSN":"2051-1434","issue":"1","journalAbbreviation":"Conservation Physiology","page":"cov058","source":"Silverchair","title":"Effects of bird-feeding activities on the health of wild birds","volume":"3","author":[{"family":"Wilcoxen","given":"Travis E"},{"family":"Horn","given":"David J"},{"family":"Hogan","given":"Brianna M"},{"family":"Hubble","given":"Cody N"},{"family":"Huber","given":"Sarah J"},{"family":"Flamm","given":"Joseph"},{"family":"Knott","given":"Madeline"},{"family":"Lundstrom","given":"Lisa"},{"family":"Salik","given":"Faaria"},{"family":"Wassenhove","given":"Samantha J"},{"family":"Wrobel","given":"Elizabeth R"}],"issued":{"date-parts":[["2015",1,1]]}}}],"schema":"https://github.com/citation-style-language/schema/raw/master/csl-citation.json"} </w:instrText>
      </w:r>
      <w:r w:rsidR="00466631">
        <w:rPr>
          <w:bCs/>
          <w:lang w:val="en"/>
        </w:rPr>
        <w:fldChar w:fldCharType="separate"/>
      </w:r>
      <w:r w:rsidR="00D101C7">
        <w:rPr>
          <w:bCs/>
          <w:noProof/>
          <w:lang w:val="en"/>
        </w:rPr>
        <w:t>(Figuerola et al., 2024; Wilcoxen et al., 2015)</w:t>
      </w:r>
      <w:r w:rsidR="00466631">
        <w:rPr>
          <w:bCs/>
          <w:lang w:val="en"/>
        </w:rPr>
        <w:fldChar w:fldCharType="end"/>
      </w:r>
      <w:moveTo w:id="830" w:author="Danny Jackson (Student)" w:date="2025-06-07T11:41:00Z" w16du:dateUtc="2025-06-07T18:41:00Z">
        <w:del w:id="831" w:author="Danny Jackson (Student)" w:date="2025-06-09T11:30:00Z" w16du:dateUtc="2025-06-09T18:30:00Z">
          <w:r w:rsidDel="00466631">
            <w:rPr>
              <w:bCs/>
              <w:lang w:val="en"/>
            </w:rPr>
            <w:delText>(CITE)</w:delText>
          </w:r>
        </w:del>
        <w:r>
          <w:rPr>
            <w:bCs/>
            <w:lang w:val="en"/>
          </w:rPr>
          <w:t xml:space="preserve">. Infectious diseases can spread more rapidly through bird feeders or interactions with poultry and released avian pets, and selection </w:t>
        </w:r>
        <w:r>
          <w:rPr>
            <w:bCs/>
            <w:lang w:val="en"/>
          </w:rPr>
          <w:lastRenderedPageBreak/>
          <w:t xml:space="preserve">may instead act on these genes due to their immune functions. </w:t>
        </w:r>
        <w:del w:id="832" w:author="Danny Jackson (Student)" w:date="2025-06-08T13:31:00Z" w16du:dateUtc="2025-06-08T20:31:00Z">
          <w:r w:rsidDel="0078229F">
            <w:rPr>
              <w:bCs/>
              <w:lang w:val="en"/>
            </w:rPr>
            <w:delText>Two other</w:delText>
          </w:r>
          <w:commentRangeStart w:id="833"/>
          <w:r w:rsidDel="0078229F">
            <w:rPr>
              <w:bCs/>
              <w:lang w:val="en"/>
            </w:rPr>
            <w:delText xml:space="preserve"> identified GO </w:delText>
          </w:r>
          <w:commentRangeEnd w:id="833"/>
          <w:r w:rsidDel="0078229F">
            <w:rPr>
              <w:rStyle w:val="CommentReference"/>
              <w:rFonts w:ascii="Calibri" w:eastAsia="Calibri" w:hAnsi="Calibri" w:cs="Calibri"/>
            </w:rPr>
            <w:commentReference w:id="833"/>
          </w:r>
          <w:r w:rsidDel="0078229F">
            <w:rPr>
              <w:bCs/>
              <w:lang w:val="en"/>
            </w:rPr>
            <w:delText xml:space="preserve">terms suggest responses to urbanization related to drought tolerance: organonitrogen compound metabolic process and </w:delText>
          </w:r>
          <w:r w:rsidRPr="00712099" w:rsidDel="0078229F">
            <w:rPr>
              <w:bCs/>
              <w:lang w:val="en"/>
            </w:rPr>
            <w:delText>regulation of body fluid level</w:delText>
          </w:r>
          <w:r w:rsidDel="0078229F">
            <w:rPr>
              <w:bCs/>
              <w:lang w:val="en"/>
            </w:rPr>
            <w:delText xml:space="preserve">s both suggest an adaptation to deal with low-water availability. </w:delText>
          </w:r>
        </w:del>
        <w:r>
          <w:rPr>
            <w:bCs/>
            <w:lang w:val="en"/>
          </w:rPr>
          <w:t xml:space="preserve">These are not mutually exclusive interpretations, as the same genotype may improve clotting, fluid retention, and immune function. </w:t>
        </w:r>
      </w:moveTo>
    </w:p>
    <w:p w14:paraId="15ACF43E" w14:textId="77777777" w:rsidR="004E0BDB" w:rsidRDefault="004E0BDB" w:rsidP="00214093">
      <w:pPr>
        <w:spacing w:line="480" w:lineRule="auto"/>
        <w:rPr>
          <w:ins w:id="834" w:author="Danny Jackson (Student)" w:date="2025-06-09T19:58:00Z" w16du:dateUtc="2025-06-10T02:58:00Z"/>
          <w:bCs/>
          <w:lang w:val="en"/>
        </w:rPr>
      </w:pPr>
    </w:p>
    <w:p w14:paraId="5B409EA6" w14:textId="1B8733D1" w:rsidR="004E0BDB" w:rsidRDefault="004E0BDB" w:rsidP="0078229F">
      <w:pPr>
        <w:spacing w:line="480" w:lineRule="auto"/>
        <w:ind w:firstLine="720"/>
        <w:rPr>
          <w:ins w:id="835" w:author="Danny Jackson (Student)" w:date="2025-06-09T19:58:00Z" w16du:dateUtc="2025-06-10T02:58:00Z"/>
          <w:b/>
          <w:u w:val="single"/>
          <w:lang w:val="en"/>
        </w:rPr>
      </w:pPr>
      <w:ins w:id="836" w:author="Danny Jackson (Student)" w:date="2025-06-09T19:58:00Z" w16du:dateUtc="2025-06-10T02:58:00Z">
        <w:r w:rsidRPr="004E0BDB">
          <w:rPr>
            <w:b/>
            <w:u w:val="single"/>
            <w:lang w:val="en"/>
            <w:rPrChange w:id="837" w:author="Danny Jackson (Student)" w:date="2025-06-09T19:58:00Z" w16du:dateUtc="2025-06-10T02:58:00Z">
              <w:rPr>
                <w:bCs/>
                <w:lang w:val="en"/>
              </w:rPr>
            </w:rPrChange>
          </w:rPr>
          <w:t xml:space="preserve">Parallel </w:t>
        </w:r>
        <w:r>
          <w:rPr>
            <w:b/>
            <w:u w:val="single"/>
            <w:lang w:val="en"/>
          </w:rPr>
          <w:t>s</w:t>
        </w:r>
        <w:r w:rsidRPr="004E0BDB">
          <w:rPr>
            <w:b/>
            <w:u w:val="single"/>
            <w:lang w:val="en"/>
            <w:rPrChange w:id="838" w:author="Danny Jackson (Student)" w:date="2025-06-09T19:58:00Z" w16du:dateUtc="2025-06-10T02:58:00Z">
              <w:rPr>
                <w:bCs/>
                <w:lang w:val="en"/>
              </w:rPr>
            </w:rPrChange>
          </w:rPr>
          <w:t>election across</w:t>
        </w:r>
        <w:r>
          <w:rPr>
            <w:b/>
            <w:u w:val="single"/>
            <w:lang w:val="en"/>
          </w:rPr>
          <w:t xml:space="preserve"> </w:t>
        </w:r>
        <w:r>
          <w:rPr>
            <w:b/>
            <w:i/>
            <w:iCs/>
            <w:u w:val="single"/>
            <w:lang w:val="en"/>
          </w:rPr>
          <w:t>Cardinalis</w:t>
        </w:r>
        <w:r>
          <w:rPr>
            <w:b/>
            <w:u w:val="single"/>
            <w:lang w:val="en"/>
          </w:rPr>
          <w:t xml:space="preserve"> species</w:t>
        </w:r>
      </w:ins>
    </w:p>
    <w:p w14:paraId="754FD864" w14:textId="27206594" w:rsidR="004E0BDB" w:rsidRDefault="004E0BDB" w:rsidP="004E0BDB">
      <w:pPr>
        <w:spacing w:line="480" w:lineRule="auto"/>
        <w:ind w:firstLine="720"/>
        <w:rPr>
          <w:ins w:id="839" w:author="Danny Jackson (Student)" w:date="2025-06-09T20:09:00Z" w16du:dateUtc="2025-06-10T03:09:00Z"/>
          <w:bCs/>
          <w:lang w:val="en"/>
        </w:rPr>
      </w:pPr>
      <w:ins w:id="840" w:author="Danny Jackson (Student)" w:date="2025-06-09T19:59:00Z" w16du:dateUtc="2025-06-10T02:59:00Z">
        <w:r>
          <w:rPr>
            <w:bCs/>
            <w:lang w:val="en"/>
          </w:rPr>
          <w:t xml:space="preserve">Three genes were identified by both </w:t>
        </w:r>
        <w:proofErr w:type="spellStart"/>
        <w:r>
          <w:rPr>
            <w:bCs/>
            <w:lang w:val="en"/>
          </w:rPr>
          <w:t>RAiSD</w:t>
        </w:r>
        <w:proofErr w:type="spellEnd"/>
        <w:r>
          <w:rPr>
            <w:bCs/>
            <w:lang w:val="en"/>
          </w:rPr>
          <w:t xml:space="preserve"> and F</w:t>
        </w:r>
        <w:r w:rsidRPr="002062CB">
          <w:rPr>
            <w:bCs/>
            <w:vertAlign w:val="superscript"/>
            <w:lang w:val="en"/>
          </w:rPr>
          <w:t>ST</w:t>
        </w:r>
        <w:r>
          <w:rPr>
            <w:bCs/>
            <w:lang w:val="en"/>
          </w:rPr>
          <w:t xml:space="preserve"> as under selection in urban environments in both northern cardinals and pyrrhuloxia: </w:t>
        </w:r>
        <w:r w:rsidRPr="003448E6">
          <w:rPr>
            <w:bCs/>
            <w:i/>
            <w:iCs/>
            <w:lang w:val="en"/>
          </w:rPr>
          <w:t>CDKAL1</w:t>
        </w:r>
        <w:r>
          <w:rPr>
            <w:bCs/>
            <w:lang w:val="en"/>
          </w:rPr>
          <w:t xml:space="preserve">, </w:t>
        </w:r>
        <w:r w:rsidRPr="003448E6">
          <w:rPr>
            <w:bCs/>
            <w:i/>
            <w:iCs/>
            <w:lang w:val="en"/>
          </w:rPr>
          <w:t>COL15A1</w:t>
        </w:r>
        <w:r>
          <w:rPr>
            <w:bCs/>
            <w:lang w:val="en"/>
          </w:rPr>
          <w:t xml:space="preserve">, and </w:t>
        </w:r>
        <w:r w:rsidRPr="003448E6">
          <w:rPr>
            <w:bCs/>
            <w:i/>
            <w:iCs/>
            <w:lang w:val="en"/>
          </w:rPr>
          <w:t>TGFBR1</w:t>
        </w:r>
        <w:r>
          <w:rPr>
            <w:bCs/>
            <w:lang w:val="en"/>
          </w:rPr>
          <w:t xml:space="preserve">. </w:t>
        </w:r>
        <w:r>
          <w:rPr>
            <w:bCs/>
            <w:lang w:val="en"/>
          </w:rPr>
          <w:t xml:space="preserve">Given </w:t>
        </w:r>
      </w:ins>
      <w:ins w:id="841" w:author="Danny Jackson (Student)" w:date="2025-06-09T20:00:00Z" w16du:dateUtc="2025-06-10T03:00:00Z">
        <w:r>
          <w:rPr>
            <w:bCs/>
            <w:lang w:val="en"/>
          </w:rPr>
          <w:t>the linkage between these genes, we cannot identify which gene is driving the signal of selection.</w:t>
        </w:r>
      </w:ins>
      <w:ins w:id="842" w:author="Danny Jackson (Student)" w:date="2025-06-09T19:59:00Z" w16du:dateUtc="2025-06-10T02:59:00Z">
        <w:r>
          <w:rPr>
            <w:bCs/>
            <w:lang w:val="en"/>
          </w:rPr>
          <w:t xml:space="preserve"> </w:t>
        </w:r>
      </w:ins>
      <w:ins w:id="843" w:author="Danny Jackson (Student)" w:date="2025-06-09T20:02:00Z" w16du:dateUtc="2025-06-10T03:02:00Z">
        <w:r>
          <w:rPr>
            <w:bCs/>
            <w:lang w:val="en"/>
          </w:rPr>
          <w:t>However, e</w:t>
        </w:r>
      </w:ins>
      <w:ins w:id="844" w:author="Danny Jackson (Student)" w:date="2025-06-09T20:00:00Z" w16du:dateUtc="2025-06-10T03:00:00Z">
        <w:r>
          <w:rPr>
            <w:bCs/>
            <w:lang w:val="en"/>
          </w:rPr>
          <w:t>ach of these</w:t>
        </w:r>
      </w:ins>
      <w:ins w:id="845" w:author="Danny Jackson (Student)" w:date="2025-06-09T19:59:00Z" w16du:dateUtc="2025-06-10T02:59:00Z">
        <w:r>
          <w:rPr>
            <w:bCs/>
            <w:lang w:val="en"/>
          </w:rPr>
          <w:t xml:space="preserve"> three genes </w:t>
        </w:r>
      </w:ins>
      <w:ins w:id="846" w:author="Danny Jackson (Student)" w:date="2025-06-09T20:00:00Z" w16du:dateUtc="2025-06-10T03:00:00Z">
        <w:r>
          <w:rPr>
            <w:bCs/>
            <w:lang w:val="en"/>
          </w:rPr>
          <w:t>is</w:t>
        </w:r>
      </w:ins>
      <w:ins w:id="847" w:author="Danny Jackson (Student)" w:date="2025-06-09T19:59:00Z" w16du:dateUtc="2025-06-10T02:59:00Z">
        <w:r>
          <w:rPr>
            <w:bCs/>
            <w:lang w:val="en"/>
          </w:rPr>
          <w:t xml:space="preserve"> associated with muscle development in different ways. </w:t>
        </w:r>
      </w:ins>
      <w:ins w:id="848" w:author="Danny Jackson (Student)" w:date="2025-06-09T20:02:00Z" w16du:dateUtc="2025-06-10T03:02:00Z">
        <w:r>
          <w:rPr>
            <w:bCs/>
            <w:lang w:val="en"/>
          </w:rPr>
          <w:t xml:space="preserve">Variants in </w:t>
        </w:r>
      </w:ins>
      <w:ins w:id="849" w:author="Danny Jackson (Student)" w:date="2025-06-09T19:59:00Z" w16du:dateUtc="2025-06-10T02:59:00Z">
        <w:r w:rsidRPr="003448E6">
          <w:rPr>
            <w:bCs/>
            <w:i/>
            <w:iCs/>
            <w:lang w:val="en"/>
          </w:rPr>
          <w:t>CDKAL1</w:t>
        </w:r>
        <w:r w:rsidRPr="002062CB">
          <w:rPr>
            <w:bCs/>
            <w:lang w:val="en"/>
          </w:rPr>
          <w:t xml:space="preserve"> </w:t>
        </w:r>
      </w:ins>
      <w:ins w:id="850" w:author="Danny Jackson (Student)" w:date="2025-06-09T20:02:00Z" w16du:dateUtc="2025-06-10T03:02:00Z">
        <w:r w:rsidRPr="002062CB">
          <w:rPr>
            <w:bCs/>
            <w:lang w:val="en"/>
          </w:rPr>
          <w:t>lead to misfolded insulin</w:t>
        </w:r>
        <w:r>
          <w:rPr>
            <w:bCs/>
            <w:lang w:val="en"/>
          </w:rPr>
          <w:t xml:space="preserve"> </w:t>
        </w:r>
        <w:r>
          <w:rPr>
            <w:bCs/>
            <w:lang w:val="en"/>
          </w:rPr>
          <w:fldChar w:fldCharType="begin"/>
        </w:r>
        <w:r>
          <w:rPr>
            <w:bCs/>
            <w:lang w:val="en"/>
          </w:rPr>
          <w:instrText xml:space="preserve"> ADDIN ZOTERO_ITEM CSL_CITATION {"citationID":"ydV2gxvE","properties":{"formattedCitation":"(Ghosh et al., 2022)","plainCitation":"(Ghosh et al., 2022)","noteIndex":0},"citationItems":[{"id":542,"uris":["http://zotero.org/users/15902993/items/GGNPWTAD"],"itemData":{"id":542,"type":"article-journal","abstract":"Diabetes Mellitus, being a polygenic disorder, have a set of risk genes involved in the onset of the insulin resistance, obesity and impaired insulin synthesis. Recent genome wide association studies (GWAS) shows the intimacy of CDK5 regulatory subunit Associated protein 1-Like 1 (Cdkal1) with the pathophysiology of the diabetes mellitus and its complications, although the exact molecular relation is still unknown. In this short review, we have summarized all the diverse biological roles of Cdkal1 in relation to the onset of diabetes mellitus. Variations in the Cdkal1 transcript are responsible for the accumulation of misfolded insulin and thus generating oxidative and ER stress in the pancreatic β-cells, leading to their destruction. Recent studies have shown that Cdkal1 has an intrinsic thiomethyl transferase activity, which is essential for proper posttranslational processing of pre-proinsulin to produce mature insulin. Moreover, Cdkal1 has also been claimed as an endogenous inhibitor of cdk5, which prevents the cdk5-induced interruption in insulin synthesis through PDX1 translocation from nucleus to cytosol. Recent clinical studies have identified the risk single nucleotide polymorphisms (SNPs) of Cdkal1 as one of the root causes for the onset of diabetic complications. To the best of our knowledge, it is the first comprehensive review which elaborates most of the potential Cdkal1-dependent molecular mechanisms studied yet. In this review, we present a compiled and concise summary about all the diverse roles of Cdkal1 in the context of type 2 diabetes mellitus and its associated complications. This review will be helpful to target Cdkal1 as a potential option for the management of type 2 diabetes mellitus in future.","container-title":"Journal of Diabetes &amp; Metabolic Disorders","DOI":"10.1007/s40200-021-00953-6","ISSN":"2251-6581","issue":"1","journalAbbreviation":"J Diabetes Metab Disord","language":"en","page":"991-1001","source":"Springer Link","title":"Involvement of Cdkal1 in the etiology of type 2 diabetes mellitus and microvascular diabetic complications: a review","title-short":"Involvement of Cdkal1 in the etiology of type 2 diabetes mellitus and microvascular diabetic complications","volume":"21","author":[{"family":"Ghosh","given":"Chandrachur"},{"family":"Das","given":"Neeladrisingha"},{"family":"Saha","given":"Sarama"},{"family":"Kundu","given":"Tathagata"},{"family":"Sircar","given":"Debabrata"},{"family":"Roy","given":"Partha"}],"issued":{"date-parts":[["2022",6,1]]}}}],"schema":"https://github.com/citation-style-language/schema/raw/master/csl-citation.json"} </w:instrText>
        </w:r>
        <w:r>
          <w:rPr>
            <w:bCs/>
            <w:lang w:val="en"/>
          </w:rPr>
          <w:fldChar w:fldCharType="separate"/>
        </w:r>
        <w:r>
          <w:rPr>
            <w:bCs/>
            <w:noProof/>
            <w:lang w:val="en"/>
          </w:rPr>
          <w:t>(Ghosh et al., 2022)</w:t>
        </w:r>
        <w:r>
          <w:rPr>
            <w:bCs/>
            <w:lang w:val="en"/>
          </w:rPr>
          <w:fldChar w:fldCharType="end"/>
        </w:r>
      </w:ins>
      <w:ins w:id="851" w:author="Danny Jackson (Student)" w:date="2025-06-09T19:59:00Z" w16du:dateUtc="2025-06-10T02:59:00Z">
        <w:r w:rsidRPr="002062CB">
          <w:rPr>
            <w:bCs/>
            <w:lang w:val="en"/>
          </w:rPr>
          <w:t>, w</w:t>
        </w:r>
      </w:ins>
      <w:ins w:id="852" w:author="Danny Jackson (Student)" w:date="2025-06-09T20:03:00Z" w16du:dateUtc="2025-06-10T03:03:00Z">
        <w:r>
          <w:rPr>
            <w:bCs/>
            <w:lang w:val="en"/>
          </w:rPr>
          <w:t>hich stimulates muscle protein synethesis</w:t>
        </w:r>
      </w:ins>
      <w:ins w:id="853" w:author="Danny Jackson (Student)" w:date="2025-06-09T19:59:00Z" w16du:dateUtc="2025-06-10T02:59:00Z">
        <w:r w:rsidRPr="002062CB">
          <w:rPr>
            <w:bCs/>
            <w:lang w:val="en"/>
          </w:rPr>
          <w:t xml:space="preserve">. </w:t>
        </w:r>
        <w:r w:rsidRPr="003448E6">
          <w:rPr>
            <w:bCs/>
            <w:i/>
            <w:iCs/>
            <w:lang w:val="en"/>
          </w:rPr>
          <w:t>COL15A1</w:t>
        </w:r>
        <w:r w:rsidRPr="002062CB">
          <w:rPr>
            <w:bCs/>
            <w:lang w:val="en"/>
          </w:rPr>
          <w:t xml:space="preserve"> is associated with chicken pectoral muscle disorders</w:t>
        </w:r>
        <w:r>
          <w:rPr>
            <w:bCs/>
            <w:lang w:val="en"/>
          </w:rPr>
          <w:t xml:space="preserve"> </w:t>
        </w:r>
        <w:r>
          <w:rPr>
            <w:bCs/>
            <w:lang w:val="en"/>
          </w:rPr>
          <w:fldChar w:fldCharType="begin"/>
        </w:r>
        <w:r>
          <w:rPr>
            <w:bCs/>
            <w:lang w:val="en"/>
          </w:rPr>
          <w:instrText xml:space="preserve"> ADDIN ZOTERO_ITEM CSL_CITATION {"citationID":"5Nhw2dBX","properties":{"formattedCitation":"(Bordini et al., 2022)","plainCitation":"(Bordini et al., 2022)","noteIndex":0},"citationItems":[{"id":538,"uris":["http://zotero.org/users/15902993/items/2RI3WWE6"],"itemData":{"id":538,"type":"article-journal","abstract":"&lt;p&gt;Growth-related abnormalities affecting modern chickens, known as White Striping (WS) and Wooden Breast (WB), have been deeply investigated in the last decade. Nevertheless, their precise etiology remains unclear. The present study aimed at providing new insights into the molecular mechanisms involved in their onset by identifying clusters of co-expressed genes (i.e., modules) and key loci associated with phenotypes highly related to the occurrence of these muscular disorders. The data obtained by a Weighted Gene Co-expression Network Analysis (WGCNA) were investigated to identify hub genes associated with the parameters breast width (W) and total crude protein content (PC) of &lt;italic&gt;Pectoralis major&lt;/italic&gt; muscles (PM) previously harvested from 12 fast-growing broilers (6 normal vs&lt;italic&gt;.&lt;/italic&gt; 6 affected by WS/WB). W and PC can be considered markers of the high breast yield of modern broilers and the impaired composition of abnormal fillets, respectively. Among the identified modules, the turquoise (&lt;italic&gt;r&lt;/italic&gt; = -0.90, &lt;italic&gt;p&lt;/italic&gt; &amp;lt; 0.0001) and yellow2 (&lt;italic&gt;r&lt;/italic&gt; = 0.91, &lt;italic&gt;p&lt;/italic&gt; &amp;lt; 0.0001) were those most significantly related to PC and W, and therefore respectively named “protein content” and “width” modules. Functional analysis of the width module evidenced genes involved in the ubiquitin-mediated proteolysis and inflammatory response. GTPase activator activity, PI3K-Akt signaling pathway, collagen catabolic process, and blood vessel development have been detected among the most significant functional categories of the protein content module. The most interconnected hub genes detected for the width module encode for proteins implicated in the adaptive responses to oxidative stress (i.e., &lt;italic&gt;THRAP3&lt;/italic&gt; and &lt;italic&gt;PRPF40A&lt;/italic&gt;), and a member of the inhibitor of apoptosis family (i.e., &lt;italic&gt;BIRC2&lt;/italic&gt;) involved in contrasting apoptotic events related to the endoplasmic reticulum (ER)-stress. The protein content module showed hub genes coding for different types of collagens (such as &lt;italic&gt;COL6A3&lt;/italic&gt; and &lt;italic&gt;COL5A2&lt;/italic&gt;), along with &lt;italic&gt;MMP2&lt;/italic&gt; and &lt;italic&gt;SPARC&lt;/italic&gt;, which are implicated in Collagen type IV catabolism and biosynthesis. Taken together, the present findings suggested that an ER stress condition may underly the inflammatory responses and apoptotic events taking place within affected PM muscles. Moreover, these results support the hypothesis of a role of the Collagen type IV in the cascade of events leading to the occurrence of WS/WB and identify novel actors probably involved in their onset.&lt;/p&gt;","container-title":"Frontiers in Physiology","DOI":"10.3389/fphys.2022.936768","ISSN":"1664-042X","journalAbbreviation":"Front. Physiol.","language":"English","note":"publisher: Frontiers","source":"Frontiers","title":"Molecular Pathways and Key Genes Associated With Breast Width and Protein Content in White Striping and Wooden Breast Chicken Pectoral Muscle","URL":"https://www.frontiersin.org/journals/physiology/articles/10.3389/fphys.2022.936768/full","volume":"13","author":[{"family":"Bordini","given":"Martina"},{"family":"Soglia","given":"Francesca"},{"family":"Davoli","given":"Roberta"},{"family":"Zappaterra","given":"Martina"},{"family":"Petracci","given":"Massimiliano"},{"family":"Meluzzi","given":"Adele"}],"accessed":{"date-parts":[["2025",3,7]]},"issued":{"date-parts":[["2022",7,8]]}}}],"schema":"https://github.com/citation-style-language/schema/raw/master/csl-citation.json"} </w:instrText>
        </w:r>
        <w:r>
          <w:rPr>
            <w:bCs/>
            <w:lang w:val="en"/>
          </w:rPr>
          <w:fldChar w:fldCharType="separate"/>
        </w:r>
        <w:r>
          <w:rPr>
            <w:bCs/>
            <w:noProof/>
            <w:lang w:val="en"/>
          </w:rPr>
          <w:t>(Bordini et al., 2022)</w:t>
        </w:r>
        <w:r>
          <w:rPr>
            <w:bCs/>
            <w:lang w:val="en"/>
          </w:rPr>
          <w:fldChar w:fldCharType="end"/>
        </w:r>
        <w:r w:rsidRPr="002062CB">
          <w:rPr>
            <w:bCs/>
            <w:lang w:val="en"/>
          </w:rPr>
          <w:t xml:space="preserve">. </w:t>
        </w:r>
        <w:bookmarkStart w:id="854" w:name="_Hlk200392062"/>
        <w:r w:rsidRPr="003448E6">
          <w:rPr>
            <w:bCs/>
            <w:i/>
            <w:iCs/>
            <w:lang w:val="en"/>
          </w:rPr>
          <w:t>TGFBR1</w:t>
        </w:r>
        <w:r w:rsidRPr="002062CB">
          <w:rPr>
            <w:bCs/>
            <w:lang w:val="en"/>
          </w:rPr>
          <w:t xml:space="preserve"> </w:t>
        </w:r>
      </w:ins>
      <w:bookmarkEnd w:id="854"/>
      <w:ins w:id="855" w:author="Danny Jackson (Student)" w:date="2025-06-09T20:05:00Z" w16du:dateUtc="2025-06-10T03:05:00Z">
        <w:r>
          <w:rPr>
            <w:bCs/>
            <w:lang w:val="en"/>
          </w:rPr>
          <w:t>affects muscle tissue development</w:t>
        </w:r>
      </w:ins>
      <w:ins w:id="856" w:author="Danny Jackson (Student)" w:date="2025-06-09T20:06:00Z" w16du:dateUtc="2025-06-10T03:06:00Z">
        <w:r>
          <w:rPr>
            <w:bCs/>
            <w:lang w:val="en"/>
          </w:rPr>
          <w:t xml:space="preserve"> </w:t>
        </w:r>
      </w:ins>
      <w:r>
        <w:rPr>
          <w:bCs/>
          <w:lang w:val="en"/>
        </w:rPr>
        <w:fldChar w:fldCharType="begin"/>
      </w:r>
      <w:r w:rsidR="00214093">
        <w:rPr>
          <w:bCs/>
          <w:lang w:val="en"/>
        </w:rPr>
        <w:instrText xml:space="preserve"> ADDIN ZOTERO_ITEM CSL_CITATION {"citationID":"QSLhuVQU","properties":{"formattedCitation":"(Hillege et al., 2022)","plainCitation":"(Hillege et al., 2022)","noteIndex":0},"citationItems":[{"id":1206,"uris":["http://zotero.org/users/15902993/items/EQUX9APW"],"itemData":{"id":1206,"type":"article-journal","abstract":"In skeletal muscle, transforming growth factor-β (TGF-β) family growth factors, TGF-β1 and myostatin, are involved in atrophy and muscle wasting disorders. Simultaneous interference with their signalling pathways may improve muscle function; however, little is known about their individual and combined receptor signalling. Here, we show that inhibition of TGF-β signalling by simultaneous muscle-specific knockout of TGF-β type I receptors Tgfbr1 and Acvr1b in mice, induces substantial hypertrophy, while such effect does not occur by single receptor knockout. Hypertrophy is induced by increased phosphorylation of Akt and p70S6K and reduced E3 ligases expression, while myonuclear number remains unaltered. Combined knockout of both TGF-β type I receptors increases the number of satellite cells, macrophages and improves regeneration post cardiotoxin-induced injury by stimulating myogenic differentiation. Extra cellular matrix gene expression is exclusively elevated in muscle with combined receptor knockout. Tgfbr1 and Acvr1b are synergistically involved in regulation of myofibre size, regeneration, and collagen deposition.","container-title":"eLife","DOI":"10.7554/eLife.77610","ISSN":"2050-084X","journalAbbreviation":"eLife","note":"PMID: 35323108\nPMCID: PMC9005187","page":"e77610","source":"PubMed Central","title":"Lack of Tgfbr1 and Acvr1b synergistically stimulates myofibre hypertrophy and accelerates muscle regeneration","volume":"11","author":[{"family":"Hillege","given":"Michèle MG"},{"family":"Shi","given":"Andi"},{"family":"Galli","given":"Ricardo A"},{"family":"Wu","given":"Gang"},{"family":"Bertolino","given":"Philippe"},{"family":"Hoogaars","given":"Willem MH"},{"family":"Jaspers","given":"Richard T"}],"issued":{"date-parts":[["2022"]]}}}],"schema":"https://github.com/citation-style-language/schema/raw/master/csl-citation.json"} </w:instrText>
      </w:r>
      <w:r>
        <w:rPr>
          <w:bCs/>
          <w:lang w:val="en"/>
        </w:rPr>
        <w:fldChar w:fldCharType="separate"/>
      </w:r>
      <w:r w:rsidR="00214093">
        <w:rPr>
          <w:bCs/>
          <w:noProof/>
          <w:lang w:val="en"/>
        </w:rPr>
        <w:t>(Hillege et al., 2022)</w:t>
      </w:r>
      <w:r>
        <w:rPr>
          <w:bCs/>
          <w:lang w:val="en"/>
        </w:rPr>
        <w:fldChar w:fldCharType="end"/>
      </w:r>
      <w:ins w:id="857" w:author="Danny Jackson (Student)" w:date="2025-06-09T20:06:00Z" w16du:dateUtc="2025-06-10T03:06:00Z">
        <w:r>
          <w:rPr>
            <w:bCs/>
            <w:lang w:val="en"/>
          </w:rPr>
          <w:t>.</w:t>
        </w:r>
      </w:ins>
      <w:ins w:id="858" w:author="Danny Jackson (Student)" w:date="2025-06-09T20:10:00Z" w16du:dateUtc="2025-06-10T03:10:00Z">
        <w:r w:rsidR="00CA0B7A">
          <w:rPr>
            <w:bCs/>
            <w:lang w:val="en"/>
          </w:rPr>
          <w:t xml:space="preserve"> While no biological processes emerged in the GO term analyses of genes identified in both taxa, we show evidence of parallel evolution between these species, particula</w:t>
        </w:r>
      </w:ins>
      <w:ins w:id="859" w:author="Danny Jackson (Student)" w:date="2025-06-09T20:11:00Z" w16du:dateUtc="2025-06-10T03:11:00Z">
        <w:r w:rsidR="00CA0B7A">
          <w:rPr>
            <w:bCs/>
            <w:lang w:val="en"/>
          </w:rPr>
          <w:t>rly in genes involved in neurological development and, to a lesser extent, muscle development.</w:t>
        </w:r>
      </w:ins>
    </w:p>
    <w:p w14:paraId="3886A69A" w14:textId="77777777" w:rsidR="002D452C" w:rsidRDefault="002D452C" w:rsidP="004E0BDB">
      <w:pPr>
        <w:spacing w:line="480" w:lineRule="auto"/>
        <w:ind w:firstLine="720"/>
        <w:rPr>
          <w:ins w:id="860" w:author="Danny Jackson (Student)" w:date="2025-06-09T19:59:00Z" w16du:dateUtc="2025-06-10T02:59:00Z"/>
          <w:bCs/>
          <w:lang w:val="en"/>
        </w:rPr>
      </w:pPr>
    </w:p>
    <w:p w14:paraId="10EDDB8F" w14:textId="6201ACD2" w:rsidR="004E0BDB" w:rsidRPr="004E0BDB" w:rsidDel="004E0BDB" w:rsidRDefault="004E0BDB" w:rsidP="0078229F">
      <w:pPr>
        <w:spacing w:line="480" w:lineRule="auto"/>
        <w:ind w:firstLine="720"/>
        <w:rPr>
          <w:del w:id="861" w:author="Danny Jackson (Student)" w:date="2025-06-09T19:59:00Z" w16du:dateUtc="2025-06-10T02:59:00Z"/>
          <w:moveTo w:id="862" w:author="Danny Jackson (Student)" w:date="2025-06-07T11:41:00Z" w16du:dateUtc="2025-06-07T18:41:00Z"/>
          <w:bCs/>
          <w:lang w:val="en"/>
        </w:rPr>
      </w:pPr>
    </w:p>
    <w:moveToRangeEnd w:id="779"/>
    <w:p w14:paraId="2DBF0F94" w14:textId="09FF7E1C" w:rsidR="00A65444" w:rsidDel="00EE5DD6" w:rsidRDefault="00807D86" w:rsidP="00374867">
      <w:pPr>
        <w:spacing w:line="480" w:lineRule="auto"/>
        <w:rPr>
          <w:del w:id="863" w:author="Danny Jackson (Student)" w:date="2025-06-07T10:34:00Z" w16du:dateUtc="2025-06-07T17:34:00Z"/>
          <w:b/>
          <w:u w:val="single"/>
          <w:lang w:val="en"/>
        </w:rPr>
      </w:pPr>
      <w:ins w:id="864" w:author="Danny Jackson (Student)" w:date="2025-06-07T11:37:00Z" w16du:dateUtc="2025-06-07T18:37:00Z">
        <w:r w:rsidRPr="00807D86">
          <w:rPr>
            <w:b/>
            <w:u w:val="single"/>
            <w:lang w:val="en"/>
            <w:rPrChange w:id="865" w:author="Danny Jackson (Student)" w:date="2025-06-07T11:37:00Z" w16du:dateUtc="2025-06-07T18:37:00Z">
              <w:rPr>
                <w:bCs/>
                <w:lang w:val="en"/>
              </w:rPr>
            </w:rPrChange>
          </w:rPr>
          <w:t>Conclusion</w:t>
        </w:r>
      </w:ins>
      <w:moveToRangeStart w:id="866" w:author="Danny Jackson (Student)" w:date="2025-06-07T10:34:00Z" w:name="move200184867"/>
      <w:moveTo w:id="867" w:author="Danny Jackson (Student)" w:date="2025-06-07T10:34:00Z" w16du:dateUtc="2025-06-07T17:34:00Z">
        <w:del w:id="868" w:author="Danny Jackson (Student)" w:date="2025-06-07T10:34:00Z" w16du:dateUtc="2025-06-07T17:34:00Z">
          <w:r w:rsidR="00A65444" w:rsidRPr="00807D86" w:rsidDel="00A65444">
            <w:rPr>
              <w:b/>
              <w:u w:val="single"/>
              <w:lang w:val="en"/>
              <w:rPrChange w:id="869" w:author="Danny Jackson (Student)" w:date="2025-06-07T11:37:00Z" w16du:dateUtc="2025-06-07T18:37:00Z">
                <w:rPr>
                  <w:bCs/>
                  <w:lang w:val="en"/>
                </w:rPr>
              </w:rPrChange>
            </w:rPr>
            <w:delText xml:space="preserve">Several genomic differences between urban and rural birds were associated with muscle function. Four genes identified in northern cardinals were involved in muscle development. DMD (Dystrophin) and SGCZ (Sarcoglycan Zeta) both produce parts of the dystrophin-associated glycoprotein complex (DGC), which is a fundamental structural protein in skeletal and cardiac muscle cells and regulates insulin receptor activity in these cells with major effects on muscle development </w:delText>
          </w:r>
          <w:r w:rsidR="00A65444" w:rsidRPr="00807D86" w:rsidDel="00A65444">
            <w:rPr>
              <w:b/>
              <w:u w:val="single"/>
              <w:lang w:val="en"/>
              <w:rPrChange w:id="870" w:author="Danny Jackson (Student)" w:date="2025-06-07T11:37:00Z" w16du:dateUtc="2025-06-07T18:37:00Z">
                <w:rPr>
                  <w:bCs/>
                  <w:lang w:val="en"/>
                </w:rPr>
              </w:rPrChange>
            </w:rPr>
            <w:fldChar w:fldCharType="begin"/>
          </w:r>
          <w:r w:rsidR="00A65444" w:rsidRPr="00807D86" w:rsidDel="00A65444">
            <w:rPr>
              <w:b/>
              <w:u w:val="single"/>
              <w:lang w:val="en"/>
              <w:rPrChange w:id="871" w:author="Danny Jackson (Student)" w:date="2025-06-07T11:37:00Z" w16du:dateUtc="2025-06-07T18:37:00Z">
                <w:rPr>
                  <w:bCs/>
                  <w:lang w:val="en"/>
                </w:rPr>
              </w:rPrChange>
            </w:rPr>
            <w:delInstrText xml:space="preserve"> ADDIN ZOTERO_ITEM CSL_CITATION {"citationID":"t9nyLStD","properties":{"formattedCitation":"(Eid Mutlak et al., 2020)","plainCitation":"(Eid Mutlak et al., 2020)","noteIndex":0},"citationItems":[{"id":552,"uris":["http://zotero.org/users/15902993/items/RW5HHU7Z"],"itemData":{"id":552,"type":"article-journal","abstract":"Signaling through the insulin receptor governs central physiological functions related to cell growth and metabolism. Here we show by tandem native protein complex purification approach and super-resolution STED microscopy that insulin receptor activity requires association with the fundamental structural module in muscle, the dystrophin glycoprotein complex (DGC), and the desmosomal component plakoglobin (γ-catenin). The integrity of this high-molecular-mass assembly renders skeletal muscle susceptibility to insulin, because DGC-insulin receptor dissociation by plakoglobin downregulation reduces insulin signaling and causes atrophy. Furthermore, low insulin receptor activity in muscles from transgenic or fasted mice decreases plakoglobin-DGC-insulin receptor content on the plasma membrane, but not when plakoglobin is overexpressed. By masking β-dystroglycan LIR domains, plakoglobin prevents autophagic clearance of plakoglobin-DGC-insulin receptor co-assemblies and maintains their function. Our findings establish DGC as a signaling hub, and provide a possible mechanism for the insulin resistance in Duchenne Muscular Dystrophy, and for the cardiomyopathies seen with plakoglobin mutations.","container-title":"Nature Communications","DOI":"10.1038/s41467-020-14895-9","ISSN":"2041-1723","issue":"1","journalAbbreviation":"Nat Commun","language":"en","license":"2020 The Author(s)","note":"publisher: Nature Publishing Group","page":"1381","source":"www.nature.com","title":"A signaling hub of insulin receptor, dystrophin glycoprotein complex and plakoglobin regulates muscle size","volume":"11","author":[{"family":"Eid Mutlak","given":"Yara"},{"family":"Aweida","given":"Dina"},{"family":"Volodin","given":"Alexandra"},{"family":"Ayalon","given":"Bar"},{"family":"Dahan","given":"Nitsan"},{"family":"Parnis","given":"Anna"},{"family":"Cohen","given":"Shenhav"}],"issued":{"date-parts":[["2020",3,13]]}}}],"schema":"https://github.com/citation-style-language/schema/raw/master/csl-citation.json"} </w:delInstrText>
          </w:r>
          <w:r w:rsidR="00A65444" w:rsidRPr="00807D86" w:rsidDel="00A65444">
            <w:rPr>
              <w:b/>
              <w:u w:val="single"/>
              <w:lang w:val="en"/>
              <w:rPrChange w:id="872" w:author="Danny Jackson (Student)" w:date="2025-06-07T11:37:00Z" w16du:dateUtc="2025-06-07T18:37:00Z">
                <w:rPr>
                  <w:bCs/>
                  <w:lang w:val="en"/>
                </w:rPr>
              </w:rPrChange>
            </w:rPr>
            <w:fldChar w:fldCharType="separate"/>
          </w:r>
          <w:r w:rsidR="00A65444" w:rsidRPr="00807D86" w:rsidDel="00A65444">
            <w:rPr>
              <w:b/>
              <w:noProof/>
              <w:u w:val="single"/>
              <w:lang w:val="en"/>
              <w:rPrChange w:id="873" w:author="Danny Jackson (Student)" w:date="2025-06-07T11:37:00Z" w16du:dateUtc="2025-06-07T18:37:00Z">
                <w:rPr>
                  <w:bCs/>
                  <w:noProof/>
                  <w:lang w:val="en"/>
                </w:rPr>
              </w:rPrChange>
            </w:rPr>
            <w:delText>(Eid Mutlak et al., 2020)</w:delText>
          </w:r>
          <w:r w:rsidR="00A65444" w:rsidRPr="00807D86" w:rsidDel="00A65444">
            <w:rPr>
              <w:b/>
              <w:u w:val="single"/>
              <w:lang w:val="en"/>
              <w:rPrChange w:id="874" w:author="Danny Jackson (Student)" w:date="2025-06-07T11:37:00Z" w16du:dateUtc="2025-06-07T18:37:00Z">
                <w:rPr>
                  <w:bCs/>
                  <w:lang w:val="en"/>
                </w:rPr>
              </w:rPrChange>
            </w:rPr>
            <w:fldChar w:fldCharType="end"/>
          </w:r>
          <w:r w:rsidR="00A65444" w:rsidRPr="00807D86" w:rsidDel="00A65444">
            <w:rPr>
              <w:b/>
              <w:u w:val="single"/>
              <w:lang w:val="en"/>
              <w:rPrChange w:id="875" w:author="Danny Jackson (Student)" w:date="2025-06-07T11:37:00Z" w16du:dateUtc="2025-06-07T18:37:00Z">
                <w:rPr>
                  <w:bCs/>
                  <w:lang w:val="en"/>
                </w:rPr>
              </w:rPrChange>
            </w:rPr>
            <w:delText xml:space="preserve">. MYF5 and MYF6 (Myogenic Factor 5 and 6), essential factors in muscle tissue development, were also outlier genes. 33 additional genes were identified in various aspects of tissue integrity: cell-adhesion, junction, morphogenesis, and signaling (Table S1). Pyrrhuloxia too showed some evidence of selection on muscle development, particularly with respect to the insulin-like growth factor (IGF) receptor signaling pathway. IGF receptors are associated with muscle development in response to acute exercise or in preparation for migration </w:delText>
          </w:r>
          <w:r w:rsidR="00A65444" w:rsidRPr="00807D86" w:rsidDel="00A65444">
            <w:rPr>
              <w:b/>
              <w:u w:val="single"/>
              <w:lang w:val="en"/>
              <w:rPrChange w:id="876" w:author="Danny Jackson (Student)" w:date="2025-06-07T11:37:00Z" w16du:dateUtc="2025-06-07T18:37:00Z">
                <w:rPr>
                  <w:bCs/>
                  <w:lang w:val="en"/>
                </w:rPr>
              </w:rPrChange>
            </w:rPr>
            <w:fldChar w:fldCharType="begin"/>
          </w:r>
          <w:r w:rsidR="00A65444" w:rsidRPr="00807D86" w:rsidDel="00A65444">
            <w:rPr>
              <w:b/>
              <w:u w:val="single"/>
              <w:lang w:val="en"/>
              <w:rPrChange w:id="877" w:author="Danny Jackson (Student)" w:date="2025-06-07T11:37:00Z" w16du:dateUtc="2025-06-07T18:37:00Z">
                <w:rPr>
                  <w:bCs/>
                  <w:lang w:val="en"/>
                </w:rPr>
              </w:rPrChange>
            </w:rPr>
            <w:delInstrText xml:space="preserve"> ADDIN ZOTERO_ITEM CSL_CITATION {"citationID":"WnNEgt6E","properties":{"formattedCitation":"(Price et al., 2011)","plainCitation":"(Price et al., 2011)","noteIndex":0},"citationItems":[{"id":557,"uris":["http://zotero.org/users/15902993/items/E62L6IC5"],"itemData":{"id":557,"type":"article-journal","abstract":"Seasonal adjustments to muscle size in migratory birds may result from preparatory physiological changes or responses to changed workloads. The mechanisms controlling these changes in size are poorly understood. We investigated some potential mediators of flight muscle size (myostatin and insulin-like growth factor, IGF1) in pectoralis muscles of wild wintering or migrating white-throated sparrows (Zonotrichia albicollis), captive white-throated sparrows that were photoperiod manipulated to be in a `wintering' or `migratory' (Zugunruhe) state, and captive European starlings (Sturnus vulgaris) that were either exercised for 2 weeks in a wind tunnel or untrained. Flight muscle size increased in photo-stimulated `migrants' and in exercised starlings. Acute exercise but not long-term training caused increased expression of IGF1, but neither caused a change in expression of myostatin or its metalloprotease activator TLL1. Photo-stimulated `migrant' sparrows demonstrated increased expression of both myostatin and IGF1, but wild sparrows exhibited no significant seasonal changes in expression of either myostatin or IGF1. Additionally, in both study species we describe several splice variants of myostatin that are shared with distantly related bird species. We demonstrate that their expression patterns are not different from those of the typical myostatin, suggesting that they have no functional importance and may be mistakes of the splicing machinery. We conclude that IGF1 is likely to be an important mediator of muscle phenotypic flexibility during acute exercise and during endogenous, seasonal preparation for migration. The role of myostatin is less clear, but its paradoxical increase in photo-stimulated `migrants' may indicate a role in seasonal adjustments of protein turnover.","container-title":"Journal of Experimental Biology","DOI":"10.1242/jeb.057620","ISSN":"0022-0949","issue":"17","journalAbbreviation":"Journal of Experimental Biology","page":"2823-2831","source":"Silverchair","title":"Migration- and exercise-induced changes to flight muscle size in migratory birds and association with IGF1 and myostatin mRNA expression","volume":"214","author":[{"family":"Price","given":"Edwin R."},{"family":"Bauchinger","given":"Ulf"},{"family":"Zajac","given":"Daria M."},{"family":"Cerasale","given":"David J."},{"family":"McFarlan","given":"Jay T."},{"family":"Gerson","given":"Alexander R."},{"family":"McWilliams","given":"Scott R."},{"family":"Guglielmo","given":"Christopher G."}],"issued":{"date-parts":[["2011",9,1]]}}}],"schema":"https://github.com/citation-style-language/schema/raw/master/csl-citation.json"} </w:delInstrText>
          </w:r>
          <w:r w:rsidR="00A65444" w:rsidRPr="00807D86" w:rsidDel="00A65444">
            <w:rPr>
              <w:b/>
              <w:u w:val="single"/>
              <w:lang w:val="en"/>
              <w:rPrChange w:id="878" w:author="Danny Jackson (Student)" w:date="2025-06-07T11:37:00Z" w16du:dateUtc="2025-06-07T18:37:00Z">
                <w:rPr>
                  <w:bCs/>
                  <w:lang w:val="en"/>
                </w:rPr>
              </w:rPrChange>
            </w:rPr>
            <w:fldChar w:fldCharType="separate"/>
          </w:r>
          <w:r w:rsidR="00A65444" w:rsidRPr="00807D86" w:rsidDel="00A65444">
            <w:rPr>
              <w:b/>
              <w:noProof/>
              <w:u w:val="single"/>
              <w:lang w:val="en"/>
              <w:rPrChange w:id="879" w:author="Danny Jackson (Student)" w:date="2025-06-07T11:37:00Z" w16du:dateUtc="2025-06-07T18:37:00Z">
                <w:rPr>
                  <w:bCs/>
                  <w:noProof/>
                  <w:lang w:val="en"/>
                </w:rPr>
              </w:rPrChange>
            </w:rPr>
            <w:delText>(Price et al., 2011)</w:delText>
          </w:r>
          <w:r w:rsidR="00A65444" w:rsidRPr="00807D86" w:rsidDel="00A65444">
            <w:rPr>
              <w:b/>
              <w:u w:val="single"/>
              <w:lang w:val="en"/>
              <w:rPrChange w:id="880" w:author="Danny Jackson (Student)" w:date="2025-06-07T11:37:00Z" w16du:dateUtc="2025-06-07T18:37:00Z">
                <w:rPr>
                  <w:bCs/>
                  <w:lang w:val="en"/>
                </w:rPr>
              </w:rPrChange>
            </w:rPr>
            <w:fldChar w:fldCharType="end"/>
          </w:r>
          <w:r w:rsidR="00A65444" w:rsidRPr="00807D86" w:rsidDel="00A65444">
            <w:rPr>
              <w:b/>
              <w:u w:val="single"/>
              <w:lang w:val="en"/>
              <w:rPrChange w:id="881" w:author="Danny Jackson (Student)" w:date="2025-06-07T11:37:00Z" w16du:dateUtc="2025-06-07T18:37:00Z">
                <w:rPr>
                  <w:bCs/>
                  <w:lang w:val="en"/>
                </w:rPr>
              </w:rPrChange>
            </w:rPr>
            <w:delText xml:space="preserve">, rapid nestling growth </w:delText>
          </w:r>
          <w:r w:rsidR="00A65444" w:rsidRPr="00807D86" w:rsidDel="00A65444">
            <w:rPr>
              <w:b/>
              <w:u w:val="single"/>
              <w:lang w:val="en"/>
              <w:rPrChange w:id="882" w:author="Danny Jackson (Student)" w:date="2025-06-07T11:37:00Z" w16du:dateUtc="2025-06-07T18:37:00Z">
                <w:rPr>
                  <w:bCs/>
                  <w:lang w:val="en"/>
                </w:rPr>
              </w:rPrChange>
            </w:rPr>
            <w:fldChar w:fldCharType="begin"/>
          </w:r>
          <w:r w:rsidR="00A65444" w:rsidRPr="00807D86" w:rsidDel="00A65444">
            <w:rPr>
              <w:b/>
              <w:u w:val="single"/>
              <w:lang w:val="en"/>
              <w:rPrChange w:id="883" w:author="Danny Jackson (Student)" w:date="2025-06-07T11:37:00Z" w16du:dateUtc="2025-06-07T18:37:00Z">
                <w:rPr>
                  <w:bCs/>
                  <w:lang w:val="en"/>
                </w:rPr>
              </w:rPrChange>
            </w:rPr>
            <w:delInstrText xml:space="preserve"> ADDIN ZOTERO_ITEM CSL_CITATION {"citationID":"TFqm766z","properties":{"formattedCitation":"(Lodjak et al., 2017)","plainCitation":"(Lodjak et al., 2017)","noteIndex":0},"citationItems":[{"id":999,"uris":["http://zotero.org/users/15902993/items/52KI557W"],"itemData":{"id":999,"type":"article-journal","abstract":"Life history of animals is strongly linked with the variability in postnatal growth rates, because the ability to achieve necessary body mass early in life is directly connected with the ability to survive and reproduce later in life. Surprisingly, little is known about the physiological mechanisms connecting food availability with the variability of growth in wild animals. We used a hormonal injection treatment in free-living nestlings of the pied flycatcher (Ficedula hypoleuca). In doing this, we aimed to see how their plasma insulin-like growth factor 1 (IGF-1) levels and its mediation of growth rate vary in response to administration of exogenous IGF-1 during the early period of postnatal development. We showed that the levels of IGF-1 as well as growth rate and body size, in terms of body mass and tarsus length, were significantly higher in IGF-1-injected nestlings, compared with those in the control group. These differences became especially pronounced from day 7 post-hatch onwards during the 13-day nestling period. Additionally, the proportional investment into growth was more profoundly downregulated in IGF-1-injected nestlings at the end of the nestling period, which achieved fledging size earlier, compared with control nestlings. Our results are the first to highlight IGF-1 as the causal link between growth conditions and variability of growth rate and body size in wild vertebrates. Interestingly, the change in IGF-1 levels also showed a plausible, distinct adaptive age- and physical maturity-dependent pattern in nestlings to match the benefits gained by them when investing in growth, with the cost endured during the early days of postnatal development to maximize their fitness. Therefore, this mechanism might be among those mediating the maintenance of genetic variability in growth rates in populations, presumably regardless of the presence of strong directional selection acting upon them. A Lay Summary is available for this article.","container-title":"Functional Ecology","DOI":"10.1111/1365-2435.12679","ISSN":"1365-2435","issue":"1","language":"en","license":"© 2016 The Authors. Functional Ecology © 2016 British Ecological Society","note":"_eprint: https://onlinelibrary.wiley.com/doi/pdf/10.1111/1365-2435.12679","page":"184-191","source":"Wiley Online Library","title":"Causal link between insulin-like growth factor 1 and growth in nestlings of a wild passerine bird","volume":"31","author":[{"family":"Lodjak","given":"Jaanis"},{"family":"Mägi","given":"Marko"},{"family":"Sild","given":"Elin"},{"family":"Mänd","given":"Raivo"}],"issued":{"date-parts":[["2017"]]}}}],"schema":"https://github.com/citation-style-language/schema/raw/master/csl-citation.json"} </w:delInstrText>
          </w:r>
          <w:r w:rsidR="00A65444" w:rsidRPr="00807D86" w:rsidDel="00A65444">
            <w:rPr>
              <w:b/>
              <w:u w:val="single"/>
              <w:lang w:val="en"/>
              <w:rPrChange w:id="884" w:author="Danny Jackson (Student)" w:date="2025-06-07T11:37:00Z" w16du:dateUtc="2025-06-07T18:37:00Z">
                <w:rPr>
                  <w:bCs/>
                  <w:lang w:val="en"/>
                </w:rPr>
              </w:rPrChange>
            </w:rPr>
            <w:fldChar w:fldCharType="separate"/>
          </w:r>
          <w:r w:rsidR="00A65444" w:rsidRPr="00807D86" w:rsidDel="00A65444">
            <w:rPr>
              <w:b/>
              <w:noProof/>
              <w:u w:val="single"/>
              <w:lang w:val="en"/>
              <w:rPrChange w:id="885" w:author="Danny Jackson (Student)" w:date="2025-06-07T11:37:00Z" w16du:dateUtc="2025-06-07T18:37:00Z">
                <w:rPr>
                  <w:bCs/>
                  <w:noProof/>
                  <w:lang w:val="en"/>
                </w:rPr>
              </w:rPrChange>
            </w:rPr>
            <w:delText>(Lodjak et al., 2017)</w:delText>
          </w:r>
          <w:r w:rsidR="00A65444" w:rsidRPr="00807D86" w:rsidDel="00A65444">
            <w:rPr>
              <w:b/>
              <w:u w:val="single"/>
              <w:lang w:val="en"/>
              <w:rPrChange w:id="886" w:author="Danny Jackson (Student)" w:date="2025-06-07T11:37:00Z" w16du:dateUtc="2025-06-07T18:37:00Z">
                <w:rPr>
                  <w:bCs/>
                  <w:lang w:val="en"/>
                </w:rPr>
              </w:rPrChange>
            </w:rPr>
            <w:fldChar w:fldCharType="end"/>
          </w:r>
          <w:r w:rsidR="00A65444" w:rsidRPr="00807D86" w:rsidDel="00A65444">
            <w:rPr>
              <w:b/>
              <w:u w:val="single"/>
              <w:lang w:val="en"/>
              <w:rPrChange w:id="887" w:author="Danny Jackson (Student)" w:date="2025-06-07T11:37:00Z" w16du:dateUtc="2025-06-07T18:37:00Z">
                <w:rPr>
                  <w:bCs/>
                  <w:lang w:val="en"/>
                </w:rPr>
              </w:rPrChange>
            </w:rPr>
            <w:delText xml:space="preserve">, more rapid moult </w:delText>
          </w:r>
          <w:r w:rsidR="00A65444" w:rsidRPr="00807D86" w:rsidDel="00A65444">
            <w:rPr>
              <w:b/>
              <w:u w:val="single"/>
              <w:lang w:val="en"/>
              <w:rPrChange w:id="888" w:author="Danny Jackson (Student)" w:date="2025-06-07T11:37:00Z" w16du:dateUtc="2025-06-07T18:37:00Z">
                <w:rPr>
                  <w:bCs/>
                  <w:lang w:val="en"/>
                </w:rPr>
              </w:rPrChange>
            </w:rPr>
            <w:fldChar w:fldCharType="begin"/>
          </w:r>
          <w:r w:rsidR="00A65444" w:rsidRPr="00807D86" w:rsidDel="00A65444">
            <w:rPr>
              <w:b/>
              <w:u w:val="single"/>
              <w:lang w:val="en"/>
              <w:rPrChange w:id="889" w:author="Danny Jackson (Student)" w:date="2025-06-07T11:37:00Z" w16du:dateUtc="2025-06-07T18:37:00Z">
                <w:rPr>
                  <w:bCs/>
                  <w:lang w:val="en"/>
                </w:rPr>
              </w:rPrChange>
            </w:rPr>
            <w:delInstrText xml:space="preserve"> ADDIN ZOTERO_ITEM CSL_CITATION {"citationID":"JfaRiIDx","properties":{"formattedCitation":"(Lendvai et al., 2021)","plainCitation":"(Lendvai et al., 2021)","noteIndex":0},"citationItems":[{"id":554,"uris":["http://zotero.org/users/15902993/items/RZYHAB5X"],"itemData":{"id":554,"type":"article-journal","abstract":"Moulting is a crucial, yet often overlooked life-history stage in many animals, when they renew their integumental structures. This life-history stage is an energetically demanding somatic growth event that has particular importance in birds because feathers play a crucial role in flight, insulation and communication. Somatic growth processes are regulated by the evolutionarily conserved peptide hormone insulin-like growth factor 1 (IGF-1). However, the role of IGF-1 in feather growth remains unknown. In this study, we captured 41 juvenile free-living bearded reedlings (Panurus biarmicus) that had started their first complete moult and brought them into captivity. Then, we manipulated their circulating IGF-1 levels using poly-(lactic-co-glycolid acid) microparticles (microspheres) that provide a sustained release of IGF-1. The treatment increased IGF-1 levels but did not affect the feather growth rate. However, 2 weeks after the treatment, birds in the increased IGF-1 group were moulting more feathers simultaneously than the controls and were at a more advanced stage of moult. Birds with experimentally increased IGF-1 levels had better quality feathers (measured by a lower number of fault bars) than the controls. These results suggest that an increase in IGF-1 does not speed up feather growth, but may alter moult intensity by initiating the renewal of several feathers simultaneously. This may shorten the overall moulting time but may imply costs in terms of IGF-1-induced oxidative stress.","container-title":"Journal of Experimental Biology","DOI":"10.1242/jeb.242481","ISSN":"0022-0949","issue":"14","journalAbbreviation":"Journal of Experimental Biology","page":"jeb242481","source":"Silverchair","title":"Effects of experimental increase in insulin-like growth factor 1 on feather growth rate, moult intensity and feather quality in a passerine bird","volume":"224","author":[{"family":"Lendvai","given":"Ádám Z."},{"family":"Tóth","given":"Zsófia"},{"family":"Mahr","given":"Katharina"},{"family":"Osváth","given":"Gergely"},{"family":"Vogel-Kindgen","given":"Sarah"},{"family":"Gander","given":"Bruno A."}],"issued":{"date-parts":[["2021",7,20]]}}}],"schema":"https://github.com/citation-style-language/schema/raw/master/csl-citation.json"} </w:delInstrText>
          </w:r>
          <w:r w:rsidR="00A65444" w:rsidRPr="00807D86" w:rsidDel="00A65444">
            <w:rPr>
              <w:b/>
              <w:u w:val="single"/>
              <w:lang w:val="en"/>
              <w:rPrChange w:id="890" w:author="Danny Jackson (Student)" w:date="2025-06-07T11:37:00Z" w16du:dateUtc="2025-06-07T18:37:00Z">
                <w:rPr>
                  <w:bCs/>
                  <w:lang w:val="en"/>
                </w:rPr>
              </w:rPrChange>
            </w:rPr>
            <w:fldChar w:fldCharType="separate"/>
          </w:r>
          <w:r w:rsidR="00A65444" w:rsidRPr="00807D86" w:rsidDel="00A65444">
            <w:rPr>
              <w:b/>
              <w:noProof/>
              <w:u w:val="single"/>
              <w:lang w:val="en"/>
              <w:rPrChange w:id="891" w:author="Danny Jackson (Student)" w:date="2025-06-07T11:37:00Z" w16du:dateUtc="2025-06-07T18:37:00Z">
                <w:rPr>
                  <w:bCs/>
                  <w:noProof/>
                  <w:lang w:val="en"/>
                </w:rPr>
              </w:rPrChange>
            </w:rPr>
            <w:delText>(Lendvai et al., 2021)</w:delText>
          </w:r>
          <w:r w:rsidR="00A65444" w:rsidRPr="00807D86" w:rsidDel="00A65444">
            <w:rPr>
              <w:b/>
              <w:u w:val="single"/>
              <w:lang w:val="en"/>
              <w:rPrChange w:id="892" w:author="Danny Jackson (Student)" w:date="2025-06-07T11:37:00Z" w16du:dateUtc="2025-06-07T18:37:00Z">
                <w:rPr>
                  <w:bCs/>
                  <w:lang w:val="en"/>
                </w:rPr>
              </w:rPrChange>
            </w:rPr>
            <w:fldChar w:fldCharType="end"/>
          </w:r>
          <w:r w:rsidR="00A65444" w:rsidRPr="00807D86" w:rsidDel="00A65444">
            <w:rPr>
              <w:b/>
              <w:u w:val="single"/>
              <w:lang w:val="en"/>
              <w:rPrChange w:id="893" w:author="Danny Jackson (Student)" w:date="2025-06-07T11:37:00Z" w16du:dateUtc="2025-06-07T18:37:00Z">
                <w:rPr>
                  <w:bCs/>
                  <w:lang w:val="en"/>
                </w:rPr>
              </w:rPrChange>
            </w:rPr>
            <w:delText xml:space="preserve">, ovarian function </w:delText>
          </w:r>
          <w:r w:rsidR="00A65444" w:rsidRPr="00807D86" w:rsidDel="00A65444">
            <w:rPr>
              <w:b/>
              <w:u w:val="single"/>
              <w:lang w:val="en"/>
              <w:rPrChange w:id="894" w:author="Danny Jackson (Student)" w:date="2025-06-07T11:37:00Z" w16du:dateUtc="2025-06-07T18:37:00Z">
                <w:rPr>
                  <w:bCs/>
                  <w:lang w:val="en"/>
                </w:rPr>
              </w:rPrChange>
            </w:rPr>
            <w:fldChar w:fldCharType="begin"/>
          </w:r>
          <w:r w:rsidR="00A65444" w:rsidRPr="00807D86" w:rsidDel="00A65444">
            <w:rPr>
              <w:b/>
              <w:u w:val="single"/>
              <w:lang w:val="en"/>
              <w:rPrChange w:id="895" w:author="Danny Jackson (Student)" w:date="2025-06-07T11:37:00Z" w16du:dateUtc="2025-06-07T18:37:00Z">
                <w:rPr>
                  <w:bCs/>
                  <w:lang w:val="en"/>
                </w:rPr>
              </w:rPrChange>
            </w:rPr>
            <w:delInstrText xml:space="preserve"> ADDIN ZOTERO_ITEM CSL_CITATION {"citationID":"dX82GbdH","properties":{"formattedCitation":"(Onagbesan et al., 1999)","plainCitation":"(Onagbesan et al., 1999)","noteIndex":0},"citationItems":[{"id":560,"uris":["http://zotero.org/users/15902993/items/FAMSKXTT"],"itemData":{"id":560,"type":"article-journal","abstract":"In the past three decades, overwhelming evidence has accumulated to show that insulin-like growth factor (IGF)-I and -II, their receptors and binding proteins (IGFBP) (the IGF system), have major roles to play in the regulation of ovarian function in mammals. Although studies in birds did not start until 5–6 years ago, the limited information thus far available suggests that the IGFs act as autocrine/paracrine regulators of follicular growth and differentiation, just as observed in mammals. The genes for IGF-I and -II, type-I IGF receptor, IGFBP-2, and IGFBP-5 are expressed in both granulosa and theca cells of the chicken ovary. The mechanisms by which the IGF system controls ovarian function in the avian species are complex and involve interactions with the gonadotrophins (LH and FSH), growth hormone, and even other growth factors. Effects are different between strains and nutritional status.","container-title":"Domestic Animal Endocrinology","DOI":"10.1016/S0739-7240(99)00046-6","ISSN":"0739-7240","issue":"2","journalAbbreviation":"Domestic Animal Endocrinology","page":"299-313","source":"ScienceDirect","title":"Insulin-like growth factors in the regulation of avian ovarian functions","volume":"17","author":[{"family":"Onagbesan","given":"O. M."},{"family":"Vleugels","given":"B."},{"family":"Buys","given":"N."},{"family":"Bruggeman","given":"V."},{"family":"Safi","given":"M."},{"family":"Decuypere","given":"E."}],"issued":{"date-parts":[["1999",10,1]]}}}],"schema":"https://github.com/citation-style-language/schema/raw/master/csl-citation.json"} </w:delInstrText>
          </w:r>
          <w:r w:rsidR="00A65444" w:rsidRPr="00807D86" w:rsidDel="00A65444">
            <w:rPr>
              <w:b/>
              <w:u w:val="single"/>
              <w:lang w:val="en"/>
              <w:rPrChange w:id="896" w:author="Danny Jackson (Student)" w:date="2025-06-07T11:37:00Z" w16du:dateUtc="2025-06-07T18:37:00Z">
                <w:rPr>
                  <w:bCs/>
                  <w:lang w:val="en"/>
                </w:rPr>
              </w:rPrChange>
            </w:rPr>
            <w:fldChar w:fldCharType="separate"/>
          </w:r>
          <w:r w:rsidR="00A65444" w:rsidRPr="00807D86" w:rsidDel="00A65444">
            <w:rPr>
              <w:b/>
              <w:noProof/>
              <w:u w:val="single"/>
              <w:lang w:val="en"/>
              <w:rPrChange w:id="897" w:author="Danny Jackson (Student)" w:date="2025-06-07T11:37:00Z" w16du:dateUtc="2025-06-07T18:37:00Z">
                <w:rPr>
                  <w:bCs/>
                  <w:noProof/>
                  <w:lang w:val="en"/>
                </w:rPr>
              </w:rPrChange>
            </w:rPr>
            <w:delText>(Onagbesan et al., 1999)</w:delText>
          </w:r>
          <w:r w:rsidR="00A65444" w:rsidRPr="00807D86" w:rsidDel="00A65444">
            <w:rPr>
              <w:b/>
              <w:u w:val="single"/>
              <w:lang w:val="en"/>
              <w:rPrChange w:id="898" w:author="Danny Jackson (Student)" w:date="2025-06-07T11:37:00Z" w16du:dateUtc="2025-06-07T18:37:00Z">
                <w:rPr>
                  <w:bCs/>
                  <w:lang w:val="en"/>
                </w:rPr>
              </w:rPrChange>
            </w:rPr>
            <w:fldChar w:fldCharType="end"/>
          </w:r>
          <w:r w:rsidR="00A65444" w:rsidRPr="00807D86" w:rsidDel="00A65444">
            <w:rPr>
              <w:b/>
              <w:u w:val="single"/>
              <w:lang w:val="en"/>
              <w:rPrChange w:id="899" w:author="Danny Jackson (Student)" w:date="2025-06-07T11:37:00Z" w16du:dateUtc="2025-06-07T18:37:00Z">
                <w:rPr>
                  <w:bCs/>
                  <w:lang w:val="en"/>
                </w:rPr>
              </w:rPrChange>
            </w:rPr>
            <w:delText xml:space="preserve">, and increased oxidative stress </w:delText>
          </w:r>
          <w:r w:rsidR="00A65444" w:rsidRPr="00807D86" w:rsidDel="00A65444">
            <w:rPr>
              <w:b/>
              <w:u w:val="single"/>
              <w:lang w:val="en"/>
              <w:rPrChange w:id="900" w:author="Danny Jackson (Student)" w:date="2025-06-07T11:37:00Z" w16du:dateUtc="2025-06-07T18:37:00Z">
                <w:rPr>
                  <w:bCs/>
                  <w:lang w:val="en"/>
                </w:rPr>
              </w:rPrChange>
            </w:rPr>
            <w:fldChar w:fldCharType="begin"/>
          </w:r>
          <w:r w:rsidR="00A65444" w:rsidRPr="00807D86" w:rsidDel="00A65444">
            <w:rPr>
              <w:b/>
              <w:u w:val="single"/>
              <w:lang w:val="en"/>
              <w:rPrChange w:id="901" w:author="Danny Jackson (Student)" w:date="2025-06-07T11:37:00Z" w16du:dateUtc="2025-06-07T18:37:00Z">
                <w:rPr>
                  <w:bCs/>
                  <w:lang w:val="en"/>
                </w:rPr>
              </w:rPrChange>
            </w:rPr>
            <w:delInstrText xml:space="preserve"> ADDIN ZOTERO_ITEM CSL_CITATION {"citationID":"8uQiGRBz","properties":{"formattedCitation":"(Lendvai et al., 2024)","plainCitation":"(Lendvai et al., 2024)","noteIndex":0},"citationItems":[{"id":1002,"uris":["http://zotero.org/users/15902993/items/RE87EAWK"],"itemData":{"id":1002,"type":"article-journal","abstract":"The insulin-like growth factor 1 (IGF-1) is a pleiotropic hormone that regulates essential life-history traits and is known for its major contribution to determining individual ageing processes. High levels of IGF-1 have been linked to increased mortality and are hypothesised to cause oxidative stress. This effect has been observed in laboratory animals, but whether it pertains to wild vertebrates has not been tested. This is surprising because studying the mechanisms that shape individual differences in lifespan is important to understanding mortality patterns in populations of free-living animals. We tested this hypothesis under semi-natural conditions by simulating elevated IGF-1 levels in captive bearded reedlings, a songbird species with an exceptionally fast pace of life. We subcutaneously injected slow-release biodegradable microspheres loaded with IGF-1 and achieved a systemic 3.7-fold increase of the hormone within the natural range for at least 24 h. Oxidative damage to lipids showed marked sexual differences: it significantly increased the day after the manipulation in treated males and returned to baseline levels four days post-treatment, while no treatment effect was apparent in females. Although there was no overall difference in survival between the treatment groups, high initial (pre-treatment) IGF-1 and low post-treatment plasma malondialdehyde levels were associated with enhanced survival prospects in males. These results suggest that males may be more susceptible to IGF-1-induced oxidative stress than females and quickly restoring oxidative balance may be related to fitness. IGF-1 levels evolve under opposing selection forces, and natural variation in this hormone’s level may reflect the outcome of individual optimization.","container-title":"Oecologia","DOI":"10.1007/s00442-024-05587-y","ISSN":"1432-1939","issue":"3","journalAbbreviation":"Oecologia","language":"en","page":"561-570","source":"Springer Link","title":"IGF-1 induces sex-specific oxidative damage and mortality in a songbird","volume":"205","author":[{"family":"Lendvai","given":"Ádám Z."},{"family":"Tóth","given":"Zsófia"},{"family":"Mahr","given":"Katharina"},{"family":"Pénzes","given":"Janka"},{"family":"Vogel-Kindgen","given":"Sarah"},{"family":"Gander","given":"Bruno A."},{"family":"Vágási","given":"Csongor I."}],"issued":{"date-parts":[["2024",8,1]]}}}],"schema":"https://github.com/citation-style-language/schema/raw/master/csl-citation.json"} </w:delInstrText>
          </w:r>
          <w:r w:rsidR="00A65444" w:rsidRPr="00807D86" w:rsidDel="00A65444">
            <w:rPr>
              <w:b/>
              <w:u w:val="single"/>
              <w:lang w:val="en"/>
              <w:rPrChange w:id="902" w:author="Danny Jackson (Student)" w:date="2025-06-07T11:37:00Z" w16du:dateUtc="2025-06-07T18:37:00Z">
                <w:rPr>
                  <w:bCs/>
                  <w:lang w:val="en"/>
                </w:rPr>
              </w:rPrChange>
            </w:rPr>
            <w:fldChar w:fldCharType="separate"/>
          </w:r>
          <w:r w:rsidR="00A65444" w:rsidRPr="00807D86" w:rsidDel="00A65444">
            <w:rPr>
              <w:b/>
              <w:noProof/>
              <w:u w:val="single"/>
              <w:lang w:val="en"/>
              <w:rPrChange w:id="903" w:author="Danny Jackson (Student)" w:date="2025-06-07T11:37:00Z" w16du:dateUtc="2025-06-07T18:37:00Z">
                <w:rPr>
                  <w:bCs/>
                  <w:noProof/>
                  <w:lang w:val="en"/>
                </w:rPr>
              </w:rPrChange>
            </w:rPr>
            <w:delText>(Lendvai et al., 2024)</w:delText>
          </w:r>
          <w:r w:rsidR="00A65444" w:rsidRPr="00807D86" w:rsidDel="00A65444">
            <w:rPr>
              <w:b/>
              <w:u w:val="single"/>
              <w:lang w:val="en"/>
              <w:rPrChange w:id="904" w:author="Danny Jackson (Student)" w:date="2025-06-07T11:37:00Z" w16du:dateUtc="2025-06-07T18:37:00Z">
                <w:rPr>
                  <w:bCs/>
                  <w:lang w:val="en"/>
                </w:rPr>
              </w:rPrChange>
            </w:rPr>
            <w:fldChar w:fldCharType="end"/>
          </w:r>
          <w:r w:rsidR="00A65444" w:rsidRPr="00807D86" w:rsidDel="00A65444">
            <w:rPr>
              <w:b/>
              <w:u w:val="single"/>
              <w:lang w:val="en"/>
              <w:rPrChange w:id="905" w:author="Danny Jackson (Student)" w:date="2025-06-07T11:37:00Z" w16du:dateUtc="2025-06-07T18:37:00Z">
                <w:rPr>
                  <w:bCs/>
                  <w:lang w:val="en"/>
                </w:rPr>
              </w:rPrChange>
            </w:rPr>
            <w:delText xml:space="preserve">. IGF receptors also play a role in diabetes and this signal could emerge due to increased carbohydrates in the diets of urban birds </w:delText>
          </w:r>
          <w:r w:rsidR="00A65444" w:rsidRPr="00807D86" w:rsidDel="00A65444">
            <w:rPr>
              <w:b/>
              <w:u w:val="single"/>
              <w:lang w:val="en"/>
              <w:rPrChange w:id="906" w:author="Danny Jackson (Student)" w:date="2025-06-07T11:37:00Z" w16du:dateUtc="2025-06-07T18:37:00Z">
                <w:rPr>
                  <w:bCs/>
                  <w:lang w:val="en"/>
                </w:rPr>
              </w:rPrChange>
            </w:rPr>
            <w:fldChar w:fldCharType="begin"/>
          </w:r>
          <w:r w:rsidR="00A65444" w:rsidRPr="00807D86" w:rsidDel="00A65444">
            <w:rPr>
              <w:b/>
              <w:u w:val="single"/>
              <w:lang w:val="en"/>
              <w:rPrChange w:id="907" w:author="Danny Jackson (Student)" w:date="2025-06-07T11:37:00Z" w16du:dateUtc="2025-06-07T18:37:00Z">
                <w:rPr>
                  <w:bCs/>
                  <w:lang w:val="en"/>
                </w:rPr>
              </w:rPrChange>
            </w:rPr>
            <w:delInstrText xml:space="preserve"> ADDIN ZOTERO_ITEM CSL_CITATION {"citationID":"SsM2yqxR","properties":{"formattedCitation":"(Fall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delInstrText>
          </w:r>
          <w:r w:rsidR="00A65444" w:rsidRPr="00807D86" w:rsidDel="00A65444">
            <w:rPr>
              <w:b/>
              <w:u w:val="single"/>
              <w:lang w:val="en"/>
              <w:rPrChange w:id="908" w:author="Danny Jackson (Student)" w:date="2025-06-07T11:37:00Z" w16du:dateUtc="2025-06-07T18:37:00Z">
                <w:rPr>
                  <w:bCs/>
                  <w:lang w:val="en"/>
                </w:rPr>
              </w:rPrChange>
            </w:rPr>
            <w:fldChar w:fldCharType="separate"/>
          </w:r>
          <w:r w:rsidR="00A65444" w:rsidRPr="00807D86" w:rsidDel="00A65444">
            <w:rPr>
              <w:b/>
              <w:noProof/>
              <w:u w:val="single"/>
              <w:lang w:val="en"/>
              <w:rPrChange w:id="909" w:author="Danny Jackson (Student)" w:date="2025-06-07T11:37:00Z" w16du:dateUtc="2025-06-07T18:37:00Z">
                <w:rPr>
                  <w:bCs/>
                  <w:noProof/>
                  <w:lang w:val="en"/>
                </w:rPr>
              </w:rPrChange>
            </w:rPr>
            <w:delText>(Fall &amp; Ingelsson, 2014)</w:delText>
          </w:r>
          <w:r w:rsidR="00A65444" w:rsidRPr="00807D86" w:rsidDel="00A65444">
            <w:rPr>
              <w:b/>
              <w:u w:val="single"/>
              <w:lang w:val="en"/>
              <w:rPrChange w:id="910" w:author="Danny Jackson (Student)" w:date="2025-06-07T11:37:00Z" w16du:dateUtc="2025-06-07T18:37:00Z">
                <w:rPr>
                  <w:bCs/>
                  <w:lang w:val="en"/>
                </w:rPr>
              </w:rPrChange>
            </w:rPr>
            <w:fldChar w:fldCharType="end"/>
          </w:r>
          <w:r w:rsidR="00A65444" w:rsidRPr="00807D86" w:rsidDel="00A65444">
            <w:rPr>
              <w:b/>
              <w:u w:val="single"/>
              <w:lang w:val="en"/>
              <w:rPrChange w:id="911" w:author="Danny Jackson (Student)" w:date="2025-06-07T11:37:00Z" w16du:dateUtc="2025-06-07T18:37:00Z">
                <w:rPr>
                  <w:bCs/>
                  <w:lang w:val="en"/>
                </w:rPr>
              </w:rPrChange>
            </w:rPr>
            <w:delText>.</w:delText>
          </w:r>
        </w:del>
      </w:moveTo>
    </w:p>
    <w:p w14:paraId="4C7EC2A4" w14:textId="77777777" w:rsidR="00EE5DD6" w:rsidRPr="00807D86" w:rsidRDefault="00EE5DD6" w:rsidP="00A65444">
      <w:pPr>
        <w:spacing w:line="480" w:lineRule="auto"/>
        <w:ind w:firstLine="720"/>
        <w:rPr>
          <w:ins w:id="912" w:author="Danny Jackson (Student)" w:date="2025-06-07T11:40:00Z" w16du:dateUtc="2025-06-07T18:40:00Z"/>
          <w:moveTo w:id="913" w:author="Danny Jackson (Student)" w:date="2025-06-07T10:34:00Z" w16du:dateUtc="2025-06-07T17:34:00Z"/>
          <w:b/>
          <w:u w:val="single"/>
          <w:lang w:val="en"/>
          <w:rPrChange w:id="914" w:author="Danny Jackson (Student)" w:date="2025-06-07T11:37:00Z" w16du:dateUtc="2025-06-07T18:37:00Z">
            <w:rPr>
              <w:ins w:id="915" w:author="Danny Jackson (Student)" w:date="2025-06-07T11:40:00Z" w16du:dateUtc="2025-06-07T18:40:00Z"/>
              <w:moveTo w:id="916" w:author="Danny Jackson (Student)" w:date="2025-06-07T10:34:00Z" w16du:dateUtc="2025-06-07T17:34:00Z"/>
              <w:bCs/>
              <w:lang w:val="en"/>
            </w:rPr>
          </w:rPrChange>
        </w:rPr>
      </w:pPr>
    </w:p>
    <w:moveToRangeEnd w:id="866"/>
    <w:p w14:paraId="4E776BD4" w14:textId="3845A9F9" w:rsidR="00EE5DD6" w:rsidRDefault="00EE5DD6" w:rsidP="00EE5DD6">
      <w:pPr>
        <w:spacing w:line="480" w:lineRule="auto"/>
        <w:rPr>
          <w:ins w:id="917" w:author="Danny Jackson (Student)" w:date="2025-06-07T11:41:00Z" w16du:dateUtc="2025-06-07T18:41:00Z"/>
          <w:bCs/>
          <w:lang w:val="en"/>
        </w:rPr>
      </w:pPr>
      <w:ins w:id="918" w:author="Danny Jackson (Student)" w:date="2025-06-07T11:41:00Z" w16du:dateUtc="2025-06-07T18:41:00Z">
        <w:r>
          <w:rPr>
            <w:bCs/>
            <w:lang w:val="en"/>
          </w:rPr>
          <w:tab/>
          <w:t>Our analyses uncovered evidence of both</w:t>
        </w:r>
      </w:ins>
      <w:ins w:id="919" w:author="Danny Jackson (Student)" w:date="2025-06-08T14:37:00Z" w16du:dateUtc="2025-06-08T21:37:00Z">
        <w:r w:rsidR="006A4E3F">
          <w:rPr>
            <w:bCs/>
            <w:lang w:val="en"/>
          </w:rPr>
          <w:t xml:space="preserve"> </w:t>
        </w:r>
      </w:ins>
      <w:ins w:id="920" w:author="Danny Jackson (Student)" w:date="2025-06-07T11:41:00Z" w16du:dateUtc="2025-06-07T18:41:00Z">
        <w:r>
          <w:rPr>
            <w:bCs/>
            <w:lang w:val="en"/>
          </w:rPr>
          <w:t xml:space="preserve">parallel </w:t>
        </w:r>
      </w:ins>
      <w:ins w:id="921" w:author="Danny Jackson (Student)" w:date="2025-06-08T14:37:00Z" w16du:dateUtc="2025-06-08T21:37:00Z">
        <w:r w:rsidR="006A4E3F">
          <w:rPr>
            <w:bCs/>
            <w:lang w:val="en"/>
          </w:rPr>
          <w:t xml:space="preserve">and unique patters of </w:t>
        </w:r>
      </w:ins>
      <w:ins w:id="922" w:author="Danny Jackson (Student)" w:date="2025-06-07T11:41:00Z" w16du:dateUtc="2025-06-07T18:41:00Z">
        <w:r>
          <w:rPr>
            <w:bCs/>
            <w:lang w:val="en"/>
          </w:rPr>
          <w:t xml:space="preserve">selection between northern cardinals and pyrrhuloxia in response to urbanization. Importantly, the genes that we identified </w:t>
        </w:r>
      </w:ins>
      <w:ins w:id="923" w:author="Danny Jackson (Student)" w:date="2025-06-08T14:37:00Z" w16du:dateUtc="2025-06-08T21:37:00Z">
        <w:r w:rsidR="006A4E3F">
          <w:rPr>
            <w:bCs/>
            <w:lang w:val="en"/>
          </w:rPr>
          <w:t xml:space="preserve">as under parallel selection </w:t>
        </w:r>
      </w:ins>
      <w:ins w:id="924" w:author="Danny Jackson (Student)" w:date="2025-06-07T11:41:00Z" w16du:dateUtc="2025-06-07T18:41:00Z">
        <w:r>
          <w:rPr>
            <w:bCs/>
            <w:lang w:val="en"/>
          </w:rPr>
          <w:t>are largely associated with muscle development and neural function</w:t>
        </w:r>
      </w:ins>
      <w:ins w:id="925" w:author="Danny Jackson (Student)" w:date="2025-06-08T14:38:00Z" w16du:dateUtc="2025-06-08T21:38:00Z">
        <w:r w:rsidR="006A4E3F">
          <w:rPr>
            <w:bCs/>
            <w:lang w:val="en"/>
          </w:rPr>
          <w:t xml:space="preserve">. This latter function has </w:t>
        </w:r>
      </w:ins>
      <w:ins w:id="926" w:author="Danny Jackson (Student)" w:date="2025-06-07T11:41:00Z" w16du:dateUtc="2025-06-07T18:41:00Z">
        <w:r>
          <w:rPr>
            <w:bCs/>
            <w:lang w:val="en"/>
          </w:rPr>
          <w:t xml:space="preserve">emerged from studies of other avian taxa as </w:t>
        </w:r>
      </w:ins>
      <w:ins w:id="927" w:author="Danny Jackson (Student)" w:date="2025-06-08T14:38:00Z" w16du:dateUtc="2025-06-08T21:38:00Z">
        <w:r w:rsidR="006A4E3F">
          <w:rPr>
            <w:bCs/>
            <w:lang w:val="en"/>
          </w:rPr>
          <w:t xml:space="preserve">a </w:t>
        </w:r>
      </w:ins>
      <w:ins w:id="928" w:author="Danny Jackson (Student)" w:date="2025-06-07T11:41:00Z" w16du:dateUtc="2025-06-07T18:41:00Z">
        <w:r>
          <w:rPr>
            <w:bCs/>
            <w:lang w:val="en"/>
          </w:rPr>
          <w:t xml:space="preserve">core process that </w:t>
        </w:r>
      </w:ins>
      <w:ins w:id="929" w:author="Danny Jackson (Student)" w:date="2025-06-08T14:38:00Z" w16du:dateUtc="2025-06-08T21:38:00Z">
        <w:r w:rsidR="006A4E3F">
          <w:rPr>
            <w:bCs/>
            <w:lang w:val="en"/>
          </w:rPr>
          <w:t>is</w:t>
        </w:r>
      </w:ins>
      <w:ins w:id="930" w:author="Danny Jackson (Student)" w:date="2025-06-07T11:41:00Z" w16du:dateUtc="2025-06-07T18:41:00Z">
        <w:r>
          <w:rPr>
            <w:bCs/>
            <w:lang w:val="en"/>
          </w:rPr>
          <w:t xml:space="preserve"> selected upon by urban environments</w:t>
        </w:r>
      </w:ins>
      <w:ins w:id="931" w:author="Danny Jackson (Student)" w:date="2025-06-08T14:38:00Z" w16du:dateUtc="2025-06-08T21:38:00Z">
        <w:r w:rsidR="006A4E3F">
          <w:rPr>
            <w:bCs/>
            <w:lang w:val="en"/>
          </w:rPr>
          <w:t>, and we contribute evidence on muscle function as a process under selection across avian taxa in urban landscapes</w:t>
        </w:r>
      </w:ins>
      <w:ins w:id="932" w:author="Danny Jackson (Student)" w:date="2025-06-07T11:41:00Z" w16du:dateUtc="2025-06-07T18:41:00Z">
        <w:r>
          <w:rPr>
            <w:bCs/>
            <w:lang w:val="en"/>
          </w:rPr>
          <w:t xml:space="preserve">. We </w:t>
        </w:r>
      </w:ins>
      <w:ins w:id="933" w:author="Danny Jackson (Student)" w:date="2025-06-08T14:38:00Z" w16du:dateUtc="2025-06-08T21:38:00Z">
        <w:r w:rsidR="006A4E3F">
          <w:rPr>
            <w:bCs/>
            <w:lang w:val="en"/>
          </w:rPr>
          <w:t xml:space="preserve">also </w:t>
        </w:r>
      </w:ins>
      <w:ins w:id="934" w:author="Danny Jackson (Student)" w:date="2025-06-07T11:41:00Z" w16du:dateUtc="2025-06-07T18:41:00Z">
        <w:r>
          <w:rPr>
            <w:bCs/>
            <w:lang w:val="en"/>
          </w:rPr>
          <w:t xml:space="preserve">highlight immune </w:t>
        </w:r>
        <w:r>
          <w:rPr>
            <w:bCs/>
            <w:lang w:val="en"/>
          </w:rPr>
          <w:lastRenderedPageBreak/>
          <w:t>functions as an additional axis of important urban adaptation. Despite showing different levels of persistence in an urban environment, both cardinal taxa demonstrate selective responses on similar functional categories, although pyrrhuloxia showed a less consistent signal of selection. Comparative morphological, behavioral, and physiological studies of these taxa informed by our findings could elucidate the phenotypic effects emerging from these genetic differences. This work contributes to the growing body of literature showing the parallel responses of avian taxa to urbanization, and novelly contributes evidence of species-specific genetic nuance in evolution to human disturbance.</w:t>
        </w:r>
      </w:ins>
    </w:p>
    <w:p w14:paraId="21D09043" w14:textId="77777777" w:rsidR="00A65444" w:rsidRPr="00807D86" w:rsidRDefault="00A65444" w:rsidP="00374867">
      <w:pPr>
        <w:spacing w:line="480" w:lineRule="auto"/>
        <w:rPr>
          <w:ins w:id="935" w:author="Danny Jackson (Student)" w:date="2025-06-06T16:27:00Z" w16du:dateUtc="2025-06-06T23:27:00Z"/>
          <w:b/>
          <w:u w:val="single"/>
          <w:lang w:val="en"/>
          <w:rPrChange w:id="936" w:author="Danny Jackson (Student)" w:date="2025-06-07T11:37:00Z" w16du:dateUtc="2025-06-07T18:37:00Z">
            <w:rPr>
              <w:ins w:id="937" w:author="Danny Jackson (Student)" w:date="2025-06-06T16:27:00Z" w16du:dateUtc="2025-06-06T23:27:00Z"/>
              <w:bCs/>
              <w:lang w:val="en"/>
            </w:rPr>
          </w:rPrChange>
        </w:rPr>
      </w:pPr>
    </w:p>
    <w:p w14:paraId="16AFBD83" w14:textId="56BDF188" w:rsidR="00A50D58" w:rsidRDefault="00A50D58">
      <w:pPr>
        <w:spacing w:line="480" w:lineRule="auto"/>
        <w:ind w:firstLine="720"/>
        <w:rPr>
          <w:bCs/>
          <w:lang w:val="en"/>
        </w:rPr>
        <w:pPrChange w:id="938" w:author="Danny Jackson (Student)" w:date="2025-06-06T17:58:00Z" w16du:dateUtc="2025-06-07T00:58:00Z">
          <w:pPr>
            <w:spacing w:line="480" w:lineRule="auto"/>
          </w:pPr>
        </w:pPrChange>
      </w:pPr>
      <w:r>
        <w:rPr>
          <w:bCs/>
          <w:lang w:val="en"/>
        </w:rPr>
        <w:t xml:space="preserve">We demonstrate a polygenic response to urbanization by two cardinal species with important differences that may underlie the increase in urban occupation by northern cardinals compared to pyrrhuloxia. </w:t>
      </w:r>
      <w:r w:rsidR="009B6475">
        <w:rPr>
          <w:bCs/>
          <w:lang w:val="en"/>
        </w:rPr>
        <w:t xml:space="preserve">The urban environment </w:t>
      </w:r>
      <w:del w:id="939" w:author="Danny Jackson (Student)" w:date="2025-06-06T17:59:00Z" w16du:dateUtc="2025-06-07T00:59:00Z">
        <w:r w:rsidR="009B6475" w:rsidDel="0056135C">
          <w:rPr>
            <w:bCs/>
            <w:lang w:val="en"/>
          </w:rPr>
          <w:delText xml:space="preserve">appears to have </w:delText>
        </w:r>
      </w:del>
      <w:r w:rsidR="009B6475">
        <w:rPr>
          <w:bCs/>
          <w:lang w:val="en"/>
        </w:rPr>
        <w:t xml:space="preserve">selected for changes to the blood physiology, muscle development, and neural development of both species. </w:t>
      </w:r>
      <w:del w:id="940" w:author="Danny Jackson (Student)" w:date="2025-06-06T17:59:00Z" w16du:dateUtc="2025-06-07T00:59:00Z">
        <w:r w:rsidR="009B6475" w:rsidDel="0056135C">
          <w:rPr>
            <w:bCs/>
            <w:lang w:val="en"/>
          </w:rPr>
          <w:delText>Pyrrhuloxia displayed less evidence of a selective response to urbanization</w:delText>
        </w:r>
        <w:r w:rsidR="0005053C" w:rsidDel="0056135C">
          <w:rPr>
            <w:bCs/>
            <w:lang w:val="en"/>
          </w:rPr>
          <w:delText>.</w:delText>
        </w:r>
        <w:r w:rsidR="009B6475" w:rsidDel="0056135C">
          <w:rPr>
            <w:bCs/>
            <w:lang w:val="en"/>
          </w:rPr>
          <w:delText xml:space="preserve"> </w:delText>
        </w:r>
        <w:r w:rsidR="0005053C" w:rsidDel="0056135C">
          <w:rPr>
            <w:bCs/>
            <w:lang w:val="en"/>
          </w:rPr>
          <w:delText xml:space="preserve">Compared to northern cardinals, pyrrhuloxia had fewer SNPs that were significantly differentiated. </w:delText>
        </w:r>
      </w:del>
      <w:del w:id="941" w:author="Danny Jackson (Student)" w:date="2025-06-07T11:38:00Z" w16du:dateUtc="2025-06-07T18:38:00Z">
        <w:r w:rsidR="0005053C" w:rsidDel="00807D86">
          <w:rPr>
            <w:bCs/>
            <w:lang w:val="en"/>
          </w:rPr>
          <w:delText xml:space="preserve">Gene ontology analyses of candidate genes identified by our two methods of </w:delText>
        </w:r>
        <w:r w:rsidR="00975E2E" w:rsidDel="00807D86">
          <w:rPr>
            <w:bCs/>
            <w:lang w:val="en"/>
          </w:rPr>
          <w:delText>population</w:delText>
        </w:r>
        <w:r w:rsidR="0005053C" w:rsidDel="00807D86">
          <w:rPr>
            <w:bCs/>
            <w:lang w:val="en"/>
          </w:rPr>
          <w:delText xml:space="preserve"> differentiation each found functional categories associated with urbanization. However,</w:delText>
        </w:r>
        <w:r w:rsidR="009B6475" w:rsidDel="00807D86">
          <w:rPr>
            <w:bCs/>
            <w:lang w:val="en"/>
          </w:rPr>
          <w:delText xml:space="preserve"> no significant GO-terms </w:delText>
        </w:r>
        <w:r w:rsidR="0005053C" w:rsidDel="00807D86">
          <w:rPr>
            <w:bCs/>
            <w:lang w:val="en"/>
          </w:rPr>
          <w:delText>emerged</w:delText>
        </w:r>
        <w:r w:rsidR="009B6475" w:rsidDel="00807D86">
          <w:rPr>
            <w:bCs/>
            <w:lang w:val="en"/>
          </w:rPr>
          <w:delText xml:space="preserve"> from analyses of the combined list of genes identified across both F</w:delText>
        </w:r>
        <w:r w:rsidR="009B6475" w:rsidRPr="009B6475" w:rsidDel="00807D86">
          <w:rPr>
            <w:bCs/>
            <w:vertAlign w:val="superscript"/>
            <w:lang w:val="en"/>
          </w:rPr>
          <w:delText>ST</w:delText>
        </w:r>
        <w:r w:rsidR="009B6475" w:rsidDel="00807D86">
          <w:rPr>
            <w:bCs/>
            <w:lang w:val="en"/>
          </w:rPr>
          <w:delText xml:space="preserve"> and RAiSD</w:delText>
        </w:r>
      </w:del>
      <w:del w:id="942" w:author="Danny Jackson (Student)" w:date="2025-06-06T18:00:00Z" w16du:dateUtc="2025-06-07T01:00:00Z">
        <w:r w:rsidR="0005053C" w:rsidDel="00AA7173">
          <w:rPr>
            <w:bCs/>
            <w:lang w:val="en"/>
          </w:rPr>
          <w:delText>, suggesting that the effects of urbanization on pyrrhuloxia are more diffuse</w:delText>
        </w:r>
        <w:r w:rsidR="009B6475" w:rsidDel="00AA7173">
          <w:rPr>
            <w:bCs/>
            <w:lang w:val="en"/>
          </w:rPr>
          <w:delText>.</w:delText>
        </w:r>
      </w:del>
      <w:del w:id="943" w:author="Danny Jackson (Student)" w:date="2025-06-07T11:38:00Z" w16du:dateUtc="2025-06-07T18:38:00Z">
        <w:r w:rsidR="009B6475" w:rsidDel="00807D86">
          <w:rPr>
            <w:bCs/>
            <w:lang w:val="en"/>
          </w:rPr>
          <w:delText xml:space="preserve"> Northern cardinals are larger than pyrrhuloxia and therefore may have had a more favorable pre-existing muscular physiology that has allowed them to better adapt to the urban environment. The behavioral and </w:delText>
        </w:r>
        <w:r w:rsidR="0005053C" w:rsidDel="00807D86">
          <w:rPr>
            <w:bCs/>
            <w:lang w:val="en"/>
          </w:rPr>
          <w:delText>physiological</w:delText>
        </w:r>
        <w:r w:rsidR="009B6475" w:rsidDel="00807D86">
          <w:rPr>
            <w:bCs/>
            <w:lang w:val="en"/>
          </w:rPr>
          <w:delText xml:space="preserve"> differences between these species are understudied but our results suggest that traits in these realms may predict a species’ ability to persist in developed areas, particularly in ecologies similar to the Sonoran Desert.</w:delText>
        </w:r>
      </w:del>
    </w:p>
    <w:p w14:paraId="0DFFABF2" w14:textId="389627C1" w:rsidR="002D25B2" w:rsidDel="00EE5DD6" w:rsidRDefault="009B6475" w:rsidP="00FE72A9">
      <w:pPr>
        <w:spacing w:line="480" w:lineRule="auto"/>
        <w:ind w:firstLine="720"/>
        <w:rPr>
          <w:moveFrom w:id="944" w:author="Danny Jackson (Student)" w:date="2025-06-07T11:41:00Z" w16du:dateUtc="2025-06-07T18:41:00Z"/>
          <w:bCs/>
          <w:lang w:val="en"/>
        </w:rPr>
      </w:pPr>
      <w:moveFromRangeStart w:id="945" w:author="Danny Jackson (Student)" w:date="2025-06-07T11:41:00Z" w:name="move200188906"/>
      <w:moveFrom w:id="946" w:author="Danny Jackson (Student)" w:date="2025-06-07T11:41:00Z" w16du:dateUtc="2025-06-07T18:41:00Z">
        <w:r w:rsidDel="00EE5DD6">
          <w:rPr>
            <w:bCs/>
            <w:lang w:val="en"/>
          </w:rPr>
          <w:t xml:space="preserve">GO terms </w:t>
        </w:r>
        <w:r w:rsidR="0005053C" w:rsidDel="00EE5DD6">
          <w:rPr>
            <w:bCs/>
            <w:lang w:val="en"/>
          </w:rPr>
          <w:t>identify</w:t>
        </w:r>
        <w:r w:rsidDel="00EE5DD6">
          <w:rPr>
            <w:bCs/>
            <w:lang w:val="en"/>
          </w:rPr>
          <w:t xml:space="preserve"> </w:t>
        </w:r>
        <w:r w:rsidR="00963D70" w:rsidDel="00EE5DD6">
          <w:rPr>
            <w:bCs/>
            <w:lang w:val="en"/>
          </w:rPr>
          <w:t xml:space="preserve">potential </w:t>
        </w:r>
        <w:r w:rsidR="0005053C" w:rsidDel="00EE5DD6">
          <w:rPr>
            <w:bCs/>
            <w:lang w:val="en"/>
          </w:rPr>
          <w:t>functions relating to urban adaptation that could be the target of future investigation. T</w:t>
        </w:r>
        <w:r w:rsidR="00A50D58" w:rsidDel="00EE5DD6">
          <w:rPr>
            <w:bCs/>
            <w:lang w:val="en"/>
          </w:rPr>
          <w:t>wo</w:t>
        </w:r>
        <w:r w:rsidR="002D25B2" w:rsidDel="00EE5DD6">
          <w:rPr>
            <w:bCs/>
            <w:lang w:val="en"/>
          </w:rPr>
          <w:t xml:space="preserve"> genes </w:t>
        </w:r>
        <w:r w:rsidR="00975E2E" w:rsidDel="00EE5DD6">
          <w:rPr>
            <w:bCs/>
            <w:lang w:val="en"/>
          </w:rPr>
          <w:t>involved</w:t>
        </w:r>
        <w:r w:rsidR="0005053C" w:rsidDel="00EE5DD6">
          <w:rPr>
            <w:bCs/>
            <w:lang w:val="en"/>
          </w:rPr>
          <w:t xml:space="preserve"> in significant GO categories related to</w:t>
        </w:r>
        <w:r w:rsidR="002D25B2" w:rsidDel="00EE5DD6">
          <w:rPr>
            <w:bCs/>
            <w:lang w:val="en"/>
          </w:rPr>
          <w:t xml:space="preserve"> blood physiology</w:t>
        </w:r>
        <w:r w:rsidR="00A50D58" w:rsidDel="00EE5DD6">
          <w:rPr>
            <w:bCs/>
            <w:lang w:val="en"/>
          </w:rPr>
          <w:t xml:space="preserve"> in northern cardinals</w:t>
        </w:r>
        <w:r w:rsidR="002D25B2" w:rsidDel="00EE5DD6">
          <w:rPr>
            <w:bCs/>
            <w:lang w:val="en"/>
          </w:rPr>
          <w:t>, FGA (fibrinogen alpha chain) and FGB (fibrinogen beta chain)</w:t>
        </w:r>
        <w:r w:rsidR="0005053C" w:rsidDel="00EE5DD6">
          <w:rPr>
            <w:bCs/>
            <w:lang w:val="en"/>
          </w:rPr>
          <w:t xml:space="preserve">, have roles in </w:t>
        </w:r>
        <w:r w:rsidR="00963D70" w:rsidDel="00EE5DD6">
          <w:rPr>
            <w:bCs/>
            <w:lang w:val="en"/>
          </w:rPr>
          <w:t xml:space="preserve">both </w:t>
        </w:r>
        <w:r w:rsidR="002D25B2" w:rsidDel="00EE5DD6">
          <w:rPr>
            <w:bCs/>
            <w:lang w:val="en"/>
          </w:rPr>
          <w:t>clotting</w:t>
        </w:r>
        <w:r w:rsidR="00A50D58" w:rsidDel="00EE5DD6">
          <w:rPr>
            <w:bCs/>
            <w:lang w:val="en"/>
          </w:rPr>
          <w:t xml:space="preserve"> and </w:t>
        </w:r>
        <w:r w:rsidR="002D25B2" w:rsidDel="00EE5DD6">
          <w:rPr>
            <w:bCs/>
            <w:lang w:val="en"/>
          </w:rPr>
          <w:t xml:space="preserve">immune system responses. </w:t>
        </w:r>
        <w:r w:rsidR="0005053C" w:rsidDel="00EE5DD6">
          <w:rPr>
            <w:bCs/>
            <w:lang w:val="en"/>
          </w:rPr>
          <w:t>Clotting may be essential for adaptation to an urban environment, where species may interact with or even consume novel sharp objects including plastics, may be more at risk of harm from an introduced predator like a house cat (</w:t>
        </w:r>
        <w:r w:rsidR="0005053C" w:rsidDel="00EE5DD6">
          <w:rPr>
            <w:bCs/>
            <w:i/>
            <w:iCs/>
            <w:lang w:val="en"/>
          </w:rPr>
          <w:t>Felis catus</w:t>
        </w:r>
        <w:r w:rsidR="0005053C" w:rsidRPr="0005053C" w:rsidDel="00EE5DD6">
          <w:rPr>
            <w:bCs/>
            <w:lang w:val="en"/>
          </w:rPr>
          <w:t>)</w:t>
        </w:r>
        <w:r w:rsidR="0005053C" w:rsidDel="00EE5DD6">
          <w:rPr>
            <w:bCs/>
            <w:lang w:val="en"/>
          </w:rPr>
          <w:t xml:space="preserve">, or may experience intraspecific conflicts at higher rates or with greater intensity over more concentrated resources. The signals of selection on genes involved in tissue regeneration in Pyrrhuloxia support this interpretation. </w:t>
        </w:r>
        <w:r w:rsidR="00975E2E" w:rsidDel="00EE5DD6">
          <w:rPr>
            <w:bCs/>
            <w:lang w:val="en"/>
          </w:rPr>
          <w:t>However</w:t>
        </w:r>
        <w:r w:rsidR="0005053C" w:rsidDel="00EE5DD6">
          <w:rPr>
            <w:bCs/>
            <w:lang w:val="en"/>
          </w:rPr>
          <w:t xml:space="preserve">, selection on these genes could alternatively reflect altered pressure on immune function in urban landscapes. </w:t>
        </w:r>
        <w:r w:rsidR="002D25B2" w:rsidDel="00EE5DD6">
          <w:rPr>
            <w:bCs/>
            <w:lang w:val="en"/>
          </w:rPr>
          <w:t>FGA is associated with immunosuppressive activities and has been shown to be downregulated in chickens resistant to Marek’s disease virus</w:t>
        </w:r>
        <w:r w:rsidR="001A72F4" w:rsidDel="00EE5DD6">
          <w:rPr>
            <w:bCs/>
            <w:lang w:val="en"/>
          </w:rPr>
          <w:t xml:space="preserve"> </w:t>
        </w:r>
        <w:r w:rsidR="001A72F4" w:rsidDel="00EE5DD6">
          <w:rPr>
            <w:bCs/>
            <w:lang w:val="en"/>
          </w:rPr>
          <w:fldChar w:fldCharType="begin"/>
        </w:r>
        <w:r w:rsidR="001A72F4" w:rsidDel="00EE5DD6">
          <w:rPr>
            <w:bCs/>
            <w:lang w:val="en"/>
          </w:rPr>
          <w:instrText xml:space="preserve"> ADDIN ZOTERO_ITEM CSL_CITATION {"citationID":"F213YXbB","properties":{"formattedCitation":"(Dong et al., 2017)","plainCitation":"(Dong et al., 2017)","noteIndex":0},"citationItems":[{"id":997,"uris":["http://zotero.org/users/15902993/items/K92WJH4T"],"itemData":{"id":997,"type":"article-journal","abstract":"Marek’s disease (MD), caused by Marek’s disease virus (MDV), remains an economically significant threat to the poultry industry worldwide. Genetic resistance to MD is a promising alternative strategy to augment current control measures (vaccination and management). However, only a few functional genes reportedly conferring MD resistance have been identified. Here, we performed a comparative transcriptomics analysis of two highly inbred yet genetically divergent lines of chickens (line 63 and 72) that are resistant and susceptible to MD, respectively, in response to a very virulent plus strain of MDV (vv+MDV) challenge at cytolytic phase. A total of 203 DEGs in response to MDV challenge were identified in the two lines. Of these, 96 DEGs were in common for both lines, in addition to 36 and 71 DEGs that were specific for line 63 and 72, respectively. Functional enrichment analysis results showed the DEGs were significantly enriched in GO terms and pathways associated with immune response. Especially, the four DEGs, FGA, ALB, FN1, and F13A1 that reportedly facilitate virus invasion or immunosuppression, were found to be significantly up-regulated in the susceptible line 72 but down-regulated in the resistant line 63 birds. These results provide new resources for future studies to further elucidate the genetic mechanism conferring MD resistance.","container-title":"PLOS ONE","DOI":"10.1371/journal.pone.0178923","ISSN":"1932-6203","issue":"6","journalAbbreviation":"PLOS ONE","language":"en","note":"publisher: Public Library of Science","page":"e0178923","source":"PLoS Journals","title":"Comparative transcriptomics of genetically divergent lines of chickens in response to Marek’s disease virus challenge at cytolytic phase","volume":"12","author":[{"family":"Dong","given":"Kunzhe"},{"family":"Chang","given":"Shuang"},{"family":"Xie","given":"Qingmei"},{"family":"Black-Pyrkosz","given":"Alexis"},{"family":"Zhang","given":"Huanmin"}],"issued":{"date-parts":[["2017",6,7]]}}}],"schema":"https://github.com/citation-style-language/schema/raw/master/csl-citation.json"} </w:instrText>
        </w:r>
        <w:r w:rsidR="001A72F4" w:rsidDel="00EE5DD6">
          <w:rPr>
            <w:bCs/>
            <w:lang w:val="en"/>
          </w:rPr>
          <w:fldChar w:fldCharType="separate"/>
        </w:r>
        <w:r w:rsidR="001A72F4" w:rsidDel="00EE5DD6">
          <w:rPr>
            <w:bCs/>
            <w:noProof/>
            <w:lang w:val="en"/>
          </w:rPr>
          <w:t>(Dong et al., 2017)</w:t>
        </w:r>
        <w:r w:rsidR="001A72F4" w:rsidDel="00EE5DD6">
          <w:rPr>
            <w:bCs/>
            <w:lang w:val="en"/>
          </w:rPr>
          <w:fldChar w:fldCharType="end"/>
        </w:r>
        <w:r w:rsidR="002D25B2" w:rsidDel="00EE5DD6">
          <w:rPr>
            <w:bCs/>
            <w:lang w:val="en"/>
          </w:rPr>
          <w:t>, and both are shown to be downregulated in response to</w:t>
        </w:r>
        <w:r w:rsidR="002D25B2" w:rsidRPr="008B5654" w:rsidDel="00EE5DD6">
          <w:t xml:space="preserve"> </w:t>
        </w:r>
        <w:r w:rsidR="002D25B2" w:rsidRPr="008B5654" w:rsidDel="00EE5DD6">
          <w:rPr>
            <w:bCs/>
            <w:i/>
            <w:iCs/>
            <w:lang w:val="en"/>
          </w:rPr>
          <w:t>Riemerella anatipestifer</w:t>
        </w:r>
        <w:r w:rsidR="002D25B2" w:rsidDel="00EE5DD6">
          <w:rPr>
            <w:bCs/>
            <w:lang w:val="en"/>
          </w:rPr>
          <w:t xml:space="preserve"> infection in ducks</w:t>
        </w:r>
        <w:r w:rsidR="001A72F4" w:rsidDel="00EE5DD6">
          <w:rPr>
            <w:bCs/>
            <w:lang w:val="en"/>
          </w:rPr>
          <w:t xml:space="preserve"> </w:t>
        </w:r>
        <w:r w:rsidR="001A72F4" w:rsidDel="00EE5DD6">
          <w:rPr>
            <w:bCs/>
            <w:lang w:val="en"/>
          </w:rPr>
          <w:fldChar w:fldCharType="begin"/>
        </w:r>
        <w:r w:rsidR="001A72F4" w:rsidDel="00EE5DD6">
          <w:rPr>
            <w:bCs/>
            <w:lang w:val="en"/>
          </w:rPr>
          <w:instrText xml:space="preserve"> ADDIN ZOTERO_ITEM CSL_CITATION {"citationID":"7qLc4cFX","properties":{"formattedCitation":"(Zhou et al., 2013)","plainCitation":"(Zhou et al., 2013)","noteIndex":0},"citationItems":[{"id":550,"uris":["http://zotero.org/users/15902993/items/XCAVSYD4"],"itemData":{"id":550,"type":"article-journal","abstract":"Riemerella anatipestifer is one of the most economically important pathogens of farm ducks worldwide. The molecular mechanisms that underlie its pathogenesis, particularly the host response to R. anatipestifer infection, are poorly understood. The differentially expressed gene profile of duck livers at 24 h following R. anatipestifer infection was therefore investigated using suppression subtractive hybridizaton analysis. A total of 45 differentially expressed genes were identified, which primarily included genes for proteins involved in acute-phase response, inflammatory response, immune response, wound healing and iron homeostasis. For the expression level of 20 genes from those 45 analysed by quantitative reverse transcriptase-polymerase chain reaction at 8, 24 and 48 h post infection, significant differences were observed among the three time points of measurements. The result from this study revealed a gene expression profile of duck liver during R. anatipestifer infection, and those genes with a role in the immune response and wound healing deserving further investigation to elucidate their respective roles during infection.","container-title":"Avian Pathology","DOI":"10.1080/03079457.2013.770127","ISSN":"0307-9457","issue":"2","note":"publisher: Taylor &amp; Francis\n_eprint: https://doi.org/10.1080/03079457.2013.770127\nPMID: 23581439","page":"129-136","source":"Taylor and Francis+NEJM","title":"Gene expression responses to Riemerella anatipestifer infection in the liver of ducks","volume":"42","author":[{"family":"Zhou","given":"Zutao"},{"family":"Li","given":"Xiaowen"},{"family":"Xiao","given":"Yuncai"},{"family":"Wang","given":"Xiliang"},{"family":"Tian","given":"Wenxia"},{"family":"Peng","given":"Xiaoya"},{"family":"Bi","given":"Dingren"},{"family":"Sun","given":"Ming"},{"family":"Li","given":"Zili"}],"issued":{"date-parts":[["2013",4,1]]}}}],"schema":"https://github.com/citation-style-language/schema/raw/master/csl-citation.json"} </w:instrText>
        </w:r>
        <w:r w:rsidR="001A72F4" w:rsidDel="00EE5DD6">
          <w:rPr>
            <w:bCs/>
            <w:lang w:val="en"/>
          </w:rPr>
          <w:fldChar w:fldCharType="separate"/>
        </w:r>
        <w:r w:rsidR="001A72F4" w:rsidDel="00EE5DD6">
          <w:rPr>
            <w:bCs/>
            <w:noProof/>
            <w:lang w:val="en"/>
          </w:rPr>
          <w:t>(Zhou et al., 2013)</w:t>
        </w:r>
        <w:r w:rsidR="001A72F4" w:rsidDel="00EE5DD6">
          <w:rPr>
            <w:bCs/>
            <w:lang w:val="en"/>
          </w:rPr>
          <w:fldChar w:fldCharType="end"/>
        </w:r>
        <w:r w:rsidR="002D25B2" w:rsidDel="00EE5DD6">
          <w:rPr>
            <w:bCs/>
            <w:lang w:val="en"/>
          </w:rPr>
          <w:t>.</w:t>
        </w:r>
        <w:r w:rsidDel="00EE5DD6">
          <w:rPr>
            <w:bCs/>
            <w:lang w:val="en"/>
          </w:rPr>
          <w:t xml:space="preserve"> </w:t>
        </w:r>
        <w:r w:rsidR="00736C0B" w:rsidDel="00EE5DD6">
          <w:rPr>
            <w:bCs/>
            <w:lang w:val="en"/>
          </w:rPr>
          <w:t xml:space="preserve">It is possible that urbanization is associated with greater risk of disease transmission (CITE). Infectious diseases can spread more rapidly through bird feeders or interactions with poultry and released avian pets, and selection may instead act on these genes due to their immune </w:t>
        </w:r>
        <w:commentRangeStart w:id="947"/>
        <w:r w:rsidR="00736C0B" w:rsidDel="00EE5DD6">
          <w:rPr>
            <w:bCs/>
            <w:lang w:val="en"/>
          </w:rPr>
          <w:t>functions</w:t>
        </w:r>
        <w:commentRangeEnd w:id="947"/>
        <w:r w:rsidR="00736C0B" w:rsidDel="00EE5DD6">
          <w:rPr>
            <w:rStyle w:val="CommentReference"/>
            <w:rFonts w:ascii="Calibri" w:eastAsia="Calibri" w:hAnsi="Calibri" w:cs="Calibri"/>
          </w:rPr>
          <w:commentReference w:id="947"/>
        </w:r>
        <w:r w:rsidR="00736C0B" w:rsidDel="00EE5DD6">
          <w:rPr>
            <w:bCs/>
            <w:lang w:val="en"/>
          </w:rPr>
          <w:t>.</w:t>
        </w:r>
        <w:r w:rsidR="00A87208" w:rsidDel="00EE5DD6">
          <w:rPr>
            <w:bCs/>
            <w:lang w:val="en"/>
          </w:rPr>
          <w:t xml:space="preserve"> </w:t>
        </w:r>
        <w:r w:rsidR="00E9295A" w:rsidDel="00EE5DD6">
          <w:rPr>
            <w:bCs/>
            <w:lang w:val="en"/>
          </w:rPr>
          <w:t xml:space="preserve">Two </w:t>
        </w:r>
        <w:r w:rsidR="00736C0B" w:rsidDel="00EE5DD6">
          <w:rPr>
            <w:bCs/>
            <w:lang w:val="en"/>
          </w:rPr>
          <w:t>other</w:t>
        </w:r>
        <w:commentRangeStart w:id="948"/>
        <w:r w:rsidR="00E9295A" w:rsidDel="00EE5DD6">
          <w:rPr>
            <w:bCs/>
            <w:lang w:val="en"/>
          </w:rPr>
          <w:t xml:space="preserve"> identified GO </w:t>
        </w:r>
        <w:commentRangeEnd w:id="948"/>
        <w:r w:rsidR="00736C0B" w:rsidDel="00EE5DD6">
          <w:rPr>
            <w:rStyle w:val="CommentReference"/>
            <w:rFonts w:ascii="Calibri" w:eastAsia="Calibri" w:hAnsi="Calibri" w:cs="Calibri"/>
          </w:rPr>
          <w:commentReference w:id="948"/>
        </w:r>
        <w:r w:rsidR="00E9295A" w:rsidDel="00EE5DD6">
          <w:rPr>
            <w:bCs/>
            <w:lang w:val="en"/>
          </w:rPr>
          <w:t xml:space="preserve">terms </w:t>
        </w:r>
        <w:r w:rsidR="00736C0B" w:rsidDel="00EE5DD6">
          <w:rPr>
            <w:bCs/>
            <w:lang w:val="en"/>
          </w:rPr>
          <w:t>suggest</w:t>
        </w:r>
        <w:r w:rsidR="00E9295A" w:rsidDel="00EE5DD6">
          <w:rPr>
            <w:bCs/>
            <w:lang w:val="en"/>
          </w:rPr>
          <w:t xml:space="preserve"> </w:t>
        </w:r>
        <w:r w:rsidR="00736C0B" w:rsidDel="00EE5DD6">
          <w:rPr>
            <w:bCs/>
            <w:lang w:val="en"/>
          </w:rPr>
          <w:t>responses to urbanization related to drought tolerance</w:t>
        </w:r>
        <w:r w:rsidR="00E9295A" w:rsidDel="00EE5DD6">
          <w:rPr>
            <w:bCs/>
            <w:lang w:val="en"/>
          </w:rPr>
          <w:t xml:space="preserve">: organonitrogen compound metabolic process and </w:t>
        </w:r>
        <w:r w:rsidR="00E9295A" w:rsidRPr="00712099" w:rsidDel="00EE5DD6">
          <w:rPr>
            <w:bCs/>
            <w:lang w:val="en"/>
          </w:rPr>
          <w:t>regulation of body fluid level</w:t>
        </w:r>
        <w:r w:rsidR="00E9295A" w:rsidDel="00EE5DD6">
          <w:rPr>
            <w:bCs/>
            <w:lang w:val="en"/>
          </w:rPr>
          <w:t>s both suggest an adaptation to deal with low-water availability.</w:t>
        </w:r>
        <w:r w:rsidR="00A87208" w:rsidDel="00EE5DD6">
          <w:rPr>
            <w:bCs/>
            <w:lang w:val="en"/>
          </w:rPr>
          <w:t xml:space="preserve"> </w:t>
        </w:r>
        <w:commentRangeStart w:id="949"/>
        <w:r w:rsidR="00A87208" w:rsidDel="00EE5DD6">
          <w:rPr>
            <w:bCs/>
            <w:lang w:val="en"/>
          </w:rPr>
          <w:t xml:space="preserve">These are not mutually exclusive interpretations, as the same genotype may improve clotting, fluid retention, and immune function. </w:t>
        </w:r>
        <w:commentRangeEnd w:id="949"/>
        <w:r w:rsidR="00736C0B" w:rsidDel="00EE5DD6">
          <w:rPr>
            <w:rStyle w:val="CommentReference"/>
            <w:rFonts w:ascii="Calibri" w:eastAsia="Calibri" w:hAnsi="Calibri" w:cs="Calibri"/>
          </w:rPr>
          <w:commentReference w:id="949"/>
        </w:r>
      </w:moveFrom>
    </w:p>
    <w:p w14:paraId="5ACBA658" w14:textId="415FA2ED" w:rsidR="00AC1477" w:rsidDel="00A65444" w:rsidRDefault="00736C0B" w:rsidP="00FE72A9">
      <w:pPr>
        <w:spacing w:line="480" w:lineRule="auto"/>
        <w:ind w:firstLine="720"/>
        <w:rPr>
          <w:moveFrom w:id="950" w:author="Danny Jackson (Student)" w:date="2025-06-07T10:34:00Z" w16du:dateUtc="2025-06-07T17:34:00Z"/>
          <w:bCs/>
          <w:lang w:val="en"/>
        </w:rPr>
      </w:pPr>
      <w:moveFromRangeStart w:id="951" w:author="Danny Jackson (Student)" w:date="2025-06-07T10:34:00Z" w:name="move200184867"/>
      <w:moveFromRangeEnd w:id="945"/>
      <w:moveFrom w:id="952" w:author="Danny Jackson (Student)" w:date="2025-06-07T10:34:00Z" w16du:dateUtc="2025-06-07T17:34:00Z">
        <w:r w:rsidDel="00A65444">
          <w:rPr>
            <w:bCs/>
            <w:lang w:val="en"/>
          </w:rPr>
          <w:t>Several genomic differences between urban and rural birds were associated with muscle function</w:t>
        </w:r>
        <w:r w:rsidR="00963D70" w:rsidDel="00A65444">
          <w:rPr>
            <w:bCs/>
            <w:lang w:val="en"/>
          </w:rPr>
          <w:t xml:space="preserve">. </w:t>
        </w:r>
        <w:r w:rsidR="002D25B2" w:rsidDel="00A65444">
          <w:rPr>
            <w:bCs/>
            <w:lang w:val="en"/>
          </w:rPr>
          <w:t xml:space="preserve">Four genes </w:t>
        </w:r>
        <w:r w:rsidR="00963D70" w:rsidDel="00A65444">
          <w:rPr>
            <w:bCs/>
            <w:lang w:val="en"/>
          </w:rPr>
          <w:t xml:space="preserve">identified in northern cardinals </w:t>
        </w:r>
        <w:r w:rsidR="002D25B2" w:rsidDel="00A65444">
          <w:rPr>
            <w:bCs/>
            <w:lang w:val="en"/>
          </w:rPr>
          <w:t xml:space="preserve">were involved in muscle development. DMD (Dystrophin) and </w:t>
        </w:r>
        <w:r w:rsidR="002D25B2" w:rsidRPr="008B5654" w:rsidDel="00A65444">
          <w:rPr>
            <w:bCs/>
            <w:lang w:val="en"/>
          </w:rPr>
          <w:t>SGCZ</w:t>
        </w:r>
        <w:r w:rsidR="002D25B2" w:rsidDel="00A65444">
          <w:rPr>
            <w:bCs/>
            <w:lang w:val="en"/>
          </w:rPr>
          <w:t xml:space="preserve"> (</w:t>
        </w:r>
        <w:r w:rsidR="002D25B2" w:rsidRPr="008B5654" w:rsidDel="00A65444">
          <w:rPr>
            <w:bCs/>
            <w:lang w:val="en"/>
          </w:rPr>
          <w:t>Sarcoglycan Zeta</w:t>
        </w:r>
        <w:r w:rsidR="002D25B2" w:rsidDel="00A65444">
          <w:rPr>
            <w:bCs/>
            <w:lang w:val="en"/>
          </w:rPr>
          <w:t xml:space="preserve">) both produce parts of the </w:t>
        </w:r>
        <w:r w:rsidR="002D25B2" w:rsidRPr="008B5654" w:rsidDel="00A65444">
          <w:rPr>
            <w:bCs/>
            <w:lang w:val="en"/>
          </w:rPr>
          <w:t>dystrophin-associated glycoprotein complex</w:t>
        </w:r>
        <w:r w:rsidR="002D25B2" w:rsidDel="00A65444">
          <w:rPr>
            <w:bCs/>
            <w:lang w:val="en"/>
          </w:rPr>
          <w:t xml:space="preserve"> (DGC), which is a fundamental structural protein in skeletal and cardiac muscle cells and regulates insulin receptor activity in these cells with major effects on muscle development </w:t>
        </w:r>
        <w:r w:rsidR="001A72F4" w:rsidDel="00A65444">
          <w:rPr>
            <w:bCs/>
            <w:lang w:val="en"/>
          </w:rPr>
          <w:fldChar w:fldCharType="begin"/>
        </w:r>
        <w:r w:rsidR="00374867" w:rsidDel="00A65444">
          <w:rPr>
            <w:bCs/>
            <w:lang w:val="en"/>
          </w:rPr>
          <w:instrText xml:space="preserve"> ADDIN ZOTERO_ITEM CSL_CITATION {"citationID":"t9nyLStD","properties":{"formattedCitation":"(Eid Mutlak et al., 2020)","plainCitation":"(Eid Mutlak et al., 2020)","noteIndex":0},"citationItems":[{"id":552,"uris":["http://zotero.org/users/15902993/items/RW5HHU7Z"],"itemData":{"id":552,"type":"article-journal","abstract":"Signaling through the insulin receptor governs central physiological functions related to cell growth and metabolism. Here we show by tandem native protein complex purification approach and super-resolution STED microscopy that insulin receptor activity requires association with the fundamental structural module in muscle, the dystrophin glycoprotein complex (DGC), and the desmosomal component plakoglobin (γ-catenin). The integrity of this high-molecular-mass assembly renders skeletal muscle susceptibility to insulin, because DGC-insulin receptor dissociation by plakoglobin downregulation reduces insulin signaling and causes atrophy. Furthermore, low insulin receptor activity in muscles from transgenic or fasted mice decreases plakoglobin-DGC-insulin receptor content on the plasma membrane, but not when plakoglobin is overexpressed. By masking β-dystroglycan LIR domains, plakoglobin prevents autophagic clearance of plakoglobin-DGC-insulin receptor co-assemblies and maintains their function. Our findings establish DGC as a signaling hub, and provide a possible mechanism for the insulin resistance in Duchenne Muscular Dystrophy, and for the cardiomyopathies seen with plakoglobin mutations.","container-title":"Nature Communications","DOI":"10.1038/s41467-020-14895-9","ISSN":"2041-1723","issue":"1","journalAbbreviation":"Nat Commun","language":"en","license":"2020 The Author(s)","note":"publisher: Nature Publishing Group","page":"1381","source":"www.nature.com","title":"A signaling hub of insulin receptor, dystrophin glycoprotein complex and plakoglobin regulates muscle size","volume":"11","author":[{"family":"Eid Mutlak","given":"Yara"},{"family":"Aweida","given":"Dina"},{"family":"Volodin","given":"Alexandra"},{"family":"Ayalon","given":"Bar"},{"family":"Dahan","given":"Nitsan"},{"family":"Parnis","given":"Anna"},{"family":"Cohen","given":"Shenhav"}],"issued":{"date-parts":[["2020",3,13]]}}}],"schema":"https://github.com/citation-style-language/schema/raw/master/csl-citation.json"} </w:instrText>
        </w:r>
        <w:r w:rsidR="001A72F4" w:rsidDel="00A65444">
          <w:rPr>
            <w:bCs/>
            <w:lang w:val="en"/>
          </w:rPr>
          <w:fldChar w:fldCharType="separate"/>
        </w:r>
        <w:r w:rsidR="001A72F4" w:rsidDel="00A65444">
          <w:rPr>
            <w:bCs/>
            <w:noProof/>
            <w:lang w:val="en"/>
          </w:rPr>
          <w:t>(Eid Mutlak et al., 2020)</w:t>
        </w:r>
        <w:r w:rsidR="001A72F4" w:rsidDel="00A65444">
          <w:rPr>
            <w:bCs/>
            <w:lang w:val="en"/>
          </w:rPr>
          <w:fldChar w:fldCharType="end"/>
        </w:r>
        <w:r w:rsidR="002D25B2" w:rsidDel="00A65444">
          <w:rPr>
            <w:bCs/>
            <w:lang w:val="en"/>
          </w:rPr>
          <w:t xml:space="preserve">. </w:t>
        </w:r>
        <w:r w:rsidR="002D25B2" w:rsidRPr="008B5654" w:rsidDel="00A65444">
          <w:rPr>
            <w:bCs/>
            <w:lang w:val="en"/>
          </w:rPr>
          <w:t>MYF5</w:t>
        </w:r>
        <w:r w:rsidR="002D25B2" w:rsidDel="00A65444">
          <w:rPr>
            <w:bCs/>
            <w:lang w:val="en"/>
          </w:rPr>
          <w:t xml:space="preserve"> and </w:t>
        </w:r>
        <w:r w:rsidR="002D25B2" w:rsidRPr="008B5654" w:rsidDel="00A65444">
          <w:rPr>
            <w:bCs/>
            <w:lang w:val="en"/>
          </w:rPr>
          <w:t>MYF6</w:t>
        </w:r>
        <w:r w:rsidR="002D25B2" w:rsidDel="00A65444">
          <w:rPr>
            <w:bCs/>
            <w:lang w:val="en"/>
          </w:rPr>
          <w:t xml:space="preserve"> (Myogenic Factor 5 and 6), essential factors in muscle tissue development, were also outlier genes. 33 additional genes were identified in various aspects of tissue integrity: cell-adhesion, junction, morphogenesis, and signaling (Table </w:t>
        </w:r>
        <w:r w:rsidR="001A72F4" w:rsidDel="00A65444">
          <w:rPr>
            <w:bCs/>
            <w:lang w:val="en"/>
          </w:rPr>
          <w:t>S</w:t>
        </w:r>
        <w:r w:rsidR="002D25B2" w:rsidDel="00A65444">
          <w:rPr>
            <w:bCs/>
            <w:lang w:val="en"/>
          </w:rPr>
          <w:t>1).</w:t>
        </w:r>
        <w:r w:rsidR="00AC1477" w:rsidDel="00A65444">
          <w:rPr>
            <w:bCs/>
            <w:lang w:val="en"/>
          </w:rPr>
          <w:t xml:space="preserve"> Pyrrhuloxia too showed some evidence of selection on muscle development, particularly with respect to the</w:t>
        </w:r>
        <w:r w:rsidR="002D25B2" w:rsidDel="00A65444">
          <w:rPr>
            <w:bCs/>
            <w:lang w:val="en"/>
          </w:rPr>
          <w:t xml:space="preserve"> insulin-like growth factor (IGF) receptor signaling pathway. IGF</w:t>
        </w:r>
        <w:r w:rsidR="00AC1477" w:rsidDel="00A65444">
          <w:rPr>
            <w:bCs/>
            <w:lang w:val="en"/>
          </w:rPr>
          <w:t xml:space="preserve"> receptors</w:t>
        </w:r>
        <w:r w:rsidR="002D25B2" w:rsidDel="00A65444">
          <w:rPr>
            <w:bCs/>
            <w:lang w:val="en"/>
          </w:rPr>
          <w:t xml:space="preserve"> are associated with muscle development in response to acute exercise or in preparation for migration </w:t>
        </w:r>
        <w:r w:rsidR="001A72F4" w:rsidDel="00A65444">
          <w:rPr>
            <w:bCs/>
            <w:lang w:val="en"/>
          </w:rPr>
          <w:fldChar w:fldCharType="begin"/>
        </w:r>
        <w:r w:rsidR="001A72F4" w:rsidDel="00A65444">
          <w:rPr>
            <w:bCs/>
            <w:lang w:val="en"/>
          </w:rPr>
          <w:instrText xml:space="preserve"> ADDIN ZOTERO_ITEM CSL_CITATION {"citationID":"WnNEgt6E","properties":{"formattedCitation":"(Price et al., 2011)","plainCitation":"(Price et al., 2011)","noteIndex":0},"citationItems":[{"id":557,"uris":["http://zotero.org/users/15902993/items/E62L6IC5"],"itemData":{"id":557,"type":"article-journal","abstract":"Seasonal adjustments to muscle size in migratory birds may result from preparatory physiological changes or responses to changed workloads. The mechanisms controlling these changes in size are poorly understood. We investigated some potential mediators of flight muscle size (myostatin and insulin-like growth factor, IGF1) in pectoralis muscles of wild wintering or migrating white-throated sparrows (Zonotrichia albicollis), captive white-throated sparrows that were photoperiod manipulated to be in a `wintering' or `migratory' (Zugunruhe) state, and captive European starlings (Sturnus vulgaris) that were either exercised for 2 weeks in a wind tunnel or untrained. Flight muscle size increased in photo-stimulated `migrants' and in exercised starlings. Acute exercise but not long-term training caused increased expression of IGF1, but neither caused a change in expression of myostatin or its metalloprotease activator TLL1. Photo-stimulated `migrant' sparrows demonstrated increased expression of both myostatin and IGF1, but wild sparrows exhibited no significant seasonal changes in expression of either myostatin or IGF1. Additionally, in both study species we describe several splice variants of myostatin that are shared with distantly related bird species. We demonstrate that their expression patterns are not different from those of the typical myostatin, suggesting that they have no functional importance and may be mistakes of the splicing machinery. We conclude that IGF1 is likely to be an important mediator of muscle phenotypic flexibility during acute exercise and during endogenous, seasonal preparation for migration. The role of myostatin is less clear, but its paradoxical increase in photo-stimulated `migrants' may indicate a role in seasonal adjustments of protein turnover.","container-title":"Journal of Experimental Biology","DOI":"10.1242/jeb.057620","ISSN":"0022-0949","issue":"17","journalAbbreviation":"Journal of Experimental Biology","page":"2823-2831","source":"Silverchair","title":"Migration- and exercise-induced changes to flight muscle size in migratory birds and association with IGF1 and myostatin mRNA expression","volume":"214","author":[{"family":"Price","given":"Edwin R."},{"family":"Bauchinger","given":"Ulf"},{"family":"Zajac","given":"Daria M."},{"family":"Cerasale","given":"David J."},{"family":"McFarlan","given":"Jay T."},{"family":"Gerson","given":"Alexander R."},{"family":"McWilliams","given":"Scott R."},{"family":"Guglielmo","given":"Christopher G."}],"issued":{"date-parts":[["2011",9,1]]}}}],"schema":"https://github.com/citation-style-language/schema/raw/master/csl-citation.json"} </w:instrText>
        </w:r>
        <w:r w:rsidR="001A72F4" w:rsidDel="00A65444">
          <w:rPr>
            <w:bCs/>
            <w:lang w:val="en"/>
          </w:rPr>
          <w:fldChar w:fldCharType="separate"/>
        </w:r>
        <w:r w:rsidR="001A72F4" w:rsidDel="00A65444">
          <w:rPr>
            <w:bCs/>
            <w:noProof/>
            <w:lang w:val="en"/>
          </w:rPr>
          <w:t>(Price et al., 2011)</w:t>
        </w:r>
        <w:r w:rsidR="001A72F4" w:rsidDel="00A65444">
          <w:rPr>
            <w:bCs/>
            <w:lang w:val="en"/>
          </w:rPr>
          <w:fldChar w:fldCharType="end"/>
        </w:r>
        <w:r w:rsidR="002D25B2" w:rsidDel="00A65444">
          <w:rPr>
            <w:bCs/>
            <w:lang w:val="en"/>
          </w:rPr>
          <w:t>, rapid nestling growth</w:t>
        </w:r>
        <w:r w:rsidR="001A72F4" w:rsidDel="00A65444">
          <w:rPr>
            <w:bCs/>
            <w:lang w:val="en"/>
          </w:rPr>
          <w:t xml:space="preserve"> </w:t>
        </w:r>
        <w:r w:rsidR="001A72F4" w:rsidDel="00A65444">
          <w:rPr>
            <w:bCs/>
            <w:lang w:val="en"/>
          </w:rPr>
          <w:fldChar w:fldCharType="begin"/>
        </w:r>
        <w:r w:rsidR="001A72F4" w:rsidDel="00A65444">
          <w:rPr>
            <w:bCs/>
            <w:lang w:val="en"/>
          </w:rPr>
          <w:instrText xml:space="preserve"> ADDIN ZOTERO_ITEM CSL_CITATION {"citationID":"TFqm766z","properties":{"formattedCitation":"(Lodjak et al., 2017)","plainCitation":"(Lodjak et al., 2017)","noteIndex":0},"citationItems":[{"id":999,"uris":["http://zotero.org/users/15902993/items/52KI557W"],"itemData":{"id":999,"type":"article-journal","abstract":"Life history of animals is strongly linked with the variability in postnatal growth rates, because the ability to achieve necessary body mass early in life is directly connected with the ability to survive and reproduce later in life. Surprisingly, little is known about the physiological mechanisms connecting food availability with the variability of growth in wild animals. We used a hormonal injection treatment in free-living nestlings of the pied flycatcher (Ficedula hypoleuca). In doing this, we aimed to see how their plasma insulin-like growth factor 1 (IGF-1) levels and its mediation of growth rate vary in response to administration of exogenous IGF-1 during the early period of postnatal development. We showed that the levels of IGF-1 as well as growth rate and body size, in terms of body mass and tarsus length, were significantly higher in IGF-1-injected nestlings, compared with those in the control group. These differences became especially pronounced from day 7 post-hatch onwards during the 13-day nestling period. Additionally, the proportional investment into growth was more profoundly downregulated in IGF-1-injected nestlings at the end of the nestling period, which achieved fledging size earlier, compared with control nestlings. Our results are the first to highlight IGF-1 as the causal link between growth conditions and variability of growth rate and body size in wild vertebrates. Interestingly, the change in IGF-1 levels also showed a plausible, distinct adaptive age- and physical maturity-dependent pattern in nestlings to match the benefits gained by them when investing in growth, with the cost endured during the early days of postnatal development to maximize their fitness. Therefore, this mechanism might be among those mediating the maintenance of genetic variability in growth rates in populations, presumably regardless of the presence of strong directional selection acting upon them. A Lay Summary is available for this article.","container-title":"Functional Ecology","DOI":"10.1111/1365-2435.12679","ISSN":"1365-2435","issue":"1","language":"en","license":"© 2016 The Authors. Functional Ecology © 2016 British Ecological Society","note":"_eprint: https://onlinelibrary.wiley.com/doi/pdf/10.1111/1365-2435.12679","page":"184-191","source":"Wiley Online Library","title":"Causal link between insulin-like growth factor 1 and growth in nestlings of a wild passerine bird","volume":"31","author":[{"family":"Lodjak","given":"Jaanis"},{"family":"Mägi","given":"Marko"},{"family":"Sild","given":"Elin"},{"family":"Mänd","given":"Raivo"}],"issued":{"date-parts":[["2017"]]}}}],"schema":"https://github.com/citation-style-language/schema/raw/master/csl-citation.json"} </w:instrText>
        </w:r>
        <w:r w:rsidR="001A72F4" w:rsidDel="00A65444">
          <w:rPr>
            <w:bCs/>
            <w:lang w:val="en"/>
          </w:rPr>
          <w:fldChar w:fldCharType="separate"/>
        </w:r>
        <w:r w:rsidR="001A72F4" w:rsidDel="00A65444">
          <w:rPr>
            <w:bCs/>
            <w:noProof/>
            <w:lang w:val="en"/>
          </w:rPr>
          <w:t>(Lodjak et al., 2017)</w:t>
        </w:r>
        <w:r w:rsidR="001A72F4" w:rsidDel="00A65444">
          <w:rPr>
            <w:bCs/>
            <w:lang w:val="en"/>
          </w:rPr>
          <w:fldChar w:fldCharType="end"/>
        </w:r>
        <w:r w:rsidR="002D25B2" w:rsidDel="00A65444">
          <w:rPr>
            <w:bCs/>
            <w:lang w:val="en"/>
          </w:rPr>
          <w:t xml:space="preserve">, more rapid moult </w:t>
        </w:r>
        <w:r w:rsidR="001A72F4" w:rsidDel="00A65444">
          <w:rPr>
            <w:bCs/>
            <w:lang w:val="en"/>
          </w:rPr>
          <w:fldChar w:fldCharType="begin"/>
        </w:r>
        <w:r w:rsidR="001A72F4" w:rsidDel="00A65444">
          <w:rPr>
            <w:bCs/>
            <w:lang w:val="en"/>
          </w:rPr>
          <w:instrText xml:space="preserve"> ADDIN ZOTERO_ITEM CSL_CITATION {"citationID":"JfaRiIDx","properties":{"formattedCitation":"(Lendvai et al., 2021)","plainCitation":"(Lendvai et al., 2021)","noteIndex":0},"citationItems":[{"id":554,"uris":["http://zotero.org/users/15902993/items/RZYHAB5X"],"itemData":{"id":554,"type":"article-journal","abstract":"Moulting is a crucial, yet often overlooked life-history stage in many animals, when they renew their integumental structures. This life-history stage is an energetically demanding somatic growth event that has particular importance in birds because feathers play a crucial role in flight, insulation and communication. Somatic growth processes are regulated by the evolutionarily conserved peptide hormone insulin-like growth factor 1 (IGF-1). However, the role of IGF-1 in feather growth remains unknown. In this study, we captured 41 juvenile free-living bearded reedlings (Panurus biarmicus) that had started their first complete moult and brought them into captivity. Then, we manipulated their circulating IGF-1 levels using poly-(lactic-co-glycolid acid) microparticles (microspheres) that provide a sustained release of IGF-1. The treatment increased IGF-1 levels but did not affect the feather growth rate. However, 2 weeks after the treatment, birds in the increased IGF-1 group were moulting more feathers simultaneously than the controls and were at a more advanced stage of moult. Birds with experimentally increased IGF-1 levels had better quality feathers (measured by a lower number of fault bars) than the controls. These results suggest that an increase in IGF-1 does not speed up feather growth, but may alter moult intensity by initiating the renewal of several feathers simultaneously. This may shorten the overall moulting time but may imply costs in terms of IGF-1-induced oxidative stress.","container-title":"Journal of Experimental Biology","DOI":"10.1242/jeb.242481","ISSN":"0022-0949","issue":"14","journalAbbreviation":"Journal of Experimental Biology","page":"jeb242481","source":"Silverchair","title":"Effects of experimental increase in insulin-like growth factor 1 on feather growth rate, moult intensity and feather quality in a passerine bird","volume":"224","author":[{"family":"Lendvai","given":"Ádám Z."},{"family":"Tóth","given":"Zsófia"},{"family":"Mahr","given":"Katharina"},{"family":"Osváth","given":"Gergely"},{"family":"Vogel-Kindgen","given":"Sarah"},{"family":"Gander","given":"Bruno A."}],"issued":{"date-parts":[["2021",7,20]]}}}],"schema":"https://github.com/citation-style-language/schema/raw/master/csl-citation.json"} </w:instrText>
        </w:r>
        <w:r w:rsidR="001A72F4" w:rsidDel="00A65444">
          <w:rPr>
            <w:bCs/>
            <w:lang w:val="en"/>
          </w:rPr>
          <w:fldChar w:fldCharType="separate"/>
        </w:r>
        <w:r w:rsidR="001A72F4" w:rsidDel="00A65444">
          <w:rPr>
            <w:bCs/>
            <w:noProof/>
            <w:lang w:val="en"/>
          </w:rPr>
          <w:t>(Lendvai et al., 2021)</w:t>
        </w:r>
        <w:r w:rsidR="001A72F4" w:rsidDel="00A65444">
          <w:rPr>
            <w:bCs/>
            <w:lang w:val="en"/>
          </w:rPr>
          <w:fldChar w:fldCharType="end"/>
        </w:r>
        <w:r w:rsidR="002D25B2" w:rsidDel="00A65444">
          <w:rPr>
            <w:bCs/>
            <w:lang w:val="en"/>
          </w:rPr>
          <w:t>, ovarian function</w:t>
        </w:r>
        <w:r w:rsidR="001A72F4" w:rsidDel="00A65444">
          <w:rPr>
            <w:bCs/>
            <w:lang w:val="en"/>
          </w:rPr>
          <w:t xml:space="preserve"> </w:t>
        </w:r>
        <w:r w:rsidR="001A72F4" w:rsidDel="00A65444">
          <w:rPr>
            <w:bCs/>
            <w:lang w:val="en"/>
          </w:rPr>
          <w:fldChar w:fldCharType="begin"/>
        </w:r>
        <w:r w:rsidR="001A72F4" w:rsidDel="00A65444">
          <w:rPr>
            <w:bCs/>
            <w:lang w:val="en"/>
          </w:rPr>
          <w:instrText xml:space="preserve"> ADDIN ZOTERO_ITEM CSL_CITATION {"citationID":"dX82GbdH","properties":{"formattedCitation":"(Onagbesan et al., 1999)","plainCitation":"(Onagbesan et al., 1999)","noteIndex":0},"citationItems":[{"id":560,"uris":["http://zotero.org/users/15902993/items/FAMSKXTT"],"itemData":{"id":560,"type":"article-journal","abstract":"In the past three decades, overwhelming evidence has accumulated to show that insulin-like growth factor (IGF)-I and -II, their receptors and binding proteins (IGFBP) (the IGF system), have major roles to play in the regulation of ovarian function in mammals. Although studies in birds did not start until 5–6 years ago, the limited information thus far available suggests that the IGFs act as autocrine/paracrine regulators of follicular growth and differentiation, just as observed in mammals. The genes for IGF-I and -II, type-I IGF receptor, IGFBP-2, and IGFBP-5 are expressed in both granulosa and theca cells of the chicken ovary. The mechanisms by which the IGF system controls ovarian function in the avian species are complex and involve interactions with the gonadotrophins (LH and FSH), growth hormone, and even other growth factors. Effects are different between strains and nutritional status.","container-title":"Domestic Animal Endocrinology","DOI":"10.1016/S0739-7240(99)00046-6","ISSN":"0739-7240","issue":"2","journalAbbreviation":"Domestic Animal Endocrinology","page":"299-313","source":"ScienceDirect","title":"Insulin-like growth factors in the regulation of avian ovarian functions","volume":"17","author":[{"family":"Onagbesan","given":"O. M."},{"family":"Vleugels","given":"B."},{"family":"Buys","given":"N."},{"family":"Bruggeman","given":"V."},{"family":"Safi","given":"M."},{"family":"Decuypere","given":"E."}],"issued":{"date-parts":[["1999",10,1]]}}}],"schema":"https://github.com/citation-style-language/schema/raw/master/csl-citation.json"} </w:instrText>
        </w:r>
        <w:r w:rsidR="001A72F4" w:rsidDel="00A65444">
          <w:rPr>
            <w:bCs/>
            <w:lang w:val="en"/>
          </w:rPr>
          <w:fldChar w:fldCharType="separate"/>
        </w:r>
        <w:r w:rsidR="001A72F4" w:rsidDel="00A65444">
          <w:rPr>
            <w:bCs/>
            <w:noProof/>
            <w:lang w:val="en"/>
          </w:rPr>
          <w:t>(Onagbesan et al., 1999)</w:t>
        </w:r>
        <w:r w:rsidR="001A72F4" w:rsidDel="00A65444">
          <w:rPr>
            <w:bCs/>
            <w:lang w:val="en"/>
          </w:rPr>
          <w:fldChar w:fldCharType="end"/>
        </w:r>
        <w:r w:rsidR="002D25B2" w:rsidDel="00A65444">
          <w:rPr>
            <w:bCs/>
            <w:lang w:val="en"/>
          </w:rPr>
          <w:t>, and increased oxidative stress</w:t>
        </w:r>
        <w:r w:rsidR="001A72F4" w:rsidDel="00A65444">
          <w:rPr>
            <w:bCs/>
            <w:lang w:val="en"/>
          </w:rPr>
          <w:t xml:space="preserve"> </w:t>
        </w:r>
        <w:r w:rsidR="001A72F4" w:rsidDel="00A65444">
          <w:rPr>
            <w:bCs/>
            <w:lang w:val="en"/>
          </w:rPr>
          <w:fldChar w:fldCharType="begin"/>
        </w:r>
        <w:r w:rsidR="001A72F4" w:rsidDel="00A65444">
          <w:rPr>
            <w:bCs/>
            <w:lang w:val="en"/>
          </w:rPr>
          <w:instrText xml:space="preserve"> ADDIN ZOTERO_ITEM CSL_CITATION {"citationID":"8uQiGRBz","properties":{"formattedCitation":"(Lendvai et al., 2024)","plainCitation":"(Lendvai et al., 2024)","noteIndex":0},"citationItems":[{"id":1002,"uris":["http://zotero.org/users/15902993/items/RE87EAWK"],"itemData":{"id":1002,"type":"article-journal","abstract":"The insulin-like growth factor 1 (IGF-1) is a pleiotropic hormone that regulates essential life-history traits and is known for its major contribution to determining individual ageing processes. High levels of IGF-1 have been linked to increased mortality and are hypothesised to cause oxidative stress. This effect has been observed in laboratory animals, but whether it pertains to wild vertebrates has not been tested. This is surprising because studying the mechanisms that shape individual differences in lifespan is important to understanding mortality patterns in populations of free-living animals. We tested this hypothesis under semi-natural conditions by simulating elevated IGF-1 levels in captive bearded reedlings, a songbird species with an exceptionally fast pace of life. We subcutaneously injected slow-release biodegradable microspheres loaded with IGF-1 and achieved a systemic 3.7-fold increase of the hormone within the natural range for at least 24 h. Oxidative damage to lipids showed marked sexual differences: it significantly increased the day after the manipulation in treated males and returned to baseline levels four days post-treatment, while no treatment effect was apparent in females. Although there was no overall difference in survival between the treatment groups, high initial (pre-treatment) IGF-1 and low post-treatment plasma malondialdehyde levels were associated with enhanced survival prospects in males. These results suggest that males may be more susceptible to IGF-1-induced oxidative stress than females and quickly restoring oxidative balance may be related to fitness. IGF-1 levels evolve under opposing selection forces, and natural variation in this hormone’s level may reflect the outcome of individual optimization.","container-title":"Oecologia","DOI":"10.1007/s00442-024-05587-y","ISSN":"1432-1939","issue":"3","journalAbbreviation":"Oecologia","language":"en","page":"561-570","source":"Springer Link","title":"IGF-1 induces sex-specific oxidative damage and mortality in a songbird","volume":"205","author":[{"family":"Lendvai","given":"Ádám Z."},{"family":"Tóth","given":"Zsófia"},{"family":"Mahr","given":"Katharina"},{"family":"Pénzes","given":"Janka"},{"family":"Vogel-Kindgen","given":"Sarah"},{"family":"Gander","given":"Bruno A."},{"family":"Vágási","given":"Csongor I."}],"issued":{"date-parts":[["2024",8,1]]}}}],"schema":"https://github.com/citation-style-language/schema/raw/master/csl-citation.json"} </w:instrText>
        </w:r>
        <w:r w:rsidR="001A72F4" w:rsidDel="00A65444">
          <w:rPr>
            <w:bCs/>
            <w:lang w:val="en"/>
          </w:rPr>
          <w:fldChar w:fldCharType="separate"/>
        </w:r>
        <w:r w:rsidR="001A72F4" w:rsidDel="00A65444">
          <w:rPr>
            <w:bCs/>
            <w:noProof/>
            <w:lang w:val="en"/>
          </w:rPr>
          <w:t>(Lendvai et al., 2024)</w:t>
        </w:r>
        <w:r w:rsidR="001A72F4" w:rsidDel="00A65444">
          <w:rPr>
            <w:bCs/>
            <w:lang w:val="en"/>
          </w:rPr>
          <w:fldChar w:fldCharType="end"/>
        </w:r>
        <w:r w:rsidR="002D25B2" w:rsidDel="00A65444">
          <w:rPr>
            <w:bCs/>
            <w:lang w:val="en"/>
          </w:rPr>
          <w:t>.</w:t>
        </w:r>
        <w:r w:rsidR="00AC1477" w:rsidDel="00A65444">
          <w:rPr>
            <w:bCs/>
            <w:lang w:val="en"/>
          </w:rPr>
          <w:t xml:space="preserve"> </w:t>
        </w:r>
        <w:r w:rsidR="00A87208" w:rsidDel="00A65444">
          <w:rPr>
            <w:bCs/>
            <w:lang w:val="en"/>
          </w:rPr>
          <w:t>IGF receptors also play a role in diabetes and this signal could emerge due to increased carbohydrates in the diets of urban birds</w:t>
        </w:r>
        <w:r w:rsidR="001A72F4" w:rsidDel="00A65444">
          <w:rPr>
            <w:bCs/>
            <w:lang w:val="en"/>
          </w:rPr>
          <w:t xml:space="preserve"> </w:t>
        </w:r>
        <w:r w:rsidR="001A72F4" w:rsidDel="00A65444">
          <w:rPr>
            <w:bCs/>
            <w:lang w:val="en"/>
          </w:rPr>
          <w:fldChar w:fldCharType="begin"/>
        </w:r>
        <w:r w:rsidR="00034B1D" w:rsidDel="00A65444">
          <w:rPr>
            <w:bCs/>
            <w:lang w:val="en"/>
          </w:rPr>
          <w:instrText xml:space="preserve"> ADDIN ZOTERO_ITEM CSL_CITATION {"citationID":"SsM2yqxR","properties":{"formattedCitation":"(Fall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instrText>
        </w:r>
        <w:r w:rsidR="001A72F4" w:rsidDel="00A65444">
          <w:rPr>
            <w:bCs/>
            <w:lang w:val="en"/>
          </w:rPr>
          <w:fldChar w:fldCharType="separate"/>
        </w:r>
        <w:r w:rsidR="00034B1D" w:rsidDel="00A65444">
          <w:rPr>
            <w:bCs/>
            <w:noProof/>
            <w:lang w:val="en"/>
          </w:rPr>
          <w:t>(Fall &amp; Ingelsson, 2014)</w:t>
        </w:r>
        <w:r w:rsidR="001A72F4" w:rsidDel="00A65444">
          <w:rPr>
            <w:bCs/>
            <w:lang w:val="en"/>
          </w:rPr>
          <w:fldChar w:fldCharType="end"/>
        </w:r>
        <w:r w:rsidR="00A87208" w:rsidDel="00A65444">
          <w:rPr>
            <w:bCs/>
            <w:lang w:val="en"/>
          </w:rPr>
          <w:t>.</w:t>
        </w:r>
      </w:moveFrom>
    </w:p>
    <w:moveFromRangeEnd w:id="951"/>
    <w:p w14:paraId="3D5FDC4C" w14:textId="3C9A9CCB" w:rsidR="00EE5DD6" w:rsidRPr="00EE5DD6" w:rsidRDefault="002062CB" w:rsidP="00FE72A9">
      <w:pPr>
        <w:spacing w:line="480" w:lineRule="auto"/>
        <w:ind w:firstLine="720"/>
        <w:rPr>
          <w:b/>
          <w:u w:val="single"/>
          <w:lang w:val="en"/>
          <w:rPrChange w:id="953" w:author="Danny Jackson (Student)" w:date="2025-06-07T11:40:00Z" w16du:dateUtc="2025-06-07T18:40:00Z">
            <w:rPr>
              <w:bCs/>
              <w:lang w:val="en"/>
            </w:rPr>
          </w:rPrChange>
        </w:rPr>
      </w:pPr>
      <w:del w:id="954" w:author="Danny Jackson (Student)" w:date="2025-06-09T19:59:00Z" w16du:dateUtc="2025-06-10T02:59:00Z">
        <w:r w:rsidDel="004E0BDB">
          <w:rPr>
            <w:bCs/>
            <w:lang w:val="en"/>
          </w:rPr>
          <w:delText>Three genes were identified by both RAiSD and F</w:delText>
        </w:r>
        <w:r w:rsidRPr="002062CB" w:rsidDel="004E0BDB">
          <w:rPr>
            <w:bCs/>
            <w:vertAlign w:val="superscript"/>
            <w:lang w:val="en"/>
          </w:rPr>
          <w:delText>ST</w:delText>
        </w:r>
        <w:r w:rsidDel="004E0BDB">
          <w:rPr>
            <w:bCs/>
            <w:lang w:val="en"/>
          </w:rPr>
          <w:delText xml:space="preserve"> </w:delText>
        </w:r>
        <w:r w:rsidR="00736C0B" w:rsidDel="004E0BDB">
          <w:rPr>
            <w:bCs/>
            <w:lang w:val="en"/>
          </w:rPr>
          <w:delText xml:space="preserve">as under selection in urban environments </w:delText>
        </w:r>
        <w:r w:rsidDel="004E0BDB">
          <w:rPr>
            <w:bCs/>
            <w:lang w:val="en"/>
          </w:rPr>
          <w:delText>in both northern cardinals an</w:delText>
        </w:r>
        <w:r w:rsidR="00DC4E17" w:rsidDel="004E0BDB">
          <w:rPr>
            <w:bCs/>
            <w:lang w:val="en"/>
          </w:rPr>
          <w:delText>d</w:delText>
        </w:r>
        <w:r w:rsidDel="004E0BDB">
          <w:rPr>
            <w:bCs/>
            <w:lang w:val="en"/>
          </w:rPr>
          <w:delText xml:space="preserve"> pyrrhuloxia: </w:delText>
        </w:r>
        <w:r w:rsidRPr="004E0BDB" w:rsidDel="004E0BDB">
          <w:rPr>
            <w:bCs/>
            <w:i/>
            <w:iCs/>
            <w:lang w:val="en"/>
            <w:rPrChange w:id="955" w:author="Danny Jackson (Student)" w:date="2025-06-09T19:59:00Z" w16du:dateUtc="2025-06-10T02:59:00Z">
              <w:rPr>
                <w:bCs/>
                <w:lang w:val="en"/>
              </w:rPr>
            </w:rPrChange>
          </w:rPr>
          <w:delText>CDKAL1</w:delText>
        </w:r>
        <w:r w:rsidDel="004E0BDB">
          <w:rPr>
            <w:bCs/>
            <w:lang w:val="en"/>
          </w:rPr>
          <w:delText xml:space="preserve">, </w:delText>
        </w:r>
        <w:r w:rsidRPr="004E0BDB" w:rsidDel="004E0BDB">
          <w:rPr>
            <w:bCs/>
            <w:i/>
            <w:iCs/>
            <w:lang w:val="en"/>
            <w:rPrChange w:id="956" w:author="Danny Jackson (Student)" w:date="2025-06-09T19:59:00Z" w16du:dateUtc="2025-06-10T02:59:00Z">
              <w:rPr>
                <w:bCs/>
                <w:lang w:val="en"/>
              </w:rPr>
            </w:rPrChange>
          </w:rPr>
          <w:delText>COL15A1</w:delText>
        </w:r>
        <w:r w:rsidDel="004E0BDB">
          <w:rPr>
            <w:bCs/>
            <w:lang w:val="en"/>
          </w:rPr>
          <w:delText xml:space="preserve">, and </w:delText>
        </w:r>
        <w:r w:rsidRPr="004E0BDB" w:rsidDel="004E0BDB">
          <w:rPr>
            <w:bCs/>
            <w:i/>
            <w:iCs/>
            <w:lang w:val="en"/>
            <w:rPrChange w:id="957" w:author="Danny Jackson (Student)" w:date="2025-06-09T19:59:00Z" w16du:dateUtc="2025-06-10T02:59:00Z">
              <w:rPr>
                <w:bCs/>
                <w:lang w:val="en"/>
              </w:rPr>
            </w:rPrChange>
          </w:rPr>
          <w:delText>TGFBR1</w:delText>
        </w:r>
        <w:r w:rsidDel="004E0BDB">
          <w:rPr>
            <w:bCs/>
            <w:lang w:val="en"/>
          </w:rPr>
          <w:delText xml:space="preserve">. These three genes are associated with muscle development in different ways. </w:delText>
        </w:r>
        <w:r w:rsidRPr="004E0BDB" w:rsidDel="004E0BDB">
          <w:rPr>
            <w:bCs/>
            <w:i/>
            <w:iCs/>
            <w:lang w:val="en"/>
            <w:rPrChange w:id="958" w:author="Danny Jackson (Student)" w:date="2025-06-09T19:59:00Z" w16du:dateUtc="2025-06-10T02:59:00Z">
              <w:rPr>
                <w:bCs/>
                <w:lang w:val="en"/>
              </w:rPr>
            </w:rPrChange>
          </w:rPr>
          <w:delText>CDKAL1</w:delText>
        </w:r>
        <w:r w:rsidRPr="002062CB" w:rsidDel="004E0BDB">
          <w:rPr>
            <w:bCs/>
            <w:lang w:val="en"/>
          </w:rPr>
          <w:delText xml:space="preserve"> is associated with obesity in multiple studies</w:delText>
        </w:r>
        <w:r w:rsidR="001A72F4"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{"citationID":"BL5cCKgd","properties":{"formattedCitation":"(Fall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delInstrText>
        </w:r>
        <w:r w:rsidR="00034B1D" w:rsidDel="004E0BDB">
          <w:rPr>
            <w:bCs/>
            <w:lang w:val="en"/>
          </w:rPr>
          <w:fldChar w:fldCharType="separate"/>
        </w:r>
        <w:r w:rsidR="00034B1D" w:rsidDel="004E0BDB">
          <w:rPr>
            <w:bCs/>
            <w:noProof/>
            <w:lang w:val="en"/>
          </w:rPr>
          <w:delText>(Fall &amp; Ingelsson, 2014)</w:delText>
        </w:r>
        <w:r w:rsidR="00034B1D" w:rsidDel="004E0BDB">
          <w:rPr>
            <w:bCs/>
            <w:lang w:val="en"/>
          </w:rPr>
          <w:fldChar w:fldCharType="end"/>
        </w:r>
        <w:r w:rsidR="00034B1D" w:rsidDel="004E0BDB">
          <w:rPr>
            <w:bCs/>
            <w:lang w:val="en"/>
          </w:rPr>
          <w:delText xml:space="preserve"> </w:delText>
        </w:r>
        <w:r w:rsidRPr="002062CB" w:rsidDel="004E0BDB">
          <w:rPr>
            <w:bCs/>
            <w:lang w:val="en"/>
          </w:rPr>
          <w:delText>and type 2 diabetes</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{"citationID":"4EwsHtAY","properties":{"formattedCitation":"(Ragvin et al., 2010)","plainCitation":"(Ragvin et al., 2010)","noteIndex":0},"citationItems":[{"id":546,"uris":["http://zotero.org/users/15902993/items/2VBBJ9X9"],"itemData":{"id":546,"type":"article-journal","abstract":"Genome-wide association studies identified noncoding SNPs associated with type 2 diabetes and obesity in linkage disequilibrium (LD) blocks encompassing HHEX-IDE and introns of CDKAL1 and FTO [Sladek R, et al. (2007) Nature 445:881–885; Steinthorsdottir V, et al. (2007) Nat. Genet 39:770–775; Frayling TM, et al. (2007) Science 316:889–894]. We show that these LD blocks contain highly conserved noncoding elements and overlap with the genomic regulatory blocks of the transcription factor genes HHEX, SOX4, and IRX3. We report that human highly conserved noncoding elements in LD with the risk SNPs drive expression in endoderm or pancreas in transgenic mice and zebrafish. Both HHEX and SOX4 have recently been implicated in pancreas development and the regulation of insulin secretion, but IRX3 had no prior association with pancreatic function or development. Knockdown of its orthologue in zebrafish, irx3a, increased the number of pancreatic ghrelin-producing epsilon cells and decreased the number of insulin-producing β-cells and glucagon-producing α-cells, thereby suggesting a direct link of pancreatic IRX3 function to both obesity and type 2 diabetes.","container-title":"Proceedings of the National Academy of Sciences","DOI":"10.1073/pnas.0911591107","issue":"2","note":"publisher: Proceedings of the National Academy of Sciences","page":"775-780","source":"pnas.org (Atypon)","title":"Long-range gene regulation links genomic type 2 diabetes and obesity risk regions to HHEX, SOX4, and IRX3","volume":"107","author":[{"family":"Ragvin","given":"Anja"},{"family":"Moro","given":"Enrico"},{"family":"Fredman","given":"David"},{"family":"Navratilova","given":"Pavla"},{"family":"Drivenes","given":"Øyvind"},{"family":"Engström","given":"Pär G."},{"family":"Alonso","given":"M. Eva"},{"family":"Mustienes","given":"Elisa de la Calle"},{"family":"Skarmeta","given":"José Luis Gómez"},{"family":"Tavares","given":"Maria J."},{"family":"Casares","given":"Fernando"},{"family":"Manzanares","given":"Miguel"},{"family":"Heyningen","given":"Veronica","non-dropping-particle":"van"},{"family":"Molven","given":"Anders"},{"family":"Njølstad","given":"Pål R."},{"family":"Argenton","given":"Francesco"},{"family":"Lenhard","given":"Boris"},{"family":"Becker","given":"Thomas S."}],"issued":{"date-parts":[["2010",1,12]]}}}],"schema":"https://github.com/citation-style-language/schema/raw/master/csl-citation.json"} </w:delInstrText>
        </w:r>
        <w:r w:rsidR="00034B1D" w:rsidDel="004E0BDB">
          <w:rPr>
            <w:bCs/>
            <w:lang w:val="en"/>
          </w:rPr>
          <w:fldChar w:fldCharType="separate"/>
        </w:r>
        <w:r w:rsidR="00034B1D" w:rsidDel="004E0BDB">
          <w:rPr>
            <w:bCs/>
            <w:noProof/>
            <w:lang w:val="en"/>
          </w:rPr>
          <w:delText>(Ragvin et al., 2010)</w:delText>
        </w:r>
        <w:r w:rsidR="00034B1D" w:rsidDel="004E0BDB">
          <w:rPr>
            <w:bCs/>
            <w:lang w:val="en"/>
          </w:rPr>
          <w:fldChar w:fldCharType="end"/>
        </w:r>
        <w:r w:rsidRPr="002062CB" w:rsidDel="004E0BDB">
          <w:rPr>
            <w:bCs/>
            <w:lang w:val="en"/>
          </w:rPr>
          <w:delText xml:space="preserve"> and is overexpressed in skeletal muscle tissues in women with polycystic ovarian syndrome</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{"citationID":"9ZCTQNza","properties":{"formattedCitation":"(Manti et al., 2020)","plainCitation":"(Manti et al., 2020)","noteIndex":0},"citationItems":[{"id":1004,"uris":["http://zotero.org/users/15902993/items/WXFJKI92"],"itemData":{"id":1004,"type":"article-journal","abstract":"&lt;p&gt;Polycystic ovary syndrome (PCOS) is an endocrine and metabolic disorder affecting up to 15% of women at reproductive age. The main features of PCOS are hyperandrogenism and irregular menstrual cycles together with metabolic dysfunctions including hyperinsulinemia and insulin resistance and a 4-fold increased risk of developing type 2 diabetes. Despite the high prevalence the pathophysiology of the syndrome is unclear. Insulin resistance in women with PCOS likely affect the skeletal muscle and recently it was demonstrated that changes in DNA methylation affects the gene expression in skeletal muscle that in part can explain their metabolic abnormalities. The objective of this work was to combine gene expression array data from different datasets to improve statistical power and thereby identify novel biomarkers that can be further explored. In this narrative review, we performed a meta-analysis of skeletal muscle arrays available from Gene Expression Omnibus and from publications. The eligibility criteria were published articles in English, and baseline (no treatment) skeletal muscle samples from women with PCOS and controls. The R package Metafor was used for integration of the datasets. One hundred and fourteen unique transcripts were differentially expressed in skeletal muscle from women with PCOS vs. controls (&lt;italic&gt;q&lt;/italic&gt; &amp;lt; 0.05), 87% of these transcripts have not been previously identified as altered in PCOS muscle. &lt;italic&gt;ING2, CDKAL1&lt;/italic&gt;, and &lt;italic&gt;AKTIP&lt;/italic&gt; had the largest differential increase in expression, and &lt;italic&gt;TSHZ2, FKBP2&lt;/italic&gt;, and &lt;italic&gt;OCEL1&lt;/italic&gt; had the largest decrease in expression. Two genes, &lt;italic&gt;IRX3&lt;/italic&gt; and &lt;italic&gt;CDKAL1&lt;/italic&gt; were consistently upregulated (&lt;italic&gt;q&lt;/italic&gt; &amp;lt; 0.05) in the individual analyses and meta-analysis. Based on the meta-analysis, we identified several dysregulated immunometabolic pathways as a part of the molecular mechanisms of insulin resistance in the skeletal muscle of women with PCOS. The transcriptomic data need to be verified by functional analyses as well as proteomics to advance our understanding of PCOS specific insulin resistance in skeletal muscle.&lt;/p&gt;","container-title":"Frontiers in Physiology","DOI":"10.3389/fphys.2020.573505","ISSN":"1664-042X","journalAbbreviation":"Front. Physiol.","language":"English","note":"publisher: Frontiers","source":"Frontiers","title":"Skeletal Muscle Immunometabolism in Women With Polycystic Ovary Syndrome: A Meta-Analysis","title-short":"Skeletal Muscle Immunometabolism in Women With Polycystic Ovary Syndrome","URL":"https://www.frontiersin.org/journals/physiology/articles/10.3389/fphys.2020.573505/full","volume":"11","author":[{"family":"Manti","given":"Maria"},{"family":"Stener-Victorin","given":"Elisabet"},{"family":"Benrick","given":"Anna"}],"accessed":{"date-parts":[["2025",3,7]]},"issued":{"date-parts":[["2020",10,22]]}}}],"schema":"https://github.com/citation-style-language/schema/raw/master/csl-citation.json"} </w:delInstrText>
        </w:r>
        <w:r w:rsidR="00034B1D" w:rsidDel="004E0BDB">
          <w:rPr>
            <w:bCs/>
            <w:lang w:val="en"/>
          </w:rPr>
          <w:fldChar w:fldCharType="separate"/>
        </w:r>
        <w:r w:rsidR="00034B1D" w:rsidDel="004E0BDB">
          <w:rPr>
            <w:bCs/>
            <w:noProof/>
            <w:lang w:val="en"/>
          </w:rPr>
          <w:delText>(Manti et al., 2020)</w:delText>
        </w:r>
        <w:r w:rsidR="00034B1D" w:rsidDel="004E0BDB">
          <w:rPr>
            <w:bCs/>
            <w:lang w:val="en"/>
          </w:rPr>
          <w:fldChar w:fldCharType="end"/>
        </w:r>
        <w:r w:rsidRPr="002062CB" w:rsidDel="004E0BDB">
          <w:rPr>
            <w:bCs/>
            <w:lang w:val="en"/>
          </w:rPr>
          <w:delText>, with variants leading to misfolded insulin</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{"citationID":"ydV2gxvE","properties":{"formattedCitation":"(Ghosh et al., 2022)","plainCitation":"(Ghosh et al., 2022)","noteIndex":0},"citationItems":[{"id":542,"uris":["http://zotero.org/users/15902993/items/GGNPWTAD"],"itemData":{"id":542,"type":"article-journal","abstract":"Diabetes Mellitus, being a polygenic disorder, have a set of risk genes involved in the onset of the insulin resistance, obesity and impaired insulin synthesis. Recent genome wide association studies (GWAS) shows the intimacy of CDK5 regulatory subunit Associated protein 1-Like 1 (Cdkal1) with the pathophysiology of the diabetes mellitus and its complications, although the exact molecular relation is still unknown. In this short review, we have summarized all the diverse biological roles of Cdkal1 in relation to the onset of diabetes mellitus. Variations in the Cdkal1 transcript are responsible for the accumulation of misfolded insulin and thus generating oxidative and ER stress in the pancreatic β-cells, leading to their destruction. Recent studies have shown that Cdkal1 has an intrinsic thiomethyl transferase activity, which is essential for proper posttranslational processing of pre-proinsulin to produce mature insulin. Moreover, Cdkal1 has also been claimed as an endogenous inhibitor of cdk5, which prevents the cdk5-induced interruption in insulin synthesis through PDX1 translocation from nucleus to cytosol. Recent clinical studies have identified the risk single nucleotide polymorphisms (SNPs) of Cdkal1 as one of the root causes for the onset of diabetic complications. To the best of our knowledge, it is the first comprehensive review which elaborates most of the potential Cdkal1-dependent molecular mechanisms studied yet. In this review, we present a compiled and concise summary about all the diverse roles of Cdkal1 in the context of type 2 diabetes mellitus and its associated complications. This review will be helpful to target Cdkal1 as a potential option for the management of type 2 diabetes mellitus in future.","container-title":"Journal of Diabetes &amp; Metabolic Disorders","DOI":"10.1007/s40200-021-00953-6","ISSN":"2251-6581","issue":"1","journalAbbreviation":"J Diabetes Metab Disord","language":"en","page":"991-1001","source":"Springer Link","title":"Involvement of Cdkal1 in the etiology of type 2 diabetes mellitus and microvascular diabetic complications: a review","title-short":"Involvement of Cdkal1 in the etiology of type 2 diabetes mellitus and microvascular diabetic complications","volume":"21","author":[{"family":"Ghosh","given":"Chandrachur"},{"family":"Das","given":"Neeladrisingha"},{"family":"Saha","given":"Sarama"},{"family":"Kundu","given":"Tathagata"},{"family":"Sircar","given":"Debabrata"},{"family":"Roy","given":"Partha"}],"issued":{"date-parts":[["2022",6,1]]}}}],"schema":"https://github.com/citation-style-language/schema/raw/master/csl-citation.json"} </w:delInstrText>
        </w:r>
        <w:r w:rsidR="00034B1D" w:rsidDel="004E0BDB">
          <w:rPr>
            <w:bCs/>
            <w:lang w:val="en"/>
          </w:rPr>
          <w:fldChar w:fldCharType="separate"/>
        </w:r>
        <w:r w:rsidR="00034B1D" w:rsidDel="004E0BDB">
          <w:rPr>
            <w:bCs/>
            <w:noProof/>
            <w:lang w:val="en"/>
          </w:rPr>
          <w:delText>(Ghosh et al., 2022)</w:delText>
        </w:r>
        <w:r w:rsidR="00034B1D" w:rsidDel="004E0BDB">
          <w:rPr>
            <w:bCs/>
            <w:lang w:val="en"/>
          </w:rPr>
          <w:fldChar w:fldCharType="end"/>
        </w:r>
        <w:r w:rsidRPr="002062CB" w:rsidDel="004E0BDB">
          <w:rPr>
            <w:bCs/>
            <w:lang w:val="en"/>
          </w:rPr>
          <w:delText xml:space="preserve">. </w:delText>
        </w:r>
        <w:r w:rsidRPr="004E0BDB" w:rsidDel="004E0BDB">
          <w:rPr>
            <w:bCs/>
            <w:i/>
            <w:iCs/>
            <w:lang w:val="en"/>
            <w:rPrChange w:id="959" w:author="Danny Jackson (Student)" w:date="2025-06-09T19:59:00Z" w16du:dateUtc="2025-06-10T02:59:00Z">
              <w:rPr>
                <w:bCs/>
                <w:lang w:val="en"/>
              </w:rPr>
            </w:rPrChange>
          </w:rPr>
          <w:delText>COL15A1</w:delText>
        </w:r>
        <w:r w:rsidRPr="002062CB" w:rsidDel="004E0BDB">
          <w:rPr>
            <w:bCs/>
            <w:lang w:val="en"/>
          </w:rPr>
          <w:delText xml:space="preserve"> is associated with chicken pectoral muscle disorders</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{"citationID":"5Nhw2dBX","properties":{"formattedCitation":"(Bordini et al., 2022)","plainCitation":"(Bordini et al., 2022)","noteIndex":0},"citationItems":[{"id":538,"uris":["http://zotero.org/users/15902993/items/2RI3WWE6"],"itemData":{"id":538,"type":"article-journal","abstract":"&lt;p&gt;Growth-related abnormalities affecting modern chickens, known as White Striping (WS) and Wooden Breast (WB), have been deeply investigated in the last decade. Nevertheless, their precise etiology remains unclear. The present study aimed at providing new insights into the molecular mechanisms involved in their onset by identifying clusters of co-expressed genes (i.e., modules) and key loci associated with phenotypes highly related to the occurrence of these muscular disorders. The data obtained by a Weighted Gene Co-expression Network Analysis (WGCNA) were investigated to identify hub genes associated with the parameters breast width (W) and total crude protein content (PC) of &lt;italic&gt;Pectoralis major&lt;/italic&gt; muscles (PM) previously harvested from 12 fast-growing broilers (6 normal vs&lt;italic&gt;.&lt;/italic&gt; 6 affected by WS/WB). W and PC can be considered markers of the high breast yield of modern broilers and the impaired composition of abnormal fillets, respectively. Among the identified modules, the turquoise (&lt;italic&gt;r&lt;/italic&gt; = -0.90, &lt;italic&gt;p&lt;/italic&gt; &amp;lt; 0.0001) and yellow2 (&lt;italic&gt;r&lt;/italic&gt; = 0.91, &lt;italic&gt;p&lt;/italic&gt; &amp;lt; 0.0001) were those most significantly related to PC and W, and therefore respectively named “protein content” and “width” modules. Functional analysis of the width module evidenced genes involved in the ubiquitin-mediated proteolysis and inflammatory response. GTPase activator activity, PI3K-Akt signaling pathway, collagen catabolic process, and blood vessel development have been detected among the most significant functional categories of the protein content module. The most interconnected hub genes detected for the width module encode for proteins implicated in the adaptive responses to oxidative stress (i.e., &lt;italic&gt;THRAP3&lt;/italic&gt; and &lt;italic&gt;PRPF40A&lt;/italic&gt;), and a member of the inhibitor of apoptosis family (i.e., &lt;italic&gt;BIRC2&lt;/italic&gt;) involved in contrasting apoptotic events related to the endoplasmic reticulum (ER)-stress. The protein content module showed hub genes coding for different types of collagens (such as &lt;italic&gt;COL6A3&lt;/italic&gt; and &lt;italic&gt;COL5A2&lt;/italic&gt;), along with &lt;italic&gt;MMP2&lt;/italic&gt; and &lt;italic&gt;SPARC&lt;/italic&gt;, which are implicated in Collagen type IV catabolism and biosynthesis. Taken together, the present findings suggested that an ER stress condition may underly the inflammatory responses and apoptotic events taking place within affected PM muscles. Moreover, these results support the hypothesis of a role of the Collagen type IV in the cascade of events leading to the occurrence of WS/WB and identify novel actors probably involved in their onset.&lt;/p&gt;","container-title":"Frontiers in Physiology","DOI":"10.3389/fphys.2022.936768","ISSN":"1664-042X","journalAbbreviation":"Front. Physiol.","language":"English","note":"publisher: Frontiers","source":"Frontiers","title":"Molecular Pathways and Key Genes Associated With Breast Width and Protein Content in White Striping and Wooden Breast Chicken Pectoral Muscle","URL":"https://www.frontiersin.org/journals/physiology/articles/10.3389/fphys.2022.936768/full","volume":"13","author":[{"family":"Bordini","given":"Martina"},{"family":"Soglia","given":"Francesca"},{"family":"Davoli","given":"Roberta"},{"family":"Zappaterra","given":"Martina"},{"family":"Petracci","given":"Massimiliano"},{"family":"Meluzzi","given":"Adele"}],"accessed":{"date-parts":[["2025",3,7]]},"issued":{"date-parts":[["2022",7,8]]}}}],"schema":"https://github.com/citation-style-language/schema/raw/master/csl-citation.json"} </w:delInstrText>
        </w:r>
        <w:r w:rsidR="00034B1D" w:rsidDel="004E0BDB">
          <w:rPr>
            <w:bCs/>
            <w:lang w:val="en"/>
          </w:rPr>
          <w:fldChar w:fldCharType="separate"/>
        </w:r>
        <w:r w:rsidR="00034B1D" w:rsidDel="004E0BDB">
          <w:rPr>
            <w:bCs/>
            <w:noProof/>
            <w:lang w:val="en"/>
          </w:rPr>
          <w:delText>(Bordini et al., 2022)</w:delText>
        </w:r>
        <w:r w:rsidR="00034B1D" w:rsidDel="004E0BDB">
          <w:rPr>
            <w:bCs/>
            <w:lang w:val="en"/>
          </w:rPr>
          <w:fldChar w:fldCharType="end"/>
        </w:r>
        <w:r w:rsidRPr="002062CB" w:rsidDel="004E0BDB">
          <w:rPr>
            <w:bCs/>
            <w:lang w:val="en"/>
          </w:rPr>
          <w:delText xml:space="preserve">. </w:delText>
        </w:r>
        <w:r w:rsidRPr="004E0BDB" w:rsidDel="004E0BDB">
          <w:rPr>
            <w:bCs/>
            <w:i/>
            <w:iCs/>
            <w:lang w:val="en"/>
            <w:rPrChange w:id="960" w:author="Danny Jackson (Student)" w:date="2025-06-09T19:59:00Z" w16du:dateUtc="2025-06-10T02:59:00Z">
              <w:rPr>
                <w:bCs/>
                <w:lang w:val="en"/>
              </w:rPr>
            </w:rPrChange>
          </w:rPr>
          <w:delText>TGFBR1</w:delText>
        </w:r>
        <w:r w:rsidRPr="002062CB" w:rsidDel="004E0BDB">
          <w:rPr>
            <w:bCs/>
            <w:lang w:val="en"/>
          </w:rPr>
          <w:delText xml:space="preserve"> expression is associated with corticosterone exposure in tree swallows (</w:delText>
        </w:r>
        <w:r w:rsidRPr="00736C0B" w:rsidDel="004E0BDB">
          <w:rPr>
            <w:bCs/>
            <w:i/>
            <w:iCs/>
            <w:lang w:val="en"/>
          </w:rPr>
          <w:delText>Tachycineta bicolor)</w:delText>
        </w:r>
        <w:r w:rsidRPr="002062CB" w:rsidDel="004E0BDB">
          <w:rPr>
            <w:bCs/>
            <w:lang w:val="en"/>
          </w:rPr>
          <w:delText xml:space="preserve"> and</w:delText>
        </w:r>
        <w:r w:rsidR="00FE72A9" w:rsidDel="004E0BDB">
          <w:rPr>
            <w:bCs/>
            <w:lang w:val="en"/>
          </w:rPr>
          <w:delText xml:space="preserve"> with </w:delText>
        </w:r>
        <w:r w:rsidRPr="002062CB" w:rsidDel="004E0BDB">
          <w:rPr>
            <w:bCs/>
            <w:lang w:val="en"/>
          </w:rPr>
          <w:delText>cardovascular</w:delText>
        </w:r>
        <w:r w:rsidR="00FE72A9" w:rsidDel="004E0BDB">
          <w:rPr>
            <w:bCs/>
            <w:lang w:val="en"/>
          </w:rPr>
          <w:delText xml:space="preserve"> disease</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{"citationID":"MP184OMg","properties":{"formattedCitation":"(Yagyu et al., 2023)","plainCitation":"(Yagyu et al., 2023)","noteIndex":0},"citationItems":[{"id":532,"uris":["http://zotero.org/users/15902993/items/I3ZDG5KL"],"itemData":{"id":532,"type":"article-journal","abstract":"BackgroundDifferences in the clinical course of heritable thoracic aortic disease based on the disease‐causing gene have not been fully evaluated. To clarify the clinical relevance of causative genes in heritable thoracic aortic disease, we assessed the clinical course of patients categorized based on genetic diagnosis.Methods and ResultsWe investigated cardiovascular events and mortality in 518 genetically diagnosed patients in 4 groups: Group 1, FBN1 (n=344); Group 2, TGFBR1, TGFBR2, SMAD3, or TGFB2 (n=74); Group 3, COL3A1 (n=60); and Group 4, ACTA2 or MYH11 (n=40). The median age at the first cardiovascular event ranged from 30.0 to 35.5 years (P=0.36). Patients with gene variants related to transforming growth factor‐β signaling had a significantly higher rate of subsequent events than those with FBN1 variants (adjusted hazard ratio, 2.33 [95% CI, 1.60–3.38]; P&lt;0.001). Regarding the incidence of aortic dissection, there were no significant differences among the 4 groups in male patients (36.3%, 34.3%, 21.4%, and 54.2%, respectively; P=0.06). Female patients with COL3A1 variants had a significantly lower incidence than female patients in the other 3 groups (34.2%, 59.0%, 3.1%, and 43.8%, respectively; P&lt;0.001).ConclusionsGene variants related to transforming growth factor‐β signaling are associated with a higher incidence of subsequent cardiovascular events than FBN1 variants. COL3A1 variants might be related to a lower incidence of aortic dissection than other gene variants in women only. Identifying the genetic background of patients with heritable thoracic aortic disease is important for determining appropriate treatment.","container-title":"Journal of the American Heart Association","DOI":"10.1161/JAHA.122.028625","issue":"8","note":"publisher: Wiley","page":"e028625","source":"ahajournals.org (Atypon)","title":"Association Between Genetic Diagnosis and Clinical Outcomes in Patients With Heritable Thoracic Aortic Disease","volume":"12","author":[{"family":"Yagyu","given":"Takeshi"},{"family":"Noguchi","given":"Teruo"},{"family":"Asano","given":"Yoshihiro"},{"family":"Ida","given":"Kazufumi"},{"family":"Ogata","given":"Soshiro"},{"family":"Nishimura","given":"Kunihiro"},{"family":"Matsuda","given":"Hitoshi"}],"issued":{"date-parts":[["2023",4,18]]}}}],"schema":"https://github.com/citation-style-language/schema/raw/master/csl-citation.json"} </w:delInstrText>
        </w:r>
        <w:r w:rsidR="00034B1D" w:rsidDel="004E0BDB">
          <w:rPr>
            <w:bCs/>
            <w:lang w:val="en"/>
          </w:rPr>
          <w:fldChar w:fldCharType="separate"/>
        </w:r>
        <w:r w:rsidR="00034B1D" w:rsidDel="004E0BDB">
          <w:rPr>
            <w:bCs/>
            <w:noProof/>
            <w:lang w:val="en"/>
          </w:rPr>
          <w:delText>(Yagyu et al., 2023)</w:delText>
        </w:r>
        <w:r w:rsidR="00034B1D" w:rsidDel="004E0BDB">
          <w:rPr>
            <w:bCs/>
            <w:lang w:val="en"/>
          </w:rPr>
          <w:fldChar w:fldCharType="end"/>
        </w:r>
        <w:r w:rsidRPr="002062CB" w:rsidDel="004E0BDB">
          <w:rPr>
            <w:bCs/>
            <w:lang w:val="en"/>
          </w:rPr>
          <w:delText>, asthma</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{"citationID":"nalKGYts","properties":{"formattedCitation":"(Stikker et al., 2023)","plainCitation":"(Stikker et al., 2023)","noteIndex":0},"citationItems":[{"id":1006,"uris":["http://zotero.org/users/15902993/items/7GNHY9C2"],"itemData":{"id":1006,"type":"article-journal","abstract":"Asthma is a complex and heterogeneous chronic inflammatory disease of the airways. Alongside environmental factors, asthma susceptibility is strongly influenced by genetics. Given its high prevalence and our incomplete understanding of the mechanisms underlying disease susceptibility, asthma is frequently studied in genome-wide association studies (GWAS), which have identified thousands of genetic variants associated with asthma development. Virtually all these genetic variants reside in non-coding genomic regions, which has obscured the functional impact of asthma-associated variants and their translation into disease-relevant mechanisms. Recent advances in genomics technology and epigenetics now offer methods to link genetic variants to gene regulatory elements embedded within non-coding regions, which have started to unravel the molecular mechanisms underlying the complex (epi)genetics of asthma. Here, we provide an integrated overview of (epi)genetic variants associated with asthma, focusing on efforts to link these disease associations to biological insight into asthma pathophysiology using state-of-the-art genomics methodology. Finally, we provide a perspective as to how decoding the genetic and epigenetic basis of asthma has the potential to transform clinical management of asthma and to predict the risk of asthma development.","container-title":"Allergy","DOI":"10.1111/all.15666","ISSN":"1398-9995","issue":"4","language":"en","license":"© 2023 The Authors. Allergy published by European Academy of Allergy and Clinical Immunology and John Wiley &amp; Sons Ltd.","note":"_eprint: https://onlinelibrary.wiley.com/doi/pdf/10.1111/all.15666","page":"940-956","source":"Wiley Online Library","title":"Decoding the genetic and epigenetic basis of asthma","volume":"78","author":[{"family":"Stikker","given":"Bernard S."},{"family":"Hendriks","given":"Rudi W."},{"family":"Stadhouders","given":"Ralph"}],"issued":{"date-parts":[["2023"]]}}}],"schema":"https://github.com/citation-style-language/schema/raw/master/csl-citation.json"} </w:delInstrText>
        </w:r>
        <w:r w:rsidR="00034B1D" w:rsidDel="004E0BDB">
          <w:rPr>
            <w:bCs/>
            <w:lang w:val="en"/>
          </w:rPr>
          <w:fldChar w:fldCharType="separate"/>
        </w:r>
        <w:r w:rsidR="00034B1D" w:rsidDel="004E0BDB">
          <w:rPr>
            <w:bCs/>
            <w:noProof/>
            <w:lang w:val="en"/>
          </w:rPr>
          <w:delText>(Stikker et al., 2023)</w:delText>
        </w:r>
        <w:r w:rsidR="00034B1D" w:rsidDel="004E0BDB">
          <w:rPr>
            <w:bCs/>
            <w:lang w:val="en"/>
          </w:rPr>
          <w:fldChar w:fldCharType="end"/>
        </w:r>
        <w:r w:rsidRPr="002062CB" w:rsidDel="004E0BDB">
          <w:rPr>
            <w:bCs/>
            <w:lang w:val="en"/>
          </w:rPr>
          <w:delText>, and various cancers in humans</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{"citationID":"hBbshdn1","properties":{"formattedCitation":"(Ramer et al., 2016)","plainCitation":"(Ramer et al., 2016)","noteIndex":0},"citationItems":[{"id":527,"uris":["http://zotero.org/users/15902993/items/BRQY4CP3"],"itemData":{"id":527,"type":"article-journal","abstract":"Background\nRecent studies suggest that rates of human papillomavirus related oropharyngeal cancer (HPVOPC) in the US are higher in Caucasians than minorities. We hypothesized that this disparity would be less marked in a racially and ethnically diverse population from New York City.\nMethods\nThis is a retrospective chart review of 210 patients with biopsied or surgically treated OPC at the Icahn School of Medicine at Mount Sinai (ISMMS) between 1999 and 2013. Polymerase chain reaction (PCR) was used to detect the presence of HPV-DNA in paraffin-embedded tumor blocks. Incidence of HPV-positive cancers was compared between Caucasians and minorities (defined as African Americans, Asians, and Hispanics) using Fisher’s exact test.\nResults\nWe found a higher incidence of HPV-positive OPC in Caucasians than racial minorities within the ISMMS population (p=0.002). HPV incidence detected by PCR was 139/165 [84.2%] for Caucasians and 28/45 [62.2%] for minorities. Specifically, there was a higher rate in Caucasians compared to African Americans (p=0.017), but no significant difference between Caucasians and Hispanics (p=0.087).\nConclusion\nWe documented a disparity in incidence of HPVOPC amongst racial groups, consistent with previously reported trends from study populations in less urbanized areas. Thus we conclude that the factors underlying racial/ethnic disparities in HPVOPC incidence are likely to be similar across communities with different levels of urbanization and population diversity.","container-title":"Cancer Epidemiology","DOI":"10.1016/j.canep.2016.07.004","ISSN":"1877-7821","journalAbbreviation":"Cancer Epidemiology","page":"91-95","source":"ScienceDirect","title":"Racial disparities in incidence of human papillomavirus-associated oropharyngeal cancer in an urban population","volume":"44","author":[{"family":"Ramer","given":"Ilana"},{"family":"Varier","given":"Indu"},{"family":"Zhang","given":"David"},{"family":"Demicco","given":"Elizabeth G."},{"family":"Posner","given":"Marshall R."},{"family":"Misiukiewicz","given":"Krzysztof"},{"family":"Genden","given":"Eric M."},{"family":"Miles","given":"Brett A."},{"family":"Teng","given":"Marita S."},{"family":"Sikora","given":"Andrew G."}],"issued":{"date-parts":[["2016",10,1]]}}}],"schema":"https://github.com/citation-style-language/schema/raw/master/csl-citation.json"} </w:delInstrText>
        </w:r>
        <w:r w:rsidR="00034B1D" w:rsidDel="004E0BDB">
          <w:rPr>
            <w:bCs/>
            <w:lang w:val="en"/>
          </w:rPr>
          <w:fldChar w:fldCharType="separate"/>
        </w:r>
        <w:r w:rsidR="00034B1D" w:rsidDel="004E0BDB">
          <w:rPr>
            <w:bCs/>
            <w:noProof/>
            <w:lang w:val="en"/>
          </w:rPr>
          <w:delText>(Ramer et al., 2016)</w:delText>
        </w:r>
        <w:r w:rsidR="00034B1D" w:rsidDel="004E0BDB">
          <w:rPr>
            <w:bCs/>
            <w:lang w:val="en"/>
          </w:rPr>
          <w:fldChar w:fldCharType="end"/>
        </w:r>
        <w:r w:rsidRPr="002062CB" w:rsidDel="004E0BDB">
          <w:rPr>
            <w:bCs/>
            <w:lang w:val="en"/>
          </w:rPr>
          <w:delText>. These diverse pathologies likely arise from TGFBR1 because it mediates inflammation and endothelial cell response to tissue injury</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{"citationID":"EtNlELpd","properties":{"formattedCitation":"(He et al., 2022)","plainCitation":"(He et al., 2022)","noteIndex":0},"citationItems":[{"id":1009,"uris":["http://zotero.org/users/15902993/items/36JB8U9A"],"itemData":{"id":1009,"type":"article-journal","abstract":"At least 17 million people die from acute myocardial infarction (AMI) every year, ranking it first among causes of death of human beings, and its incidence is gradually increasing. Typical characteristics of AMI include acute onset and poor prognosis. At present, there is no satisfactory treatment, but development of coronary collateral circulation (CCC) can be key to improving prognosis. Recent research indicates that the levels of cytokines, including those related to promoting inflammatory responses and angiogenesis, increase after the onset of AMI. In the early phase of AMI, cytokines play a vital role in inducing development of collateral circulation. However, when myocardial infarction is decompensated, cytokine secretion increases greatly, which may induce a cytokine storm and worsen prognosis. Cytokines can regulate the activation of a variety of signal pathways and form a complex network, which may promote or inhibit the establishment of collateral circulation. We searched for published articles in PubMed and Google Scholar, employing the keyword “acute myocardial infarction”, “coronary collateral circulation” and “cytokine storm”, to clarify the relationship between AMI and a cytokine storm, and how a cytokine storm affects the growth of collateral circulation after AMI, so as to explore treatment methods based on cytokine agents or inhibitors used to improve prognosis of AMI.","container-title":"Inflammation Research","DOI":"10.1007/s00011-022-01611-0","ISSN":"1420-908X","issue":"10","journalAbbreviation":"Inflamm. Res.","language":"en","page":"1143-1158","source":"Springer Link","title":"Cytokine storm: behind the scenes of the collateral circulation after acute myocardial infarction","title-short":"Cytokine storm","volume":"71","author":[{"family":"He","given":"Weixin"},{"family":"Chen","given":"Peixian"},{"family":"Chen","given":"Qingquan"},{"family":"Cai","given":"Zongtong"},{"family":"Zhang","given":"Peidong"}],"issued":{"date-parts":[["2022",11,1]]}}}],"schema":"https://github.com/citation-style-language/schema/raw/master/csl-citation.json"} </w:delInstrText>
        </w:r>
        <w:r w:rsidR="00034B1D" w:rsidDel="004E0BDB">
          <w:rPr>
            <w:bCs/>
            <w:lang w:val="en"/>
          </w:rPr>
          <w:fldChar w:fldCharType="separate"/>
        </w:r>
        <w:r w:rsidR="00034B1D" w:rsidDel="004E0BDB">
          <w:rPr>
            <w:bCs/>
            <w:noProof/>
            <w:lang w:val="en"/>
          </w:rPr>
          <w:delText>(He et al., 2022)</w:delText>
        </w:r>
        <w:r w:rsidR="00034B1D" w:rsidDel="004E0BDB">
          <w:rPr>
            <w:bCs/>
            <w:lang w:val="en"/>
          </w:rPr>
          <w:fldChar w:fldCharType="end"/>
        </w:r>
        <w:r w:rsidR="00034B1D" w:rsidDel="004E0BDB">
          <w:rPr>
            <w:bCs/>
            <w:lang w:val="en"/>
          </w:rPr>
          <w:delText>.</w:delText>
        </w:r>
      </w:del>
      <w:ins w:id="961" w:author="Danny Jackson (Student)" w:date="2025-06-07T11:40:00Z" w16du:dateUtc="2025-06-07T18:40:00Z">
        <w:r w:rsidR="00EE5DD6" w:rsidRPr="00EE5DD6">
          <w:rPr>
            <w:b/>
            <w:u w:val="single"/>
            <w:lang w:val="en"/>
            <w:rPrChange w:id="962" w:author="Danny Jackson (Student)" w:date="2025-06-07T11:40:00Z" w16du:dateUtc="2025-06-07T18:40:00Z">
              <w:rPr>
                <w:bCs/>
                <w:lang w:val="en"/>
              </w:rPr>
            </w:rPrChange>
          </w:rPr>
          <w:t>Limitations of our study</w:t>
        </w:r>
      </w:ins>
    </w:p>
    <w:p w14:paraId="2300C23F" w14:textId="281A96F7" w:rsidR="00CA0B7A" w:rsidRDefault="00CA0B7A" w:rsidP="00FE72A9">
      <w:pPr>
        <w:spacing w:line="480" w:lineRule="auto"/>
        <w:ind w:firstLine="720"/>
        <w:rPr>
          <w:ins w:id="963" w:author="Danny Jackson (Student)" w:date="2025-06-09T20:11:00Z" w16du:dateUtc="2025-06-10T03:11:00Z"/>
          <w:bCs/>
          <w:lang w:val="en"/>
        </w:rPr>
      </w:pPr>
      <w:ins w:id="964" w:author="Danny Jackson (Student)" w:date="2025-06-09T20:11:00Z" w16du:dateUtc="2025-06-10T03:11:00Z">
        <w:r>
          <w:rPr>
            <w:bCs/>
            <w:lang w:val="en"/>
          </w:rPr>
          <w:t xml:space="preserve">Our study only evaluated one </w:t>
        </w:r>
      </w:ins>
      <w:ins w:id="965" w:author="Danny Jackson (Student)" w:date="2025-06-09T20:12:00Z" w16du:dateUtc="2025-06-10T03:12:00Z">
        <w:r>
          <w:rPr>
            <w:bCs/>
            <w:lang w:val="en"/>
          </w:rPr>
          <w:t>urban location, unlike investigations of burrowing owls and great tits which tested multiple cities. However, our study design uniquely tested multiple taxa, a novel approach that resulted in distinct evidence for paral</w:t>
        </w:r>
      </w:ins>
      <w:ins w:id="966" w:author="Danny Jackson (Student)" w:date="2025-06-09T20:13:00Z" w16du:dateUtc="2025-06-10T03:13:00Z">
        <w:r>
          <w:rPr>
            <w:bCs/>
            <w:lang w:val="en"/>
          </w:rPr>
          <w:t xml:space="preserve">lel evolution on neurological and muscle tissue development across four species. The Sonoran Desert ecology in which Tucson, Arizona resides </w:t>
        </w:r>
      </w:ins>
      <w:ins w:id="967" w:author="Danny Jackson (Student)" w:date="2025-06-09T20:14:00Z" w16du:dateUtc="2025-06-10T03:14:00Z">
        <w:r>
          <w:rPr>
            <w:bCs/>
            <w:lang w:val="en"/>
          </w:rPr>
          <w:t>interacts with anthropogenic change to create unique urban stressors, such as the urban heat island effect. The unique quality of this ecology makes our evi</w:t>
        </w:r>
      </w:ins>
      <w:ins w:id="968" w:author="Danny Jackson (Student)" w:date="2025-06-09T20:15:00Z" w16du:dateUtc="2025-06-10T03:15:00Z">
        <w:r>
          <w:rPr>
            <w:bCs/>
            <w:lang w:val="en"/>
          </w:rPr>
          <w:t xml:space="preserve">dence of parallel evolution all the more striking, as these patterns are consistent across three continents and diverse ecologies. Additional </w:t>
        </w:r>
      </w:ins>
      <w:ins w:id="969" w:author="Danny Jackson (Student)" w:date="2025-06-09T20:16:00Z" w16du:dateUtc="2025-06-10T03:16:00Z">
        <w:r>
          <w:rPr>
            <w:bCs/>
            <w:lang w:val="en"/>
          </w:rPr>
          <w:t xml:space="preserve">genomic sequence data from these two </w:t>
        </w:r>
        <w:r>
          <w:rPr>
            <w:bCs/>
            <w:i/>
            <w:iCs/>
            <w:lang w:val="en"/>
          </w:rPr>
          <w:t xml:space="preserve">Cardinalis </w:t>
        </w:r>
        <w:r>
          <w:rPr>
            <w:bCs/>
            <w:lang w:val="en"/>
          </w:rPr>
          <w:t xml:space="preserve">species across </w:t>
        </w:r>
        <w:r>
          <w:rPr>
            <w:bCs/>
            <w:lang w:val="en"/>
          </w:rPr>
          <w:lastRenderedPageBreak/>
          <w:t xml:space="preserve">urban ecologies in the eastern United States and throughout Mexico would </w:t>
        </w:r>
      </w:ins>
      <w:ins w:id="970" w:author="Danny Jackson (Student)" w:date="2025-06-09T20:17:00Z" w16du:dateUtc="2025-06-10T03:17:00Z">
        <w:r>
          <w:rPr>
            <w:bCs/>
            <w:lang w:val="en"/>
          </w:rPr>
          <w:t xml:space="preserve">provide interesting context and contrasts for our </w:t>
        </w:r>
      </w:ins>
      <w:ins w:id="971" w:author="Danny Jackson (Student)" w:date="2025-06-09T20:19:00Z" w16du:dateUtc="2025-06-10T03:19:00Z">
        <w:r w:rsidR="00C67C22">
          <w:rPr>
            <w:bCs/>
            <w:lang w:val="en"/>
          </w:rPr>
          <w:t>findings but</w:t>
        </w:r>
      </w:ins>
      <w:ins w:id="972" w:author="Danny Jackson (Student)" w:date="2025-06-09T20:18:00Z" w16du:dateUtc="2025-06-10T03:18:00Z">
        <w:r w:rsidR="00C67C22">
          <w:rPr>
            <w:bCs/>
            <w:lang w:val="en"/>
          </w:rPr>
          <w:t xml:space="preserve"> were beyond the funding limitations of our study.</w:t>
        </w:r>
      </w:ins>
    </w:p>
    <w:p w14:paraId="4977BA27" w14:textId="33CE3ABE" w:rsidR="00C67C22" w:rsidRDefault="00C67C22" w:rsidP="00FE72A9">
      <w:pPr>
        <w:spacing w:line="480" w:lineRule="auto"/>
        <w:ind w:firstLine="720"/>
        <w:rPr>
          <w:ins w:id="973" w:author="Danny Jackson (Student)" w:date="2025-06-09T20:18:00Z" w16du:dateUtc="2025-06-10T03:18:00Z"/>
          <w:bCs/>
          <w:lang w:val="en"/>
        </w:rPr>
      </w:pPr>
      <w:ins w:id="974" w:author="Danny Jackson (Student)" w:date="2025-06-09T20:26:00Z" w16du:dateUtc="2025-06-10T03:26:00Z">
        <w:r>
          <w:rPr>
            <w:bCs/>
            <w:lang w:val="en"/>
          </w:rPr>
          <w:t>Although</w:t>
        </w:r>
      </w:ins>
      <w:ins w:id="975" w:author="Danny Jackson (Student)" w:date="2025-06-09T20:19:00Z" w16du:dateUtc="2025-06-10T03:19:00Z">
        <w:r>
          <w:rPr>
            <w:bCs/>
            <w:lang w:val="en"/>
          </w:rPr>
          <w:t xml:space="preserve"> we identified </w:t>
        </w:r>
      </w:ins>
      <w:ins w:id="976" w:author="Danny Jackson (Student)" w:date="2025-06-09T20:26:00Z" w16du:dateUtc="2025-06-10T03:26:00Z">
        <w:r>
          <w:rPr>
            <w:bCs/>
            <w:lang w:val="en"/>
          </w:rPr>
          <w:t>several</w:t>
        </w:r>
      </w:ins>
      <w:ins w:id="977" w:author="Danny Jackson (Student)" w:date="2025-06-09T20:19:00Z" w16du:dateUtc="2025-06-10T03:19:00Z">
        <w:r>
          <w:rPr>
            <w:bCs/>
            <w:lang w:val="en"/>
          </w:rPr>
          <w:t xml:space="preserve"> biological processes </w:t>
        </w:r>
      </w:ins>
      <w:ins w:id="978" w:author="Danny Jackson (Student)" w:date="2025-06-09T20:26:00Z" w16du:dateUtc="2025-06-10T03:26:00Z">
        <w:r>
          <w:rPr>
            <w:bCs/>
            <w:lang w:val="en"/>
          </w:rPr>
          <w:t xml:space="preserve">under selection </w:t>
        </w:r>
      </w:ins>
      <w:ins w:id="979" w:author="Danny Jackson (Student)" w:date="2025-06-09T20:20:00Z" w16du:dateUtc="2025-06-10T03:20:00Z">
        <w:r>
          <w:rPr>
            <w:bCs/>
            <w:lang w:val="en"/>
          </w:rPr>
          <w:t xml:space="preserve">in response to novel </w:t>
        </w:r>
      </w:ins>
      <w:ins w:id="980" w:author="Danny Jackson (Student)" w:date="2025-06-09T20:26:00Z" w16du:dateUtc="2025-06-10T03:26:00Z">
        <w:r>
          <w:rPr>
            <w:bCs/>
            <w:lang w:val="en"/>
          </w:rPr>
          <w:t>urban</w:t>
        </w:r>
      </w:ins>
      <w:ins w:id="981" w:author="Danny Jackson (Student)" w:date="2025-06-09T20:20:00Z" w16du:dateUtc="2025-06-10T03:20:00Z">
        <w:r>
          <w:rPr>
            <w:bCs/>
            <w:lang w:val="en"/>
          </w:rPr>
          <w:t xml:space="preserve"> pressures, our data do not </w:t>
        </w:r>
      </w:ins>
      <w:ins w:id="982" w:author="Danny Jackson (Student)" w:date="2025-06-09T20:26:00Z" w16du:dateUtc="2025-06-10T03:26:00Z">
        <w:r>
          <w:rPr>
            <w:bCs/>
            <w:lang w:val="en"/>
          </w:rPr>
          <w:t>clarify</w:t>
        </w:r>
      </w:ins>
      <w:ins w:id="983" w:author="Danny Jackson (Student)" w:date="2025-06-09T20:20:00Z" w16du:dateUtc="2025-06-10T03:20:00Z">
        <w:r>
          <w:rPr>
            <w:bCs/>
            <w:lang w:val="en"/>
          </w:rPr>
          <w:t xml:space="preserve"> which</w:t>
        </w:r>
      </w:ins>
      <w:ins w:id="984" w:author="Danny Jackson (Student)" w:date="2025-06-09T20:27:00Z" w16du:dateUtc="2025-06-10T03:27:00Z">
        <w:r>
          <w:rPr>
            <w:bCs/>
            <w:lang w:val="en"/>
          </w:rPr>
          <w:t>, if any, of these processes constrain pyrrhuloxia’s</w:t>
        </w:r>
      </w:ins>
      <w:ins w:id="985" w:author="Danny Jackson (Student)" w:date="2025-06-09T20:21:00Z" w16du:dateUtc="2025-06-10T03:21:00Z">
        <w:r>
          <w:rPr>
            <w:bCs/>
            <w:lang w:val="en"/>
          </w:rPr>
          <w:t xml:space="preserve"> persistence in urban Tucson compared to northern cardinals. </w:t>
        </w:r>
      </w:ins>
      <w:ins w:id="986" w:author="Danny Jackson (Student)" w:date="2025-06-09T20:22:00Z" w16du:dateUtc="2025-06-10T03:22:00Z">
        <w:r>
          <w:rPr>
            <w:bCs/>
            <w:lang w:val="en"/>
          </w:rPr>
          <w:t>E</w:t>
        </w:r>
      </w:ins>
      <w:ins w:id="987" w:author="Danny Jackson (Student)" w:date="2025-06-09T20:21:00Z" w16du:dateUtc="2025-06-10T03:21:00Z">
        <w:r>
          <w:rPr>
            <w:bCs/>
            <w:lang w:val="en"/>
          </w:rPr>
          <w:t xml:space="preserve">vidence of selection </w:t>
        </w:r>
      </w:ins>
      <w:ins w:id="988" w:author="Danny Jackson (Student)" w:date="2025-06-09T20:27:00Z" w16du:dateUtc="2025-06-10T03:27:00Z">
        <w:r>
          <w:rPr>
            <w:bCs/>
            <w:lang w:val="en"/>
          </w:rPr>
          <w:t xml:space="preserve">alone does not demonstrate that one species is better adapted to an urban environment than another. </w:t>
        </w:r>
      </w:ins>
      <w:ins w:id="989" w:author="Danny Jackson (Student)" w:date="2025-06-09T20:28:00Z" w16du:dateUtc="2025-06-10T03:28:00Z">
        <w:r>
          <w:rPr>
            <w:bCs/>
            <w:lang w:val="en"/>
          </w:rPr>
          <w:t>The presence of selection may simply indicate that a species started with a disadvantageous trait, and the observed evolutionary change may not have surmounted the initial disadvantage. However, identifying these biological processes provid</w:t>
        </w:r>
      </w:ins>
      <w:ins w:id="990" w:author="Danny Jackson (Student)" w:date="2025-06-09T20:29:00Z" w16du:dateUtc="2025-06-10T03:29:00Z">
        <w:r>
          <w:rPr>
            <w:bCs/>
            <w:lang w:val="en"/>
          </w:rPr>
          <w:t>es fodder for future studies of urban adaptation. Particularly, studies into muscle tissue variation across urban-rural gradients</w:t>
        </w:r>
        <w:r w:rsidR="00FF66CF">
          <w:rPr>
            <w:bCs/>
            <w:lang w:val="en"/>
          </w:rPr>
          <w:t>, behavioral variation, and neural physiology would provide important follow up context to the present s</w:t>
        </w:r>
      </w:ins>
      <w:ins w:id="991" w:author="Danny Jackson (Student)" w:date="2025-06-09T20:30:00Z" w16du:dateUtc="2025-06-10T03:30:00Z">
        <w:r w:rsidR="00FF66CF">
          <w:rPr>
            <w:bCs/>
            <w:lang w:val="en"/>
          </w:rPr>
          <w:t>tudy.</w:t>
        </w:r>
      </w:ins>
    </w:p>
    <w:p w14:paraId="5E17EA39" w14:textId="4F1E75F6" w:rsidR="00981918" w:rsidDel="001E0B45" w:rsidRDefault="00981918">
      <w:pPr>
        <w:rPr>
          <w:del w:id="992" w:author="Danny Jackson (Student)" w:date="2025-06-07T11:39:00Z" w16du:dateUtc="2025-06-07T18:39:00Z"/>
          <w:bCs/>
          <w:lang w:val="en"/>
        </w:rPr>
      </w:pPr>
      <w:del w:id="993" w:author="Danny Jackson (Student)" w:date="2025-06-07T11:39:00Z" w16du:dateUtc="2025-06-07T18:39:00Z">
        <w:r w:rsidDel="00807D86">
          <w:rPr>
            <w:bCs/>
            <w:lang w:val="en"/>
          </w:rPr>
          <w:delText xml:space="preserve">Across multiple forms of analysis, northern cardinals demonstrate stronger signals of selection associated with urbanization. No GO terms were significantly overrepresented in analyses of the </w:delText>
        </w:r>
        <w:r w:rsidR="00736C0B" w:rsidDel="00807D86">
          <w:rPr>
            <w:bCs/>
            <w:lang w:val="en"/>
          </w:rPr>
          <w:delText>combined RAiSD and F</w:delText>
        </w:r>
        <w:r w:rsidR="00736C0B" w:rsidRPr="00736C0B" w:rsidDel="00807D86">
          <w:rPr>
            <w:bCs/>
            <w:vertAlign w:val="superscript"/>
            <w:lang w:val="en"/>
          </w:rPr>
          <w:delText>ST</w:delText>
        </w:r>
        <w:r w:rsidDel="00807D86">
          <w:rPr>
            <w:bCs/>
            <w:lang w:val="en"/>
          </w:rPr>
          <w:delText xml:space="preserve"> list identified in pyrrhuloxia. </w:delText>
        </w:r>
        <w:commentRangeStart w:id="994"/>
        <w:commentRangeStart w:id="995"/>
        <w:r w:rsidDel="00807D86">
          <w:rPr>
            <w:bCs/>
            <w:lang w:val="en"/>
          </w:rPr>
          <w:delText xml:space="preserve">In comparisons of </w:delText>
        </w:r>
        <w:r w:rsidR="002A6529" w:rsidDel="00807D86">
          <w:rPr>
            <w:bCs/>
            <w:lang w:val="en"/>
          </w:rPr>
          <w:delText>positively selected</w:delText>
        </w:r>
        <w:r w:rsidDel="00807D86">
          <w:rPr>
            <w:bCs/>
            <w:lang w:val="en"/>
          </w:rPr>
          <w:delText xml:space="preserve"> gene lists across all urban-associated GO terms, genes were overrepresented in northern cardinals compared to pyrrhuloxia a majority of the time, especially with respect to biological functions that could facilitate adaptation to urbanization (Figure S1).</w:delText>
        </w:r>
        <w:commentRangeEnd w:id="994"/>
        <w:r w:rsidR="00736C0B" w:rsidDel="00807D86">
          <w:rPr>
            <w:rStyle w:val="CommentReference"/>
            <w:rFonts w:ascii="Calibri" w:eastAsia="Calibri" w:hAnsi="Calibri" w:cs="Calibri"/>
          </w:rPr>
          <w:commentReference w:id="994"/>
        </w:r>
        <w:commentRangeEnd w:id="995"/>
        <w:r w:rsidR="00736C0B" w:rsidDel="00807D86">
          <w:rPr>
            <w:rStyle w:val="CommentReference"/>
            <w:rFonts w:ascii="Calibri" w:eastAsia="Calibri" w:hAnsi="Calibri" w:cs="Calibri"/>
          </w:rPr>
          <w:commentReference w:id="995"/>
        </w:r>
        <w:r w:rsidR="00D73D7D" w:rsidDel="00807D86">
          <w:rPr>
            <w:bCs/>
            <w:lang w:val="en"/>
          </w:rPr>
          <w:delText xml:space="preserve"> </w:delText>
        </w:r>
      </w:del>
      <w:moveFromRangeStart w:id="996" w:author="Danny Jackson (Student)" w:date="2025-06-07T11:39:00Z" w:name="move200188800"/>
      <w:moveFrom w:id="997" w:author="Danny Jackson (Student)" w:date="2025-06-07T11:39:00Z" w16du:dateUtc="2025-06-07T18:39:00Z">
        <w:del w:id="998" w:author="Danny Jackson (Student)" w:date="2025-06-08T13:12:00Z" w16du:dateUtc="2025-06-08T20:12:00Z">
          <w:r w:rsidR="00D73D7D" w:rsidDel="001E0B45">
            <w:rPr>
              <w:bCs/>
              <w:lang w:val="en"/>
            </w:rPr>
            <w:delText>Among other GO terms, northern cardinals demonstrated more genes than pyrrhuloxia related to negative regulation of response to external stimulus. Of note among these genes, SUSD4 (Sushi domain-containing protein 4) can impact behavior, with SUSD4 knockout mice exhibiting anxiety behaviors</w:delText>
          </w:r>
          <w:r w:rsidR="00034B1D" w:rsidDel="001E0B45">
            <w:rPr>
              <w:bCs/>
              <w:lang w:val="en"/>
            </w:rPr>
            <w:delText xml:space="preserve"> </w:delText>
          </w:r>
          <w:r w:rsidR="00034B1D" w:rsidDel="001E0B45">
            <w:rPr>
              <w:bCs/>
              <w:lang w:val="en"/>
            </w:rPr>
            <w:fldChar w:fldCharType="begin"/>
          </w:r>
          <w:r w:rsidR="00034B1D" w:rsidDel="001E0B45">
            <w:rPr>
              <w:bCs/>
              <w:lang w:val="en"/>
            </w:rPr>
            <w:delInstrText xml:space="preserve"> ADDIN ZOTERO_ITEM CSL_CITATION {"citationID":"IXzxwQBa","properties":{"formattedCitation":"(Zhu et al., 2020)","plainCitation":"(Zhu et al., 2020)","noteIndex":0},"citationItems":[{"id":566,"uris":["http://zotero.org/users/15902993/items/8KYZ2MAM"],"itemData":{"id":566,"type":"article-journal","container-title":"iScience","DOI":"10.1016/j.isci.2020.100957","ISSN":"2589-0042","issue":"3","journalAbbreviation":"iScience","language":"English","note":"publisher: Elsevier\nPMID: 32179479","source":"www.cell.com","title":"The Complement Regulator Susd4 Influences Nervous-System Function and Neuronal Morphology in Mice","URL":"https://www.cell.com/iscience/abstract/S2589-0042(20)30141-3","volume":"23","author":[{"family":"Zhu","given":"Hongling"},{"family":"Meissner","given":"Laura E."},{"family":"Byrnes","given":"Colleen"},{"family":"Tuymetova","given":"Galina"},{"family":"Tifft","given":"Cynthia J."},{"family":"Proia","given":"Richard L."}],"accessed":{"date-parts":[["2025",3,7]]},"issued":{"date-parts":[["2020",3,27]]}}}],"schema":"https://github.com/citation-style-language/schema/raw/master/csl-citation.json"} </w:delInstrText>
          </w:r>
          <w:r w:rsidR="00034B1D" w:rsidDel="001E0B45">
            <w:rPr>
              <w:bCs/>
              <w:lang w:val="en"/>
            </w:rPr>
            <w:fldChar w:fldCharType="separate"/>
          </w:r>
          <w:r w:rsidR="00034B1D" w:rsidDel="001E0B45">
            <w:rPr>
              <w:bCs/>
              <w:noProof/>
              <w:lang w:val="en"/>
            </w:rPr>
            <w:delText>(Zhu et al., 2020)</w:delText>
          </w:r>
          <w:r w:rsidR="00034B1D" w:rsidDel="001E0B45">
            <w:rPr>
              <w:bCs/>
              <w:lang w:val="en"/>
            </w:rPr>
            <w:fldChar w:fldCharType="end"/>
          </w:r>
          <w:r w:rsidR="00034B1D" w:rsidDel="001E0B45">
            <w:rPr>
              <w:bCs/>
              <w:lang w:val="en"/>
            </w:rPr>
            <w:delText>.</w:delText>
          </w:r>
        </w:del>
      </w:moveFrom>
      <w:moveFromRangeEnd w:id="996"/>
    </w:p>
    <w:p w14:paraId="0F01A82E" w14:textId="77777777" w:rsidR="001E0B45" w:rsidRDefault="001E0B45" w:rsidP="00FE72A9">
      <w:pPr>
        <w:spacing w:line="480" w:lineRule="auto"/>
        <w:ind w:firstLine="720"/>
        <w:rPr>
          <w:ins w:id="999" w:author="Danny Jackson (Student)" w:date="2025-06-08T13:12:00Z" w16du:dateUtc="2025-06-08T20:12:00Z"/>
          <w:bCs/>
          <w:lang w:val="en"/>
        </w:rPr>
      </w:pPr>
    </w:p>
    <w:p w14:paraId="7D4DC965" w14:textId="77777777" w:rsidR="001E0B45" w:rsidRDefault="001E0B45" w:rsidP="00FE72A9">
      <w:pPr>
        <w:spacing w:line="480" w:lineRule="auto"/>
        <w:ind w:firstLine="720"/>
        <w:rPr>
          <w:ins w:id="1000" w:author="Danny Jackson (Student)" w:date="2025-06-08T13:12:00Z" w16du:dateUtc="2025-06-08T20:12:00Z"/>
          <w:bCs/>
          <w:lang w:val="en"/>
        </w:rPr>
      </w:pPr>
    </w:p>
    <w:p w14:paraId="508B6519" w14:textId="4FEDD353" w:rsidR="007265D3" w:rsidDel="00EE5DD6" w:rsidRDefault="007265D3" w:rsidP="007265D3">
      <w:pPr>
        <w:spacing w:line="480" w:lineRule="auto"/>
        <w:ind w:firstLine="720"/>
        <w:rPr>
          <w:del w:id="1001" w:author="Danny Jackson (Student)" w:date="2025-06-07T11:40:00Z" w16du:dateUtc="2025-06-07T18:40:00Z"/>
          <w:bCs/>
          <w:lang w:val="en"/>
        </w:rPr>
      </w:pPr>
      <w:commentRangeStart w:id="1002"/>
      <w:del w:id="1003" w:author="Danny Jackson (Student)" w:date="2025-06-07T11:40:00Z" w16du:dateUtc="2025-06-07T18:40:00Z">
        <w:r w:rsidDel="00EE5DD6">
          <w:rPr>
            <w:bCs/>
            <w:lang w:val="en"/>
          </w:rPr>
          <w:delText xml:space="preserve">The nine genes that were associated with a significant GO term in both </w:delText>
        </w:r>
        <w:r w:rsidR="00736C0B" w:rsidDel="00EE5DD6">
          <w:rPr>
            <w:bCs/>
            <w:lang w:val="en"/>
          </w:rPr>
          <w:delText>cardinal species</w:delText>
        </w:r>
        <w:r w:rsidDel="00EE5DD6">
          <w:rPr>
            <w:bCs/>
            <w:lang w:val="en"/>
          </w:rPr>
          <w:delText xml:space="preserve"> – DMD, CDKAL1, NLGN3, SLIT3, SDK1, EPHA10, CHEK1, STT3A, and CACTIN </w:delText>
        </w:r>
        <w:commentRangeEnd w:id="1002"/>
        <w:r w:rsidR="00736C0B" w:rsidDel="00EE5DD6">
          <w:rPr>
            <w:rStyle w:val="CommentReference"/>
            <w:rFonts w:ascii="Calibri" w:eastAsia="Calibri" w:hAnsi="Calibri" w:cs="Calibri"/>
          </w:rPr>
          <w:commentReference w:id="1002"/>
        </w:r>
        <w:r w:rsidDel="00EE5DD6">
          <w:rPr>
            <w:bCs/>
            <w:lang w:val="en"/>
          </w:rPr>
          <w:delText xml:space="preserve">– had a diverse array of functions (Figure 4, Table S1). Not only did we see independent evidence of selection, but our candidate genes also overlapped with findings from burrowing owls and great tits with overrepresentation of both muscle development and neural genes. </w:delText>
        </w:r>
        <w:commentRangeStart w:id="1004"/>
        <w:r w:rsidDel="00EE5DD6">
          <w:rPr>
            <w:bCs/>
            <w:lang w:val="en"/>
          </w:rPr>
          <w:delText>Several candidate genes of note –PRKN for example – were not associated with any overrepresented GO terms related to neural function in our analyses of either cardinal species</w:delText>
        </w:r>
        <w:commentRangeEnd w:id="1004"/>
        <w:r w:rsidR="00736C0B" w:rsidDel="00EE5DD6">
          <w:rPr>
            <w:rStyle w:val="CommentReference"/>
            <w:rFonts w:ascii="Calibri" w:eastAsia="Calibri" w:hAnsi="Calibri" w:cs="Calibri"/>
          </w:rPr>
          <w:commentReference w:id="1004"/>
        </w:r>
        <w:r w:rsidDel="00EE5DD6">
          <w:rPr>
            <w:bCs/>
            <w:lang w:val="en"/>
          </w:rPr>
          <w:delText xml:space="preserve">. This function only emerged in GO term analyses of overlapping genes identified in cardinals and either burrowing owls or great tits. This highlights the utility of comparative studies across multiple organisms for uncovering patterns in genomic </w:delText>
        </w:r>
        <w:commentRangeStart w:id="1005"/>
        <w:r w:rsidDel="00EE5DD6">
          <w:rPr>
            <w:bCs/>
            <w:lang w:val="en"/>
          </w:rPr>
          <w:delText xml:space="preserve">data. </w:delText>
        </w:r>
      </w:del>
    </w:p>
    <w:p w14:paraId="19137675" w14:textId="07C5697F" w:rsidR="00226C0D" w:rsidDel="00EE5DD6" w:rsidRDefault="00226C0D" w:rsidP="00FE72A9">
      <w:pPr>
        <w:spacing w:line="480" w:lineRule="auto"/>
        <w:rPr>
          <w:del w:id="1006" w:author="Danny Jackson (Student)" w:date="2025-06-07T11:40:00Z" w16du:dateUtc="2025-06-07T18:40:00Z"/>
          <w:bCs/>
          <w:lang w:val="en"/>
        </w:rPr>
      </w:pPr>
      <w:del w:id="1007" w:author="Danny Jackson (Student)" w:date="2025-06-07T11:40:00Z" w16du:dateUtc="2025-06-07T18:40:00Z">
        <w:r w:rsidDel="00EE5DD6">
          <w:rPr>
            <w:bCs/>
            <w:lang w:val="en"/>
          </w:rPr>
          <w:tab/>
          <w:delText xml:space="preserve">Our analyses uncovered evidence of both </w:delText>
        </w:r>
        <w:commentRangeEnd w:id="1005"/>
        <w:r w:rsidR="00736C0B" w:rsidDel="00EE5DD6">
          <w:rPr>
            <w:rStyle w:val="CommentReference"/>
            <w:rFonts w:ascii="Calibri" w:eastAsia="Calibri" w:hAnsi="Calibri" w:cs="Calibri"/>
          </w:rPr>
          <w:commentReference w:id="1005"/>
        </w:r>
        <w:r w:rsidDel="00EE5DD6">
          <w:rPr>
            <w:bCs/>
            <w:lang w:val="en"/>
          </w:rPr>
          <w:delText>divergent selective responses and some parallel selection between northern cardinals and pyrrhuloxia in response to urbanization. Importantly, the genes that we identified are largely associated with muscle development and neural function, both of which have emerged from studies of other avian taxa as core processes that are selected upon by urban environments. We highlight immune functions as an additional axis of important urban adaptation</w:delText>
        </w:r>
        <w:r w:rsidR="001127A2" w:rsidDel="00EE5DD6">
          <w:rPr>
            <w:bCs/>
            <w:lang w:val="en"/>
          </w:rPr>
          <w:delText>. Despite showing different levels of persistence in an urban environment, both cardinal taxa demonstrate selective responses on similar functional categories, although pyrrhuloxia showed a less consistent signal of selection. Comparative morphological, behavioral, and physiological studies of these taxa informed by our findings could elucidate the phenotypic effects emerging from these genetic differences. This work contributes to the growing body of literature showing the parallel responses of avian taxa to urbanization, and novelly contributes evidence of species-specific genetic nuance in evolution to human disturbance.</w:delText>
        </w:r>
      </w:del>
    </w:p>
    <w:bookmarkEnd w:id="1"/>
    <w:p w14:paraId="6A2EB108" w14:textId="1990673E" w:rsidR="00816E29" w:rsidRPr="009170B4" w:rsidRDefault="00816E29">
      <w:pPr>
        <w:rPr>
          <w:bCs/>
          <w:lang w:val="en"/>
        </w:rPr>
      </w:pPr>
      <w:r>
        <w:br w:type="page"/>
      </w:r>
    </w:p>
    <w:p w14:paraId="78BB3A66" w14:textId="6DD066AB" w:rsidR="00F96EB6" w:rsidRPr="009170B4" w:rsidRDefault="009170B4" w:rsidP="009170B4">
      <w:pPr>
        <w:jc w:val="center"/>
        <w:rPr>
          <w:b/>
          <w:bCs/>
          <w:u w:val="single"/>
        </w:rPr>
      </w:pPr>
      <w:r>
        <w:rPr>
          <w:b/>
          <w:bCs/>
          <w:u w:val="single"/>
        </w:rPr>
        <w:lastRenderedPageBreak/>
        <w:t>References</w:t>
      </w:r>
    </w:p>
    <w:p w14:paraId="76BACD8C" w14:textId="77777777" w:rsidR="00214093" w:rsidRPr="00214093" w:rsidRDefault="00F96EB6" w:rsidP="00214093">
      <w:pPr>
        <w:pStyle w:val="Bibliography"/>
        <w:rPr>
          <w:rFonts w:eastAsiaTheme="minorHAnsi"/>
        </w:rPr>
      </w:pPr>
      <w:r>
        <w:fldChar w:fldCharType="begin"/>
      </w:r>
      <w:r>
        <w:instrText xml:space="preserve"> ADDIN ZOTERO_BIBL {"uncited":[],"omitted":[],"custom":[]} CSL_BIBLIOGRAPHY </w:instrText>
      </w:r>
      <w:r>
        <w:fldChar w:fldCharType="separate"/>
      </w:r>
      <w:proofErr w:type="spellStart"/>
      <w:r w:rsidR="00214093" w:rsidRPr="00214093">
        <w:rPr>
          <w:rFonts w:eastAsiaTheme="minorHAnsi"/>
        </w:rPr>
        <w:t>Alachiotis</w:t>
      </w:r>
      <w:proofErr w:type="spellEnd"/>
      <w:r w:rsidR="00214093" w:rsidRPr="00214093">
        <w:rPr>
          <w:rFonts w:eastAsiaTheme="minorHAnsi"/>
        </w:rPr>
        <w:t xml:space="preserve">, N., &amp; Pavlidis, P. (2018). </w:t>
      </w:r>
      <w:proofErr w:type="spellStart"/>
      <w:r w:rsidR="00214093" w:rsidRPr="00214093">
        <w:rPr>
          <w:rFonts w:eastAsiaTheme="minorHAnsi"/>
        </w:rPr>
        <w:t>RAiSD</w:t>
      </w:r>
      <w:proofErr w:type="spellEnd"/>
      <w:r w:rsidR="00214093" w:rsidRPr="00214093">
        <w:rPr>
          <w:rFonts w:eastAsiaTheme="minorHAnsi"/>
        </w:rPr>
        <w:t xml:space="preserve"> detects positive selection based on multiple signatures of a selective sweep and SNP vectors. </w:t>
      </w:r>
      <w:r w:rsidR="00214093" w:rsidRPr="00214093">
        <w:rPr>
          <w:rFonts w:eastAsiaTheme="minorHAnsi"/>
          <w:i/>
          <w:iCs/>
        </w:rPr>
        <w:t>Communications Biology</w:t>
      </w:r>
      <w:r w:rsidR="00214093" w:rsidRPr="00214093">
        <w:rPr>
          <w:rFonts w:eastAsiaTheme="minorHAnsi"/>
        </w:rPr>
        <w:t xml:space="preserve">, </w:t>
      </w:r>
      <w:r w:rsidR="00214093" w:rsidRPr="00214093">
        <w:rPr>
          <w:rFonts w:eastAsiaTheme="minorHAnsi"/>
          <w:i/>
          <w:iCs/>
        </w:rPr>
        <w:t>1</w:t>
      </w:r>
      <w:r w:rsidR="00214093" w:rsidRPr="00214093">
        <w:rPr>
          <w:rFonts w:eastAsiaTheme="minorHAnsi"/>
        </w:rPr>
        <w:t>(1), 1–11. https://doi.org/10.1038/s42003-018-0085-8</w:t>
      </w:r>
    </w:p>
    <w:p w14:paraId="776C7DE0" w14:textId="77777777" w:rsidR="00214093" w:rsidRPr="00214093" w:rsidRDefault="00214093" w:rsidP="00214093">
      <w:pPr>
        <w:pStyle w:val="Bibliography"/>
        <w:rPr>
          <w:rFonts w:eastAsiaTheme="minorHAnsi"/>
        </w:rPr>
      </w:pPr>
      <w:r w:rsidRPr="00214093">
        <w:rPr>
          <w:rFonts w:eastAsiaTheme="minorHAnsi"/>
        </w:rPr>
        <w:t xml:space="preserve">Alves, J. M., Carneiro, M., Cheng, J. Y., Lemos de Matos, A., Rahman, M. M., Loog, L., Campos, P. F., Wales, N., Eriksson, A., Manica, A., Strive, T., Graham, S. C., Afonso, S., Bell, D. J., Belmont, L., Day, J. P., Fuller, S. J., </w:t>
      </w:r>
      <w:proofErr w:type="spellStart"/>
      <w:r w:rsidRPr="00214093">
        <w:rPr>
          <w:rFonts w:eastAsiaTheme="minorHAnsi"/>
        </w:rPr>
        <w:t>Marchandeau</w:t>
      </w:r>
      <w:proofErr w:type="spellEnd"/>
      <w:r w:rsidRPr="00214093">
        <w:rPr>
          <w:rFonts w:eastAsiaTheme="minorHAnsi"/>
        </w:rPr>
        <w:t xml:space="preserve">, S., Palmer, W. J., … </w:t>
      </w:r>
      <w:proofErr w:type="spellStart"/>
      <w:r w:rsidRPr="00214093">
        <w:rPr>
          <w:rFonts w:eastAsiaTheme="minorHAnsi"/>
        </w:rPr>
        <w:t>Jiggins</w:t>
      </w:r>
      <w:proofErr w:type="spellEnd"/>
      <w:r w:rsidRPr="00214093">
        <w:rPr>
          <w:rFonts w:eastAsiaTheme="minorHAnsi"/>
        </w:rPr>
        <w:t xml:space="preserve">, F. M. (2019). Parallel adaptation of rabbit populations to myxoma virus. </w:t>
      </w:r>
      <w:r w:rsidRPr="00214093">
        <w:rPr>
          <w:rFonts w:eastAsiaTheme="minorHAnsi"/>
          <w:i/>
          <w:iCs/>
        </w:rPr>
        <w:t>Science</w:t>
      </w:r>
      <w:r w:rsidRPr="00214093">
        <w:rPr>
          <w:rFonts w:eastAsiaTheme="minorHAnsi"/>
        </w:rPr>
        <w:t xml:space="preserve">, </w:t>
      </w:r>
      <w:r w:rsidRPr="00214093">
        <w:rPr>
          <w:rFonts w:eastAsiaTheme="minorHAnsi"/>
          <w:i/>
          <w:iCs/>
        </w:rPr>
        <w:t>363</w:t>
      </w:r>
      <w:r w:rsidRPr="00214093">
        <w:rPr>
          <w:rFonts w:eastAsiaTheme="minorHAnsi"/>
        </w:rPr>
        <w:t>(6433), 1319–1326. https://doi.org/10.1126/science.aau7285</w:t>
      </w:r>
    </w:p>
    <w:p w14:paraId="1825EAB2" w14:textId="77777777" w:rsidR="00214093" w:rsidRPr="00214093" w:rsidRDefault="00214093" w:rsidP="00214093">
      <w:pPr>
        <w:pStyle w:val="Bibliography"/>
        <w:rPr>
          <w:rFonts w:eastAsiaTheme="minorHAnsi"/>
        </w:rPr>
      </w:pPr>
      <w:r w:rsidRPr="00214093">
        <w:rPr>
          <w:rFonts w:eastAsiaTheme="minorHAnsi"/>
        </w:rPr>
        <w:t xml:space="preserve">Andrews, S. (2010). </w:t>
      </w:r>
      <w:proofErr w:type="spellStart"/>
      <w:r w:rsidRPr="00214093">
        <w:rPr>
          <w:rFonts w:eastAsiaTheme="minorHAnsi"/>
          <w:i/>
          <w:iCs/>
        </w:rPr>
        <w:t>FastQC</w:t>
      </w:r>
      <w:proofErr w:type="spellEnd"/>
      <w:r w:rsidRPr="00214093">
        <w:rPr>
          <w:rFonts w:eastAsiaTheme="minorHAnsi"/>
          <w:i/>
          <w:iCs/>
        </w:rPr>
        <w:t>: A quality control tool for high throughput sequence data.</w:t>
      </w:r>
      <w:r w:rsidRPr="00214093">
        <w:rPr>
          <w:rFonts w:eastAsiaTheme="minorHAnsi"/>
        </w:rPr>
        <w:t xml:space="preserve"> https://cir.nii.ac.jp/crid/1370584340724053142</w:t>
      </w:r>
    </w:p>
    <w:p w14:paraId="01A96CEF" w14:textId="77777777" w:rsidR="00214093" w:rsidRPr="00214093" w:rsidRDefault="00214093" w:rsidP="00214093">
      <w:pPr>
        <w:pStyle w:val="Bibliography"/>
        <w:rPr>
          <w:rFonts w:eastAsiaTheme="minorHAnsi"/>
        </w:rPr>
      </w:pPr>
      <w:r w:rsidRPr="00214093">
        <w:rPr>
          <w:rFonts w:eastAsiaTheme="minorHAnsi"/>
        </w:rPr>
        <w:t xml:space="preserve">Arévalo, C., Amaya-Espinel, J. D., Henríquez, C., Ibarra, J. T., &amp; Bonacic, C. (2022). Urban noise and surrounding city morphology influence green space occupancy by native birds in a Mediterranean-type South American metropolis. </w:t>
      </w:r>
      <w:r w:rsidRPr="00214093">
        <w:rPr>
          <w:rFonts w:eastAsiaTheme="minorHAnsi"/>
          <w:i/>
          <w:iCs/>
        </w:rPr>
        <w:t>Scientific Reports</w:t>
      </w:r>
      <w:r w:rsidRPr="00214093">
        <w:rPr>
          <w:rFonts w:eastAsiaTheme="minorHAnsi"/>
        </w:rPr>
        <w:t xml:space="preserve">, </w:t>
      </w:r>
      <w:r w:rsidRPr="00214093">
        <w:rPr>
          <w:rFonts w:eastAsiaTheme="minorHAnsi"/>
          <w:i/>
          <w:iCs/>
        </w:rPr>
        <w:t>12</w:t>
      </w:r>
      <w:r w:rsidRPr="00214093">
        <w:rPr>
          <w:rFonts w:eastAsiaTheme="minorHAnsi"/>
        </w:rPr>
        <w:t>(1), 4471. https://doi.org/10.1038/s41598-022-08654-7</w:t>
      </w:r>
    </w:p>
    <w:p w14:paraId="5BC4BE20" w14:textId="77777777" w:rsidR="00214093" w:rsidRPr="00214093" w:rsidRDefault="00214093" w:rsidP="00214093">
      <w:pPr>
        <w:pStyle w:val="Bibliography"/>
        <w:rPr>
          <w:rFonts w:eastAsiaTheme="minorHAnsi"/>
        </w:rPr>
      </w:pPr>
      <w:r w:rsidRPr="00214093">
        <w:rPr>
          <w:rFonts w:eastAsiaTheme="minorHAnsi"/>
        </w:rPr>
        <w:t xml:space="preserve">Barker, F. K., Burns, K. J., Klicka, J., Lanyon, S. M., &amp; Lovette, I. J. (2015). New insights into New World biogeography: An integrated view from the phylogeny of blackbirds, cardinals, sparrows, tanagers, warblers, and allies. </w:t>
      </w:r>
      <w:r w:rsidRPr="00214093">
        <w:rPr>
          <w:rFonts w:eastAsiaTheme="minorHAnsi"/>
          <w:i/>
          <w:iCs/>
        </w:rPr>
        <w:t>The Auk</w:t>
      </w:r>
      <w:r w:rsidRPr="00214093">
        <w:rPr>
          <w:rFonts w:eastAsiaTheme="minorHAnsi"/>
        </w:rPr>
        <w:t xml:space="preserve">, </w:t>
      </w:r>
      <w:r w:rsidRPr="00214093">
        <w:rPr>
          <w:rFonts w:eastAsiaTheme="minorHAnsi"/>
          <w:i/>
          <w:iCs/>
        </w:rPr>
        <w:t>132</w:t>
      </w:r>
      <w:r w:rsidRPr="00214093">
        <w:rPr>
          <w:rFonts w:eastAsiaTheme="minorHAnsi"/>
        </w:rPr>
        <w:t>(2), 333–348. https://doi.org/10.1642/auk-14-110.1</w:t>
      </w:r>
    </w:p>
    <w:p w14:paraId="25BEBF66" w14:textId="77777777" w:rsidR="00214093" w:rsidRPr="00214093" w:rsidRDefault="00214093" w:rsidP="00214093">
      <w:pPr>
        <w:pStyle w:val="Bibliography"/>
        <w:rPr>
          <w:rFonts w:eastAsiaTheme="minorHAnsi"/>
        </w:rPr>
      </w:pPr>
      <w:r w:rsidRPr="00214093">
        <w:rPr>
          <w:rFonts w:eastAsiaTheme="minorHAnsi"/>
        </w:rPr>
        <w:t xml:space="preserve">Biondi, L. M., Fuentes, G. M., Córdoba, R. S., Bó, M. S., Cavalli, M., </w:t>
      </w:r>
      <w:proofErr w:type="spellStart"/>
      <w:r w:rsidRPr="00214093">
        <w:rPr>
          <w:rFonts w:eastAsiaTheme="minorHAnsi"/>
        </w:rPr>
        <w:t>Paterlini</w:t>
      </w:r>
      <w:proofErr w:type="spellEnd"/>
      <w:r w:rsidRPr="00214093">
        <w:rPr>
          <w:rFonts w:eastAsiaTheme="minorHAnsi"/>
        </w:rPr>
        <w:t xml:space="preserve">, C. A., Castano, M. V., &amp; García, G. O. (2020). Variation in boldness and novelty response between rural and urban predatory birds: The Chimango Caracara, </w:t>
      </w:r>
      <w:proofErr w:type="spellStart"/>
      <w:r w:rsidRPr="00214093">
        <w:rPr>
          <w:rFonts w:eastAsiaTheme="minorHAnsi"/>
          <w:i/>
          <w:iCs/>
        </w:rPr>
        <w:t>Milvago</w:t>
      </w:r>
      <w:proofErr w:type="spellEnd"/>
      <w:r w:rsidRPr="00214093">
        <w:rPr>
          <w:rFonts w:eastAsiaTheme="minorHAnsi"/>
          <w:i/>
          <w:iCs/>
        </w:rPr>
        <w:t xml:space="preserve"> </w:t>
      </w:r>
      <w:proofErr w:type="spellStart"/>
      <w:r w:rsidRPr="00214093">
        <w:rPr>
          <w:rFonts w:eastAsiaTheme="minorHAnsi"/>
          <w:i/>
          <w:iCs/>
        </w:rPr>
        <w:t>chimango</w:t>
      </w:r>
      <w:proofErr w:type="spellEnd"/>
      <w:r w:rsidRPr="00214093">
        <w:rPr>
          <w:rFonts w:eastAsiaTheme="minorHAnsi"/>
        </w:rPr>
        <w:t xml:space="preserve"> as study case. </w:t>
      </w:r>
      <w:proofErr w:type="spellStart"/>
      <w:r w:rsidRPr="00214093">
        <w:rPr>
          <w:rFonts w:eastAsiaTheme="minorHAnsi"/>
          <w:i/>
          <w:iCs/>
        </w:rPr>
        <w:t>Behavioural</w:t>
      </w:r>
      <w:proofErr w:type="spellEnd"/>
      <w:r w:rsidRPr="00214093">
        <w:rPr>
          <w:rFonts w:eastAsiaTheme="minorHAnsi"/>
          <w:i/>
          <w:iCs/>
        </w:rPr>
        <w:t xml:space="preserve"> Processes</w:t>
      </w:r>
      <w:r w:rsidRPr="00214093">
        <w:rPr>
          <w:rFonts w:eastAsiaTheme="minorHAnsi"/>
        </w:rPr>
        <w:t xml:space="preserve">, </w:t>
      </w:r>
      <w:r w:rsidRPr="00214093">
        <w:rPr>
          <w:rFonts w:eastAsiaTheme="minorHAnsi"/>
          <w:i/>
          <w:iCs/>
        </w:rPr>
        <w:t>173</w:t>
      </w:r>
      <w:r w:rsidRPr="00214093">
        <w:rPr>
          <w:rFonts w:eastAsiaTheme="minorHAnsi"/>
        </w:rPr>
        <w:t>, 104064. https://doi.org/10.1016/j.beproc.2020.104064</w:t>
      </w:r>
    </w:p>
    <w:p w14:paraId="21C16EF8" w14:textId="77777777" w:rsidR="00214093" w:rsidRPr="00214093" w:rsidRDefault="00214093" w:rsidP="00214093">
      <w:pPr>
        <w:pStyle w:val="Bibliography"/>
        <w:rPr>
          <w:rFonts w:eastAsiaTheme="minorHAnsi"/>
        </w:rPr>
      </w:pPr>
      <w:r w:rsidRPr="00214093">
        <w:rPr>
          <w:rFonts w:eastAsiaTheme="minorHAnsi"/>
        </w:rPr>
        <w:lastRenderedPageBreak/>
        <w:t xml:space="preserve">Bolger, A. M., Lohse, M., &amp; </w:t>
      </w:r>
      <w:proofErr w:type="spellStart"/>
      <w:r w:rsidRPr="00214093">
        <w:rPr>
          <w:rFonts w:eastAsiaTheme="minorHAnsi"/>
        </w:rPr>
        <w:t>Usadel</w:t>
      </w:r>
      <w:proofErr w:type="spellEnd"/>
      <w:r w:rsidRPr="00214093">
        <w:rPr>
          <w:rFonts w:eastAsiaTheme="minorHAnsi"/>
        </w:rPr>
        <w:t xml:space="preserve">, B. (2014). </w:t>
      </w:r>
      <w:proofErr w:type="spellStart"/>
      <w:r w:rsidRPr="00214093">
        <w:rPr>
          <w:rFonts w:eastAsiaTheme="minorHAnsi"/>
        </w:rPr>
        <w:t>Trimmomatic</w:t>
      </w:r>
      <w:proofErr w:type="spellEnd"/>
      <w:r w:rsidRPr="00214093">
        <w:rPr>
          <w:rFonts w:eastAsiaTheme="minorHAnsi"/>
        </w:rPr>
        <w:t xml:space="preserve">: A flexible trimmer for Illumina sequence data. </w:t>
      </w:r>
      <w:r w:rsidRPr="00214093">
        <w:rPr>
          <w:rFonts w:eastAsiaTheme="minorHAnsi"/>
          <w:i/>
          <w:iCs/>
        </w:rPr>
        <w:t>Bioinformatics</w:t>
      </w:r>
      <w:r w:rsidRPr="00214093">
        <w:rPr>
          <w:rFonts w:eastAsiaTheme="minorHAnsi"/>
        </w:rPr>
        <w:t xml:space="preserve">, </w:t>
      </w:r>
      <w:r w:rsidRPr="00214093">
        <w:rPr>
          <w:rFonts w:eastAsiaTheme="minorHAnsi"/>
          <w:i/>
          <w:iCs/>
        </w:rPr>
        <w:t>30</w:t>
      </w:r>
      <w:r w:rsidRPr="00214093">
        <w:rPr>
          <w:rFonts w:eastAsiaTheme="minorHAnsi"/>
        </w:rPr>
        <w:t>(15), 2114–2120. https://doi.org/10.1093/bioinformatics/btu170</w:t>
      </w:r>
    </w:p>
    <w:p w14:paraId="14CADB71" w14:textId="77777777" w:rsidR="00214093" w:rsidRPr="00214093" w:rsidRDefault="00214093" w:rsidP="00214093">
      <w:pPr>
        <w:pStyle w:val="Bibliography"/>
        <w:rPr>
          <w:rFonts w:eastAsiaTheme="minorHAnsi"/>
        </w:rPr>
      </w:pPr>
      <w:proofErr w:type="spellStart"/>
      <w:r w:rsidRPr="00214093">
        <w:rPr>
          <w:rFonts w:eastAsiaTheme="minorHAnsi"/>
        </w:rPr>
        <w:t>Bordini</w:t>
      </w:r>
      <w:proofErr w:type="spellEnd"/>
      <w:r w:rsidRPr="00214093">
        <w:rPr>
          <w:rFonts w:eastAsiaTheme="minorHAnsi"/>
        </w:rPr>
        <w:t xml:space="preserve">, M., Soglia, F., Davoli, R., Zappaterra, M., </w:t>
      </w:r>
      <w:proofErr w:type="spellStart"/>
      <w:r w:rsidRPr="00214093">
        <w:rPr>
          <w:rFonts w:eastAsiaTheme="minorHAnsi"/>
        </w:rPr>
        <w:t>Petracci</w:t>
      </w:r>
      <w:proofErr w:type="spellEnd"/>
      <w:r w:rsidRPr="00214093">
        <w:rPr>
          <w:rFonts w:eastAsiaTheme="minorHAnsi"/>
        </w:rPr>
        <w:t xml:space="preserve">, M., &amp; </w:t>
      </w:r>
      <w:proofErr w:type="spellStart"/>
      <w:r w:rsidRPr="00214093">
        <w:rPr>
          <w:rFonts w:eastAsiaTheme="minorHAnsi"/>
        </w:rPr>
        <w:t>Meluzzi</w:t>
      </w:r>
      <w:proofErr w:type="spellEnd"/>
      <w:r w:rsidRPr="00214093">
        <w:rPr>
          <w:rFonts w:eastAsiaTheme="minorHAnsi"/>
        </w:rPr>
        <w:t xml:space="preserve">, A. (2022). Molecular Pathways and Key Genes Associated </w:t>
      </w:r>
      <w:proofErr w:type="gramStart"/>
      <w:r w:rsidRPr="00214093">
        <w:rPr>
          <w:rFonts w:eastAsiaTheme="minorHAnsi"/>
        </w:rPr>
        <w:t>With</w:t>
      </w:r>
      <w:proofErr w:type="gramEnd"/>
      <w:r w:rsidRPr="00214093">
        <w:rPr>
          <w:rFonts w:eastAsiaTheme="minorHAnsi"/>
        </w:rPr>
        <w:t xml:space="preserve"> Breast Width and Protein Content in White Striping and Wooden Breast Chicken Pectoral Muscle. </w:t>
      </w:r>
      <w:r w:rsidRPr="00214093">
        <w:rPr>
          <w:rFonts w:eastAsiaTheme="minorHAnsi"/>
          <w:i/>
          <w:iCs/>
        </w:rPr>
        <w:t>Frontiers in Physiology</w:t>
      </w:r>
      <w:r w:rsidRPr="00214093">
        <w:rPr>
          <w:rFonts w:eastAsiaTheme="minorHAnsi"/>
        </w:rPr>
        <w:t xml:space="preserve">, </w:t>
      </w:r>
      <w:r w:rsidRPr="00214093">
        <w:rPr>
          <w:rFonts w:eastAsiaTheme="minorHAnsi"/>
          <w:i/>
          <w:iCs/>
        </w:rPr>
        <w:t>13</w:t>
      </w:r>
      <w:r w:rsidRPr="00214093">
        <w:rPr>
          <w:rFonts w:eastAsiaTheme="minorHAnsi"/>
        </w:rPr>
        <w:t>. https://doi.org/10.3389/fphys.2022.936768</w:t>
      </w:r>
    </w:p>
    <w:p w14:paraId="45512C22" w14:textId="77777777" w:rsidR="00214093" w:rsidRPr="00214093" w:rsidRDefault="00214093" w:rsidP="00214093">
      <w:pPr>
        <w:pStyle w:val="Bibliography"/>
        <w:rPr>
          <w:rFonts w:eastAsiaTheme="minorHAnsi"/>
        </w:rPr>
      </w:pPr>
      <w:proofErr w:type="spellStart"/>
      <w:r w:rsidRPr="00214093">
        <w:rPr>
          <w:rFonts w:eastAsiaTheme="minorHAnsi"/>
        </w:rPr>
        <w:t>Caizergues</w:t>
      </w:r>
      <w:proofErr w:type="spellEnd"/>
      <w:r w:rsidRPr="00214093">
        <w:rPr>
          <w:rFonts w:eastAsiaTheme="minorHAnsi"/>
        </w:rPr>
        <w:t xml:space="preserve">, A. E., Le </w:t>
      </w:r>
      <w:proofErr w:type="spellStart"/>
      <w:r w:rsidRPr="00214093">
        <w:rPr>
          <w:rFonts w:eastAsiaTheme="minorHAnsi"/>
        </w:rPr>
        <w:t>Luyer</w:t>
      </w:r>
      <w:proofErr w:type="spellEnd"/>
      <w:r w:rsidRPr="00214093">
        <w:rPr>
          <w:rFonts w:eastAsiaTheme="minorHAnsi"/>
        </w:rPr>
        <w:t xml:space="preserve">, J., Grégoire, A., </w:t>
      </w:r>
      <w:proofErr w:type="spellStart"/>
      <w:r w:rsidRPr="00214093">
        <w:rPr>
          <w:rFonts w:eastAsiaTheme="minorHAnsi"/>
        </w:rPr>
        <w:t>Szulkin</w:t>
      </w:r>
      <w:proofErr w:type="spellEnd"/>
      <w:r w:rsidRPr="00214093">
        <w:rPr>
          <w:rFonts w:eastAsiaTheme="minorHAnsi"/>
        </w:rPr>
        <w:t xml:space="preserve">, M., </w:t>
      </w:r>
      <w:proofErr w:type="spellStart"/>
      <w:r w:rsidRPr="00214093">
        <w:rPr>
          <w:rFonts w:eastAsiaTheme="minorHAnsi"/>
        </w:rPr>
        <w:t>Senar</w:t>
      </w:r>
      <w:proofErr w:type="spellEnd"/>
      <w:r w:rsidRPr="00214093">
        <w:rPr>
          <w:rFonts w:eastAsiaTheme="minorHAnsi"/>
        </w:rPr>
        <w:t xml:space="preserve">, J., </w:t>
      </w:r>
      <w:proofErr w:type="spellStart"/>
      <w:r w:rsidRPr="00214093">
        <w:rPr>
          <w:rFonts w:eastAsiaTheme="minorHAnsi"/>
        </w:rPr>
        <w:t>Charmantier</w:t>
      </w:r>
      <w:proofErr w:type="spellEnd"/>
      <w:r w:rsidRPr="00214093">
        <w:rPr>
          <w:rFonts w:eastAsiaTheme="minorHAnsi"/>
        </w:rPr>
        <w:t xml:space="preserve">, A., &amp; Perrier, C. (2022). Epigenetics and the city: Non‐parallel DNA methylation modifications across pairs of urban‐forest Great tit populations. </w:t>
      </w:r>
      <w:r w:rsidRPr="00214093">
        <w:rPr>
          <w:rFonts w:eastAsiaTheme="minorHAnsi"/>
          <w:i/>
          <w:iCs/>
        </w:rPr>
        <w:t>Evolutionary Applications</w:t>
      </w:r>
      <w:r w:rsidRPr="00214093">
        <w:rPr>
          <w:rFonts w:eastAsiaTheme="minorHAnsi"/>
        </w:rPr>
        <w:t xml:space="preserve">, </w:t>
      </w:r>
      <w:r w:rsidRPr="00214093">
        <w:rPr>
          <w:rFonts w:eastAsiaTheme="minorHAnsi"/>
          <w:i/>
          <w:iCs/>
        </w:rPr>
        <w:t>15</w:t>
      </w:r>
      <w:r w:rsidRPr="00214093">
        <w:rPr>
          <w:rFonts w:eastAsiaTheme="minorHAnsi"/>
        </w:rPr>
        <w:t>(1), 149–165. https://doi.org/10.1111/eva.13334</w:t>
      </w:r>
    </w:p>
    <w:p w14:paraId="5616E306" w14:textId="77777777" w:rsidR="00214093" w:rsidRPr="00214093" w:rsidRDefault="00214093" w:rsidP="00214093">
      <w:pPr>
        <w:pStyle w:val="Bibliography"/>
        <w:rPr>
          <w:rFonts w:eastAsiaTheme="minorHAnsi"/>
        </w:rPr>
      </w:pPr>
      <w:r w:rsidRPr="00214093">
        <w:rPr>
          <w:rFonts w:eastAsiaTheme="minorHAnsi"/>
        </w:rPr>
        <w:t xml:space="preserve">Castano, M. V., Zumpano, F., Biondi, L. M., &amp; García, G. O. (2024). Does urbanization affect behavioral responses to novel objects in marine birds? The Olrog’s Gull as a case of study. </w:t>
      </w:r>
      <w:r w:rsidRPr="00214093">
        <w:rPr>
          <w:rFonts w:eastAsiaTheme="minorHAnsi"/>
          <w:i/>
          <w:iCs/>
        </w:rPr>
        <w:t>Urban Ecosystems</w:t>
      </w:r>
      <w:r w:rsidRPr="00214093">
        <w:rPr>
          <w:rFonts w:eastAsiaTheme="minorHAnsi"/>
        </w:rPr>
        <w:t xml:space="preserve">, </w:t>
      </w:r>
      <w:r w:rsidRPr="00214093">
        <w:rPr>
          <w:rFonts w:eastAsiaTheme="minorHAnsi"/>
          <w:i/>
          <w:iCs/>
        </w:rPr>
        <w:t>27</w:t>
      </w:r>
      <w:r w:rsidRPr="00214093">
        <w:rPr>
          <w:rFonts w:eastAsiaTheme="minorHAnsi"/>
        </w:rPr>
        <w:t>(2), 427–437. https://doi.org/10.1007/s11252-023-01465-2</w:t>
      </w:r>
    </w:p>
    <w:p w14:paraId="471052BE" w14:textId="77777777" w:rsidR="00214093" w:rsidRPr="00214093" w:rsidRDefault="00214093" w:rsidP="00214093">
      <w:pPr>
        <w:pStyle w:val="Bibliography"/>
        <w:rPr>
          <w:rFonts w:eastAsiaTheme="minorHAnsi"/>
        </w:rPr>
      </w:pPr>
      <w:r w:rsidRPr="00214093">
        <w:rPr>
          <w:rFonts w:eastAsiaTheme="minorHAnsi"/>
        </w:rPr>
        <w:t xml:space="preserve">Da Silva Ribeiro, T., Galván, J. A., &amp; Pool, J. E. (2022). Maximum SNP </w:t>
      </w:r>
      <w:r w:rsidRPr="00214093">
        <w:rPr>
          <w:rFonts w:eastAsiaTheme="minorHAnsi"/>
          <w:i/>
          <w:iCs/>
        </w:rPr>
        <w:t>FST</w:t>
      </w:r>
      <w:r w:rsidRPr="00214093">
        <w:rPr>
          <w:rFonts w:eastAsiaTheme="minorHAnsi"/>
        </w:rPr>
        <w:t xml:space="preserve"> Outperforms Full-Window Statistics for Detecting Soft Sweeps in Local Adaptation. </w:t>
      </w:r>
      <w:r w:rsidRPr="00214093">
        <w:rPr>
          <w:rFonts w:eastAsiaTheme="minorHAnsi"/>
          <w:i/>
          <w:iCs/>
        </w:rPr>
        <w:t>Genome Biology and Evolution</w:t>
      </w:r>
      <w:r w:rsidRPr="00214093">
        <w:rPr>
          <w:rFonts w:eastAsiaTheme="minorHAnsi"/>
        </w:rPr>
        <w:t xml:space="preserve">, </w:t>
      </w:r>
      <w:r w:rsidRPr="00214093">
        <w:rPr>
          <w:rFonts w:eastAsiaTheme="minorHAnsi"/>
          <w:i/>
          <w:iCs/>
        </w:rPr>
        <w:t>14</w:t>
      </w:r>
      <w:r w:rsidRPr="00214093">
        <w:rPr>
          <w:rFonts w:eastAsiaTheme="minorHAnsi"/>
        </w:rPr>
        <w:t>(10), evac143. https://doi.org/10.1093/gbe/evac143</w:t>
      </w:r>
    </w:p>
    <w:p w14:paraId="58431CA3" w14:textId="77777777" w:rsidR="00214093" w:rsidRPr="00214093" w:rsidRDefault="00214093" w:rsidP="00214093">
      <w:pPr>
        <w:pStyle w:val="Bibliography"/>
        <w:rPr>
          <w:rFonts w:eastAsiaTheme="minorHAnsi"/>
        </w:rPr>
      </w:pPr>
      <w:r w:rsidRPr="00214093">
        <w:rPr>
          <w:rFonts w:eastAsiaTheme="minorHAnsi"/>
        </w:rPr>
        <w:t xml:space="preserve">Davies, S., Beck, M. L., &amp; Sewall, K. B. (2018). Territorial aggression in urban and rural Song Sparrows is correlated with corticosterone, but not testosterone. </w:t>
      </w:r>
      <w:r w:rsidRPr="00214093">
        <w:rPr>
          <w:rFonts w:eastAsiaTheme="minorHAnsi"/>
          <w:i/>
          <w:iCs/>
        </w:rPr>
        <w:t>Hormones and Behavior</w:t>
      </w:r>
      <w:r w:rsidRPr="00214093">
        <w:rPr>
          <w:rFonts w:eastAsiaTheme="minorHAnsi"/>
        </w:rPr>
        <w:t xml:space="preserve">, </w:t>
      </w:r>
      <w:r w:rsidRPr="00214093">
        <w:rPr>
          <w:rFonts w:eastAsiaTheme="minorHAnsi"/>
          <w:i/>
          <w:iCs/>
        </w:rPr>
        <w:t>98</w:t>
      </w:r>
      <w:r w:rsidRPr="00214093">
        <w:rPr>
          <w:rFonts w:eastAsiaTheme="minorHAnsi"/>
        </w:rPr>
        <w:t>, 8–15. https://doi.org/10.1016/j.yhbeh.2017.11.010</w:t>
      </w:r>
    </w:p>
    <w:p w14:paraId="21AE7C59" w14:textId="77777777" w:rsidR="00214093" w:rsidRPr="00214093" w:rsidRDefault="00214093" w:rsidP="00214093">
      <w:pPr>
        <w:pStyle w:val="Bibliography"/>
        <w:rPr>
          <w:rFonts w:eastAsiaTheme="minorHAnsi"/>
        </w:rPr>
      </w:pPr>
      <w:r w:rsidRPr="00214093">
        <w:rPr>
          <w:rFonts w:eastAsiaTheme="minorHAnsi"/>
        </w:rPr>
        <w:t>Dong, K., Chang, S., Xie, Q., Black-</w:t>
      </w:r>
      <w:proofErr w:type="spellStart"/>
      <w:r w:rsidRPr="00214093">
        <w:rPr>
          <w:rFonts w:eastAsiaTheme="minorHAnsi"/>
        </w:rPr>
        <w:t>Pyrkosz</w:t>
      </w:r>
      <w:proofErr w:type="spellEnd"/>
      <w:r w:rsidRPr="00214093">
        <w:rPr>
          <w:rFonts w:eastAsiaTheme="minorHAnsi"/>
        </w:rPr>
        <w:t xml:space="preserve">, A., &amp; Zhang, H. (2017). Comparative transcriptomics of genetically divergent lines of chickens in response to Marek’s disease </w:t>
      </w:r>
      <w:r w:rsidRPr="00214093">
        <w:rPr>
          <w:rFonts w:eastAsiaTheme="minorHAnsi"/>
        </w:rPr>
        <w:lastRenderedPageBreak/>
        <w:t xml:space="preserve">virus challenge at cytolytic phase. </w:t>
      </w:r>
      <w:r w:rsidRPr="00214093">
        <w:rPr>
          <w:rFonts w:eastAsiaTheme="minorHAnsi"/>
          <w:i/>
          <w:iCs/>
        </w:rPr>
        <w:t>PLOS ONE</w:t>
      </w:r>
      <w:r w:rsidRPr="00214093">
        <w:rPr>
          <w:rFonts w:eastAsiaTheme="minorHAnsi"/>
        </w:rPr>
        <w:t xml:space="preserve">, </w:t>
      </w:r>
      <w:r w:rsidRPr="00214093">
        <w:rPr>
          <w:rFonts w:eastAsiaTheme="minorHAnsi"/>
          <w:i/>
          <w:iCs/>
        </w:rPr>
        <w:t>12</w:t>
      </w:r>
      <w:r w:rsidRPr="00214093">
        <w:rPr>
          <w:rFonts w:eastAsiaTheme="minorHAnsi"/>
        </w:rPr>
        <w:t>(6), e0178923. https://doi.org/10.1371/journal.pone.0178923</w:t>
      </w:r>
    </w:p>
    <w:p w14:paraId="3DE521B9" w14:textId="77777777" w:rsidR="00214093" w:rsidRPr="00214093" w:rsidRDefault="00214093" w:rsidP="00214093">
      <w:pPr>
        <w:pStyle w:val="Bibliography"/>
        <w:rPr>
          <w:rFonts w:eastAsiaTheme="minorHAnsi"/>
        </w:rPr>
      </w:pPr>
      <w:proofErr w:type="spellStart"/>
      <w:r w:rsidRPr="00214093">
        <w:rPr>
          <w:rFonts w:eastAsiaTheme="minorHAnsi"/>
        </w:rPr>
        <w:t>Drobik-Czwarno</w:t>
      </w:r>
      <w:proofErr w:type="spellEnd"/>
      <w:r w:rsidRPr="00214093">
        <w:rPr>
          <w:rFonts w:eastAsiaTheme="minorHAnsi"/>
        </w:rPr>
        <w:t xml:space="preserve">, W., </w:t>
      </w:r>
      <w:proofErr w:type="spellStart"/>
      <w:r w:rsidRPr="00214093">
        <w:rPr>
          <w:rFonts w:eastAsiaTheme="minorHAnsi"/>
        </w:rPr>
        <w:t>Wolc</w:t>
      </w:r>
      <w:proofErr w:type="spellEnd"/>
      <w:r w:rsidRPr="00214093">
        <w:rPr>
          <w:rFonts w:eastAsiaTheme="minorHAnsi"/>
        </w:rPr>
        <w:t xml:space="preserve">, A., Fulton, J. E., Arango, J., Jankowski, T., O’Sullivan, N. P., &amp; Dekkers, J. C. M. (2018). Identifying the genetic basis for resistance to avian influenza in commercial egg layer chickens. </w:t>
      </w:r>
      <w:r w:rsidRPr="00214093">
        <w:rPr>
          <w:rFonts w:eastAsiaTheme="minorHAnsi"/>
          <w:i/>
          <w:iCs/>
        </w:rPr>
        <w:t>Animal</w:t>
      </w:r>
      <w:r w:rsidRPr="00214093">
        <w:rPr>
          <w:rFonts w:eastAsiaTheme="minorHAnsi"/>
        </w:rPr>
        <w:t xml:space="preserve">, </w:t>
      </w:r>
      <w:r w:rsidRPr="00214093">
        <w:rPr>
          <w:rFonts w:eastAsiaTheme="minorHAnsi"/>
          <w:i/>
          <w:iCs/>
        </w:rPr>
        <w:t>12</w:t>
      </w:r>
      <w:r w:rsidRPr="00214093">
        <w:rPr>
          <w:rFonts w:eastAsiaTheme="minorHAnsi"/>
        </w:rPr>
        <w:t>(7), 1363–1371. https://doi.org/10.1017/S1751731117002889</w:t>
      </w:r>
    </w:p>
    <w:p w14:paraId="1A4B8350" w14:textId="77777777" w:rsidR="00214093" w:rsidRPr="00214093" w:rsidRDefault="00214093" w:rsidP="00214093">
      <w:pPr>
        <w:pStyle w:val="Bibliography"/>
        <w:rPr>
          <w:rFonts w:eastAsiaTheme="minorHAnsi"/>
        </w:rPr>
      </w:pPr>
      <w:r w:rsidRPr="00214093">
        <w:rPr>
          <w:rFonts w:eastAsiaTheme="minorHAnsi"/>
        </w:rPr>
        <w:t xml:space="preserve">Eid </w:t>
      </w:r>
      <w:proofErr w:type="spellStart"/>
      <w:r w:rsidRPr="00214093">
        <w:rPr>
          <w:rFonts w:eastAsiaTheme="minorHAnsi"/>
        </w:rPr>
        <w:t>Mutlak</w:t>
      </w:r>
      <w:proofErr w:type="spellEnd"/>
      <w:r w:rsidRPr="00214093">
        <w:rPr>
          <w:rFonts w:eastAsiaTheme="minorHAnsi"/>
        </w:rPr>
        <w:t xml:space="preserve">, Y., </w:t>
      </w:r>
      <w:proofErr w:type="spellStart"/>
      <w:r w:rsidRPr="00214093">
        <w:rPr>
          <w:rFonts w:eastAsiaTheme="minorHAnsi"/>
        </w:rPr>
        <w:t>Aweida</w:t>
      </w:r>
      <w:proofErr w:type="spellEnd"/>
      <w:r w:rsidRPr="00214093">
        <w:rPr>
          <w:rFonts w:eastAsiaTheme="minorHAnsi"/>
        </w:rPr>
        <w:t xml:space="preserve">, D., Volodin, A., Ayalon, B., Dahan, N., </w:t>
      </w:r>
      <w:proofErr w:type="spellStart"/>
      <w:r w:rsidRPr="00214093">
        <w:rPr>
          <w:rFonts w:eastAsiaTheme="minorHAnsi"/>
        </w:rPr>
        <w:t>Parnis</w:t>
      </w:r>
      <w:proofErr w:type="spellEnd"/>
      <w:r w:rsidRPr="00214093">
        <w:rPr>
          <w:rFonts w:eastAsiaTheme="minorHAnsi"/>
        </w:rPr>
        <w:t xml:space="preserve">, A., &amp; Cohen, S. (2020). A signaling hub of insulin receptor, dystrophin glycoprotein complex and plakoglobin regulates muscle size. </w:t>
      </w:r>
      <w:r w:rsidRPr="00214093">
        <w:rPr>
          <w:rFonts w:eastAsiaTheme="minorHAnsi"/>
          <w:i/>
          <w:iCs/>
        </w:rPr>
        <w:t>Nature Communications</w:t>
      </w:r>
      <w:r w:rsidRPr="00214093">
        <w:rPr>
          <w:rFonts w:eastAsiaTheme="minorHAnsi"/>
        </w:rPr>
        <w:t xml:space="preserve">, </w:t>
      </w:r>
      <w:r w:rsidRPr="00214093">
        <w:rPr>
          <w:rFonts w:eastAsiaTheme="minorHAnsi"/>
          <w:i/>
          <w:iCs/>
        </w:rPr>
        <w:t>11</w:t>
      </w:r>
      <w:r w:rsidRPr="00214093">
        <w:rPr>
          <w:rFonts w:eastAsiaTheme="minorHAnsi"/>
        </w:rPr>
        <w:t>(1), 1381. https://doi.org/10.1038/s41467-020-14895-9</w:t>
      </w:r>
    </w:p>
    <w:p w14:paraId="5DF94404" w14:textId="77777777" w:rsidR="00214093" w:rsidRPr="00214093" w:rsidRDefault="00214093" w:rsidP="00214093">
      <w:pPr>
        <w:pStyle w:val="Bibliography"/>
        <w:rPr>
          <w:rFonts w:eastAsiaTheme="minorHAnsi"/>
        </w:rPr>
      </w:pPr>
      <w:r w:rsidRPr="00214093">
        <w:rPr>
          <w:rFonts w:eastAsiaTheme="minorHAnsi"/>
        </w:rPr>
        <w:t xml:space="preserve">Fall, T., &amp; Ingelsson, E. (2014). Genome-wide association studies of obesity and metabolic syndrome. </w:t>
      </w:r>
      <w:r w:rsidRPr="00214093">
        <w:rPr>
          <w:rFonts w:eastAsiaTheme="minorHAnsi"/>
          <w:i/>
          <w:iCs/>
        </w:rPr>
        <w:t>Molecular and Cellular Endocrinology</w:t>
      </w:r>
      <w:r w:rsidRPr="00214093">
        <w:rPr>
          <w:rFonts w:eastAsiaTheme="minorHAnsi"/>
        </w:rPr>
        <w:t xml:space="preserve">, </w:t>
      </w:r>
      <w:r w:rsidRPr="00214093">
        <w:rPr>
          <w:rFonts w:eastAsiaTheme="minorHAnsi"/>
          <w:i/>
          <w:iCs/>
        </w:rPr>
        <w:t>382</w:t>
      </w:r>
      <w:r w:rsidRPr="00214093">
        <w:rPr>
          <w:rFonts w:eastAsiaTheme="minorHAnsi"/>
        </w:rPr>
        <w:t>(1), 740–757. https://doi.org/10.1016/j.mce.2012.08.018</w:t>
      </w:r>
    </w:p>
    <w:p w14:paraId="3EB330E2" w14:textId="77777777" w:rsidR="00214093" w:rsidRPr="00214093" w:rsidRDefault="00214093" w:rsidP="00214093">
      <w:pPr>
        <w:pStyle w:val="Bibliography"/>
        <w:rPr>
          <w:rFonts w:eastAsiaTheme="minorHAnsi"/>
        </w:rPr>
      </w:pPr>
      <w:r w:rsidRPr="00214093">
        <w:rPr>
          <w:rFonts w:eastAsiaTheme="minorHAnsi"/>
        </w:rPr>
        <w:t xml:space="preserve">Figuerola, J., la Puente, J. M., </w:t>
      </w:r>
      <w:proofErr w:type="spellStart"/>
      <w:r w:rsidRPr="00214093">
        <w:rPr>
          <w:rFonts w:eastAsiaTheme="minorHAnsi"/>
        </w:rPr>
        <w:t>Díez</w:t>
      </w:r>
      <w:proofErr w:type="spellEnd"/>
      <w:r w:rsidRPr="00214093">
        <w:rPr>
          <w:rFonts w:eastAsiaTheme="minorHAnsi"/>
        </w:rPr>
        <w:t>-Fernández, A., Thomson, R. L., Aguirre, J. I., Faivre, B., &amp; Ibañez-Alamo, J. D. (2024). Urbanization correlates with the prevalence and richness of blood parasites in Eurasian Blackbirds (</w:t>
      </w:r>
      <w:r w:rsidRPr="00214093">
        <w:rPr>
          <w:rFonts w:eastAsiaTheme="minorHAnsi"/>
          <w:i/>
          <w:iCs/>
        </w:rPr>
        <w:t>Turdus merula</w:t>
      </w:r>
      <w:r w:rsidRPr="00214093">
        <w:rPr>
          <w:rFonts w:eastAsiaTheme="minorHAnsi"/>
        </w:rPr>
        <w:t xml:space="preserve">). </w:t>
      </w:r>
      <w:r w:rsidRPr="00214093">
        <w:rPr>
          <w:rFonts w:eastAsiaTheme="minorHAnsi"/>
          <w:i/>
          <w:iCs/>
        </w:rPr>
        <w:t>Science of The Total Environment</w:t>
      </w:r>
      <w:r w:rsidRPr="00214093">
        <w:rPr>
          <w:rFonts w:eastAsiaTheme="minorHAnsi"/>
        </w:rPr>
        <w:t xml:space="preserve">, </w:t>
      </w:r>
      <w:r w:rsidRPr="00214093">
        <w:rPr>
          <w:rFonts w:eastAsiaTheme="minorHAnsi"/>
          <w:i/>
          <w:iCs/>
        </w:rPr>
        <w:t>922</w:t>
      </w:r>
      <w:r w:rsidRPr="00214093">
        <w:rPr>
          <w:rFonts w:eastAsiaTheme="minorHAnsi"/>
        </w:rPr>
        <w:t>, 171303. https://doi.org/10.1016/j.scitotenv.2024.171303</w:t>
      </w:r>
    </w:p>
    <w:p w14:paraId="7B67295C" w14:textId="77777777" w:rsidR="00214093" w:rsidRPr="00214093" w:rsidRDefault="00214093" w:rsidP="00214093">
      <w:pPr>
        <w:pStyle w:val="Bibliography"/>
        <w:rPr>
          <w:rFonts w:eastAsiaTheme="minorHAnsi"/>
        </w:rPr>
      </w:pPr>
      <w:r w:rsidRPr="00214093">
        <w:rPr>
          <w:rFonts w:eastAsiaTheme="minorHAnsi"/>
        </w:rPr>
        <w:t xml:space="preserve">Fritzsch, B. (2021). An Integrated Perspective of Evolution and Development: From Genes to Function to Ear, Lateral Line and Electroreception. </w:t>
      </w:r>
      <w:r w:rsidRPr="00214093">
        <w:rPr>
          <w:rFonts w:eastAsiaTheme="minorHAnsi"/>
          <w:i/>
          <w:iCs/>
        </w:rPr>
        <w:t>Diversity</w:t>
      </w:r>
      <w:r w:rsidRPr="00214093">
        <w:rPr>
          <w:rFonts w:eastAsiaTheme="minorHAnsi"/>
        </w:rPr>
        <w:t xml:space="preserve">, </w:t>
      </w:r>
      <w:r w:rsidRPr="00214093">
        <w:rPr>
          <w:rFonts w:eastAsiaTheme="minorHAnsi"/>
          <w:i/>
          <w:iCs/>
        </w:rPr>
        <w:t>13</w:t>
      </w:r>
      <w:r w:rsidRPr="00214093">
        <w:rPr>
          <w:rFonts w:eastAsiaTheme="minorHAnsi"/>
        </w:rPr>
        <w:t>(8), Article 8. https://doi.org/10.3390/d13080364</w:t>
      </w:r>
    </w:p>
    <w:p w14:paraId="3FAAB7C4" w14:textId="77777777" w:rsidR="00214093" w:rsidRPr="00214093" w:rsidRDefault="00214093" w:rsidP="00214093">
      <w:pPr>
        <w:pStyle w:val="Bibliography"/>
        <w:rPr>
          <w:rFonts w:eastAsiaTheme="minorHAnsi"/>
        </w:rPr>
      </w:pPr>
      <w:r w:rsidRPr="00214093">
        <w:rPr>
          <w:rFonts w:eastAsiaTheme="minorHAnsi"/>
        </w:rPr>
        <w:t xml:space="preserve">Ghosh, C., Das, N., Saha, S., Kundu, T., Sircar, D., &amp; Roy, P. (2022). Involvement of Cdkal1 in the etiology of type 2 diabetes mellitus and microvascular diabetic complications: A </w:t>
      </w:r>
      <w:r w:rsidRPr="00214093">
        <w:rPr>
          <w:rFonts w:eastAsiaTheme="minorHAnsi"/>
        </w:rPr>
        <w:lastRenderedPageBreak/>
        <w:t xml:space="preserve">review. </w:t>
      </w:r>
      <w:r w:rsidRPr="00214093">
        <w:rPr>
          <w:rFonts w:eastAsiaTheme="minorHAnsi"/>
          <w:i/>
          <w:iCs/>
        </w:rPr>
        <w:t>Journal of Diabetes &amp; Metabolic Disorders</w:t>
      </w:r>
      <w:r w:rsidRPr="00214093">
        <w:rPr>
          <w:rFonts w:eastAsiaTheme="minorHAnsi"/>
        </w:rPr>
        <w:t xml:space="preserve">, </w:t>
      </w:r>
      <w:r w:rsidRPr="00214093">
        <w:rPr>
          <w:rFonts w:eastAsiaTheme="minorHAnsi"/>
          <w:i/>
          <w:iCs/>
        </w:rPr>
        <w:t>21</w:t>
      </w:r>
      <w:r w:rsidRPr="00214093">
        <w:rPr>
          <w:rFonts w:eastAsiaTheme="minorHAnsi"/>
        </w:rPr>
        <w:t>(1), 991–1001. https://doi.org/10.1007/s40200-021-00953-6</w:t>
      </w:r>
    </w:p>
    <w:p w14:paraId="1358B219" w14:textId="77777777" w:rsidR="00214093" w:rsidRPr="00214093" w:rsidRDefault="00214093" w:rsidP="00214093">
      <w:pPr>
        <w:pStyle w:val="Bibliography"/>
        <w:rPr>
          <w:rFonts w:eastAsiaTheme="minorHAnsi"/>
        </w:rPr>
      </w:pPr>
      <w:r w:rsidRPr="00214093">
        <w:rPr>
          <w:rFonts w:eastAsiaTheme="minorHAnsi"/>
        </w:rPr>
        <w:t xml:space="preserve">Hahn, M. W. (2018). </w:t>
      </w:r>
      <w:r w:rsidRPr="00214093">
        <w:rPr>
          <w:rFonts w:eastAsiaTheme="minorHAnsi"/>
          <w:i/>
          <w:iCs/>
        </w:rPr>
        <w:t>Molecular Population Genetics</w:t>
      </w:r>
      <w:r w:rsidRPr="00214093">
        <w:rPr>
          <w:rFonts w:eastAsiaTheme="minorHAnsi"/>
        </w:rPr>
        <w:t>. Oxford University Press.</w:t>
      </w:r>
    </w:p>
    <w:p w14:paraId="4CB51F08" w14:textId="77777777" w:rsidR="00214093" w:rsidRPr="00214093" w:rsidRDefault="00214093" w:rsidP="00214093">
      <w:pPr>
        <w:pStyle w:val="Bibliography"/>
        <w:rPr>
          <w:rFonts w:eastAsiaTheme="minorHAnsi"/>
        </w:rPr>
      </w:pPr>
      <w:r w:rsidRPr="00214093">
        <w:rPr>
          <w:rFonts w:eastAsiaTheme="minorHAnsi"/>
        </w:rPr>
        <w:t xml:space="preserve">Hillege, M. M., Shi, A., Galli, R. A., Wu, G., Bertolino, P., </w:t>
      </w:r>
      <w:proofErr w:type="spellStart"/>
      <w:r w:rsidRPr="00214093">
        <w:rPr>
          <w:rFonts w:eastAsiaTheme="minorHAnsi"/>
        </w:rPr>
        <w:t>Hoogaars</w:t>
      </w:r>
      <w:proofErr w:type="spellEnd"/>
      <w:r w:rsidRPr="00214093">
        <w:rPr>
          <w:rFonts w:eastAsiaTheme="minorHAnsi"/>
        </w:rPr>
        <w:t xml:space="preserve">, W. M., &amp; Jaspers, R. T. (2022). Lack of Tgfbr1 and Acvr1b synergistically stimulates </w:t>
      </w:r>
      <w:proofErr w:type="spellStart"/>
      <w:r w:rsidRPr="00214093">
        <w:rPr>
          <w:rFonts w:eastAsiaTheme="minorHAnsi"/>
        </w:rPr>
        <w:t>myofibre</w:t>
      </w:r>
      <w:proofErr w:type="spellEnd"/>
      <w:r w:rsidRPr="00214093">
        <w:rPr>
          <w:rFonts w:eastAsiaTheme="minorHAnsi"/>
        </w:rPr>
        <w:t xml:space="preserve"> hypertrophy and accelerates muscle regeneration. </w:t>
      </w:r>
      <w:proofErr w:type="spellStart"/>
      <w:r w:rsidRPr="00214093">
        <w:rPr>
          <w:rFonts w:eastAsiaTheme="minorHAnsi"/>
          <w:i/>
          <w:iCs/>
        </w:rPr>
        <w:t>eLife</w:t>
      </w:r>
      <w:proofErr w:type="spellEnd"/>
      <w:r w:rsidRPr="00214093">
        <w:rPr>
          <w:rFonts w:eastAsiaTheme="minorHAnsi"/>
        </w:rPr>
        <w:t xml:space="preserve">, </w:t>
      </w:r>
      <w:r w:rsidRPr="00214093">
        <w:rPr>
          <w:rFonts w:eastAsiaTheme="minorHAnsi"/>
          <w:i/>
          <w:iCs/>
        </w:rPr>
        <w:t>11</w:t>
      </w:r>
      <w:r w:rsidRPr="00214093">
        <w:rPr>
          <w:rFonts w:eastAsiaTheme="minorHAnsi"/>
        </w:rPr>
        <w:t>, e77610. https://doi.org/10.7554/eLife.77610</w:t>
      </w:r>
    </w:p>
    <w:p w14:paraId="5B74475A" w14:textId="77777777" w:rsidR="00214093" w:rsidRPr="00214093" w:rsidRDefault="00214093" w:rsidP="00214093">
      <w:pPr>
        <w:pStyle w:val="Bibliography"/>
        <w:rPr>
          <w:rFonts w:eastAsiaTheme="minorHAnsi"/>
        </w:rPr>
      </w:pPr>
      <w:r w:rsidRPr="00214093">
        <w:rPr>
          <w:rFonts w:eastAsiaTheme="minorHAnsi"/>
        </w:rPr>
        <w:t xml:space="preserve">Hooper, D. M., &amp; Price, T. D. (2017). Chromosomal inversion differences correlate with range overlap in passerine birds. </w:t>
      </w:r>
      <w:r w:rsidRPr="00214093">
        <w:rPr>
          <w:rFonts w:eastAsiaTheme="minorHAnsi"/>
          <w:i/>
          <w:iCs/>
        </w:rPr>
        <w:t>Nature Ecology &amp;amp; Evolution</w:t>
      </w:r>
      <w:r w:rsidRPr="00214093">
        <w:rPr>
          <w:rFonts w:eastAsiaTheme="minorHAnsi"/>
        </w:rPr>
        <w:t xml:space="preserve">, </w:t>
      </w:r>
      <w:r w:rsidRPr="00214093">
        <w:rPr>
          <w:rFonts w:eastAsiaTheme="minorHAnsi"/>
          <w:i/>
          <w:iCs/>
        </w:rPr>
        <w:t>1</w:t>
      </w:r>
      <w:r w:rsidRPr="00214093">
        <w:rPr>
          <w:rFonts w:eastAsiaTheme="minorHAnsi"/>
        </w:rPr>
        <w:t>(10), 1526–1534. https://doi.org/10.1038/s41559-017-0284-6</w:t>
      </w:r>
    </w:p>
    <w:p w14:paraId="16E2328C" w14:textId="77777777" w:rsidR="00214093" w:rsidRPr="00214093" w:rsidRDefault="00214093" w:rsidP="00214093">
      <w:pPr>
        <w:pStyle w:val="Bibliography"/>
        <w:rPr>
          <w:rFonts w:eastAsiaTheme="minorHAnsi"/>
        </w:rPr>
      </w:pPr>
      <w:r w:rsidRPr="00214093">
        <w:rPr>
          <w:rFonts w:eastAsiaTheme="minorHAnsi"/>
        </w:rPr>
        <w:t xml:space="preserve">Howe, N. S., Hale, M. C., Waters, C. D., Schaal, S. M., Shedd, K. R., &amp; Larson, W. A. (2024). Genomic evidence for domestication selection in three hatchery populations of Chinook salmon, </w:t>
      </w:r>
      <w:r w:rsidRPr="00214093">
        <w:rPr>
          <w:rFonts w:eastAsiaTheme="minorHAnsi"/>
          <w:i/>
          <w:iCs/>
        </w:rPr>
        <w:t>Oncorhynchus tshawytscha</w:t>
      </w:r>
      <w:r w:rsidRPr="00214093">
        <w:rPr>
          <w:rFonts w:eastAsiaTheme="minorHAnsi"/>
        </w:rPr>
        <w:t xml:space="preserve">. </w:t>
      </w:r>
      <w:r w:rsidRPr="00214093">
        <w:rPr>
          <w:rFonts w:eastAsiaTheme="minorHAnsi"/>
          <w:i/>
          <w:iCs/>
        </w:rPr>
        <w:t>Evolutionary Applications</w:t>
      </w:r>
      <w:r w:rsidRPr="00214093">
        <w:rPr>
          <w:rFonts w:eastAsiaTheme="minorHAnsi"/>
        </w:rPr>
        <w:t xml:space="preserve">, </w:t>
      </w:r>
      <w:r w:rsidRPr="00214093">
        <w:rPr>
          <w:rFonts w:eastAsiaTheme="minorHAnsi"/>
          <w:i/>
          <w:iCs/>
        </w:rPr>
        <w:t>17</w:t>
      </w:r>
      <w:r w:rsidRPr="00214093">
        <w:rPr>
          <w:rFonts w:eastAsiaTheme="minorHAnsi"/>
        </w:rPr>
        <w:t>(2), e13656. https://doi.org/10.1111/eva.13656</w:t>
      </w:r>
    </w:p>
    <w:p w14:paraId="7EB9D915" w14:textId="77777777" w:rsidR="00214093" w:rsidRPr="00214093" w:rsidRDefault="00214093" w:rsidP="00214093">
      <w:pPr>
        <w:pStyle w:val="Bibliography"/>
        <w:rPr>
          <w:rFonts w:eastAsiaTheme="minorHAnsi"/>
        </w:rPr>
      </w:pPr>
      <w:r w:rsidRPr="00214093">
        <w:rPr>
          <w:rFonts w:eastAsiaTheme="minorHAnsi"/>
        </w:rPr>
        <w:t xml:space="preserve">Jackson, D. (2023). </w:t>
      </w:r>
      <w:r w:rsidRPr="00214093">
        <w:rPr>
          <w:rFonts w:eastAsiaTheme="minorHAnsi"/>
          <w:i/>
          <w:iCs/>
        </w:rPr>
        <w:t xml:space="preserve">Evolution and Speciation in Birds: Insights </w:t>
      </w:r>
      <w:proofErr w:type="gramStart"/>
      <w:r w:rsidRPr="00214093">
        <w:rPr>
          <w:rFonts w:eastAsiaTheme="minorHAnsi"/>
          <w:i/>
          <w:iCs/>
        </w:rPr>
        <w:t>From</w:t>
      </w:r>
      <w:proofErr w:type="gramEnd"/>
      <w:r w:rsidRPr="00214093">
        <w:rPr>
          <w:rFonts w:eastAsiaTheme="minorHAnsi"/>
          <w:i/>
          <w:iCs/>
        </w:rPr>
        <w:t xml:space="preserve"> Cardinals and Boobies - ProQuest</w:t>
      </w:r>
      <w:r w:rsidRPr="00214093">
        <w:rPr>
          <w:rFonts w:eastAsiaTheme="minorHAnsi"/>
        </w:rPr>
        <w:t>. https://www.proquest.com/openview/6e0e0d6eb8da94b3f8e3e345d938ef03/1?pq-origsite=gscholar&amp;cbl=18750&amp;diss=y</w:t>
      </w:r>
    </w:p>
    <w:p w14:paraId="3AC9EB9F" w14:textId="77777777" w:rsidR="00214093" w:rsidRPr="00214093" w:rsidRDefault="00214093" w:rsidP="00214093">
      <w:pPr>
        <w:pStyle w:val="Bibliography"/>
        <w:rPr>
          <w:rFonts w:eastAsiaTheme="minorHAnsi"/>
        </w:rPr>
      </w:pPr>
      <w:r w:rsidRPr="00214093">
        <w:rPr>
          <w:rFonts w:eastAsiaTheme="minorHAnsi"/>
        </w:rPr>
        <w:t xml:space="preserve">Jun, G., Wing, M. K., </w:t>
      </w:r>
      <w:proofErr w:type="spellStart"/>
      <w:r w:rsidRPr="00214093">
        <w:rPr>
          <w:rFonts w:eastAsiaTheme="minorHAnsi"/>
        </w:rPr>
        <w:t>Abecasis</w:t>
      </w:r>
      <w:proofErr w:type="spellEnd"/>
      <w:r w:rsidRPr="00214093">
        <w:rPr>
          <w:rFonts w:eastAsiaTheme="minorHAnsi"/>
        </w:rPr>
        <w:t xml:space="preserve">, G. R., &amp; Kang, H. M. (2015). An efficient and scalable analysis framework for variant extraction and refinement from population scale DNA sequence data. </w:t>
      </w:r>
      <w:r w:rsidRPr="00214093">
        <w:rPr>
          <w:rFonts w:eastAsiaTheme="minorHAnsi"/>
          <w:i/>
          <w:iCs/>
        </w:rPr>
        <w:t>Genome Research</w:t>
      </w:r>
      <w:r w:rsidRPr="00214093">
        <w:rPr>
          <w:rFonts w:eastAsiaTheme="minorHAnsi"/>
        </w:rPr>
        <w:t>, gr.176552.114. https://doi.org/10.1101/gr.176552.114</w:t>
      </w:r>
    </w:p>
    <w:p w14:paraId="6F61094D" w14:textId="77777777" w:rsidR="00214093" w:rsidRPr="00214093" w:rsidRDefault="00214093" w:rsidP="00214093">
      <w:pPr>
        <w:pStyle w:val="Bibliography"/>
        <w:rPr>
          <w:rFonts w:eastAsiaTheme="minorHAnsi"/>
        </w:rPr>
      </w:pPr>
      <w:r w:rsidRPr="00214093">
        <w:rPr>
          <w:rFonts w:eastAsiaTheme="minorHAnsi"/>
        </w:rPr>
        <w:t xml:space="preserve">Kath, J., Maron, M., &amp; Dunn, P. K. (2009). Interspecific competition and small bird diversity in an urbanizing landscape. </w:t>
      </w:r>
      <w:r w:rsidRPr="00214093">
        <w:rPr>
          <w:rFonts w:eastAsiaTheme="minorHAnsi"/>
          <w:i/>
          <w:iCs/>
        </w:rPr>
        <w:t>Landscape and Urban Planning</w:t>
      </w:r>
      <w:r w:rsidRPr="00214093">
        <w:rPr>
          <w:rFonts w:eastAsiaTheme="minorHAnsi"/>
        </w:rPr>
        <w:t xml:space="preserve">, </w:t>
      </w:r>
      <w:r w:rsidRPr="00214093">
        <w:rPr>
          <w:rFonts w:eastAsiaTheme="minorHAnsi"/>
          <w:i/>
          <w:iCs/>
        </w:rPr>
        <w:t>92</w:t>
      </w:r>
      <w:r w:rsidRPr="00214093">
        <w:rPr>
          <w:rFonts w:eastAsiaTheme="minorHAnsi"/>
        </w:rPr>
        <w:t>(2), 72–79. https://doi.org/10.1016/j.landurbplan.2009.02.007</w:t>
      </w:r>
    </w:p>
    <w:p w14:paraId="78AEC74E" w14:textId="77777777" w:rsidR="00214093" w:rsidRPr="00214093" w:rsidRDefault="00214093" w:rsidP="00214093">
      <w:pPr>
        <w:pStyle w:val="Bibliography"/>
        <w:rPr>
          <w:rFonts w:eastAsiaTheme="minorHAnsi"/>
        </w:rPr>
      </w:pPr>
      <w:r w:rsidRPr="00214093">
        <w:rPr>
          <w:rFonts w:eastAsiaTheme="minorHAnsi"/>
        </w:rPr>
        <w:lastRenderedPageBreak/>
        <w:t xml:space="preserve">Korneliussen, T. S., Albrechtsen, A., &amp; Nielsen, R. (2014). ANGSD: Analysis of Next Generation Sequencing Data. </w:t>
      </w:r>
      <w:r w:rsidRPr="00214093">
        <w:rPr>
          <w:rFonts w:eastAsiaTheme="minorHAnsi"/>
          <w:i/>
          <w:iCs/>
        </w:rPr>
        <w:t>BMC Bioinformatics</w:t>
      </w:r>
      <w:r w:rsidRPr="00214093">
        <w:rPr>
          <w:rFonts w:eastAsiaTheme="minorHAnsi"/>
        </w:rPr>
        <w:t xml:space="preserve">, </w:t>
      </w:r>
      <w:r w:rsidRPr="00214093">
        <w:rPr>
          <w:rFonts w:eastAsiaTheme="minorHAnsi"/>
          <w:i/>
          <w:iCs/>
        </w:rPr>
        <w:t>15</w:t>
      </w:r>
      <w:r w:rsidRPr="00214093">
        <w:rPr>
          <w:rFonts w:eastAsiaTheme="minorHAnsi"/>
        </w:rPr>
        <w:t>(1), 356. https://doi.org/10.1186/s12859-014-0356-4</w:t>
      </w:r>
    </w:p>
    <w:p w14:paraId="6420F0BF" w14:textId="77777777" w:rsidR="00214093" w:rsidRPr="00214093" w:rsidRDefault="00214093" w:rsidP="00214093">
      <w:pPr>
        <w:pStyle w:val="Bibliography"/>
        <w:rPr>
          <w:rFonts w:eastAsiaTheme="minorHAnsi"/>
        </w:rPr>
      </w:pPr>
      <w:r w:rsidRPr="00214093">
        <w:rPr>
          <w:rFonts w:eastAsiaTheme="minorHAnsi"/>
        </w:rPr>
        <w:t xml:space="preserve">Kumar, S., Stecher, G., Suleski, M., &amp; Hedges, S. B. (2017). </w:t>
      </w:r>
      <w:proofErr w:type="spellStart"/>
      <w:r w:rsidRPr="00214093">
        <w:rPr>
          <w:rFonts w:eastAsiaTheme="minorHAnsi"/>
        </w:rPr>
        <w:t>TimeTree</w:t>
      </w:r>
      <w:proofErr w:type="spellEnd"/>
      <w:r w:rsidRPr="00214093">
        <w:rPr>
          <w:rFonts w:eastAsiaTheme="minorHAnsi"/>
        </w:rPr>
        <w:t xml:space="preserve">: A Resource for Timelines, </w:t>
      </w:r>
      <w:proofErr w:type="spellStart"/>
      <w:r w:rsidRPr="00214093">
        <w:rPr>
          <w:rFonts w:eastAsiaTheme="minorHAnsi"/>
        </w:rPr>
        <w:t>Timetrees</w:t>
      </w:r>
      <w:proofErr w:type="spellEnd"/>
      <w:r w:rsidRPr="00214093">
        <w:rPr>
          <w:rFonts w:eastAsiaTheme="minorHAnsi"/>
        </w:rPr>
        <w:t xml:space="preserve">, and Divergence Times. </w:t>
      </w:r>
      <w:r w:rsidRPr="00214093">
        <w:rPr>
          <w:rFonts w:eastAsiaTheme="minorHAnsi"/>
          <w:i/>
          <w:iCs/>
        </w:rPr>
        <w:t>Molecular Biology and Evolution</w:t>
      </w:r>
      <w:r w:rsidRPr="00214093">
        <w:rPr>
          <w:rFonts w:eastAsiaTheme="minorHAnsi"/>
        </w:rPr>
        <w:t xml:space="preserve">, </w:t>
      </w:r>
      <w:r w:rsidRPr="00214093">
        <w:rPr>
          <w:rFonts w:eastAsiaTheme="minorHAnsi"/>
          <w:i/>
          <w:iCs/>
        </w:rPr>
        <w:t>34</w:t>
      </w:r>
      <w:r w:rsidRPr="00214093">
        <w:rPr>
          <w:rFonts w:eastAsiaTheme="minorHAnsi"/>
        </w:rPr>
        <w:t>(7), 1812–1819. https://doi.org/10.1093/molbev/msx116</w:t>
      </w:r>
    </w:p>
    <w:p w14:paraId="5EC0C180" w14:textId="77777777" w:rsidR="00214093" w:rsidRPr="00214093" w:rsidRDefault="00214093" w:rsidP="00214093">
      <w:pPr>
        <w:pStyle w:val="Bibliography"/>
        <w:rPr>
          <w:rFonts w:eastAsiaTheme="minorHAnsi"/>
        </w:rPr>
      </w:pPr>
      <w:r w:rsidRPr="00214093">
        <w:rPr>
          <w:rFonts w:eastAsiaTheme="minorHAnsi"/>
        </w:rPr>
        <w:t>Lendvai, Á. Z., Tóth, Z., Mahr, K., Osváth, G., Vogel-</w:t>
      </w:r>
      <w:proofErr w:type="spellStart"/>
      <w:r w:rsidRPr="00214093">
        <w:rPr>
          <w:rFonts w:eastAsiaTheme="minorHAnsi"/>
        </w:rPr>
        <w:t>Kindgen</w:t>
      </w:r>
      <w:proofErr w:type="spellEnd"/>
      <w:r w:rsidRPr="00214093">
        <w:rPr>
          <w:rFonts w:eastAsiaTheme="minorHAnsi"/>
        </w:rPr>
        <w:t xml:space="preserve">, S., &amp; Gander, B. A. (2021). Effects of experimental increase in insulin-like growth factor 1 on feather growth rate, </w:t>
      </w:r>
      <w:proofErr w:type="spellStart"/>
      <w:r w:rsidRPr="00214093">
        <w:rPr>
          <w:rFonts w:eastAsiaTheme="minorHAnsi"/>
        </w:rPr>
        <w:t>moult</w:t>
      </w:r>
      <w:proofErr w:type="spellEnd"/>
      <w:r w:rsidRPr="00214093">
        <w:rPr>
          <w:rFonts w:eastAsiaTheme="minorHAnsi"/>
        </w:rPr>
        <w:t xml:space="preserve"> intensity and feather quality in a passerine bird. </w:t>
      </w:r>
      <w:r w:rsidRPr="00214093">
        <w:rPr>
          <w:rFonts w:eastAsiaTheme="minorHAnsi"/>
          <w:i/>
          <w:iCs/>
        </w:rPr>
        <w:t>Journal of Experimental Biology</w:t>
      </w:r>
      <w:r w:rsidRPr="00214093">
        <w:rPr>
          <w:rFonts w:eastAsiaTheme="minorHAnsi"/>
        </w:rPr>
        <w:t xml:space="preserve">, </w:t>
      </w:r>
      <w:r w:rsidRPr="00214093">
        <w:rPr>
          <w:rFonts w:eastAsiaTheme="minorHAnsi"/>
          <w:i/>
          <w:iCs/>
        </w:rPr>
        <w:t>224</w:t>
      </w:r>
      <w:r w:rsidRPr="00214093">
        <w:rPr>
          <w:rFonts w:eastAsiaTheme="minorHAnsi"/>
        </w:rPr>
        <w:t>(14), jeb242481. https://doi.org/10.1242/jeb.242481</w:t>
      </w:r>
    </w:p>
    <w:p w14:paraId="23CC3DD8" w14:textId="77777777" w:rsidR="00214093" w:rsidRPr="00214093" w:rsidRDefault="00214093" w:rsidP="00214093">
      <w:pPr>
        <w:pStyle w:val="Bibliography"/>
        <w:rPr>
          <w:rFonts w:eastAsiaTheme="minorHAnsi"/>
        </w:rPr>
      </w:pPr>
      <w:r w:rsidRPr="00214093">
        <w:rPr>
          <w:rFonts w:eastAsiaTheme="minorHAnsi"/>
        </w:rPr>
        <w:t>Lendvai, Á. Z., Tóth, Z., Mahr, K., Pénzes, J., Vogel-</w:t>
      </w:r>
      <w:proofErr w:type="spellStart"/>
      <w:r w:rsidRPr="00214093">
        <w:rPr>
          <w:rFonts w:eastAsiaTheme="minorHAnsi"/>
        </w:rPr>
        <w:t>Kindgen</w:t>
      </w:r>
      <w:proofErr w:type="spellEnd"/>
      <w:r w:rsidRPr="00214093">
        <w:rPr>
          <w:rFonts w:eastAsiaTheme="minorHAnsi"/>
        </w:rPr>
        <w:t xml:space="preserve">, S., Gander, B. A., &amp; </w:t>
      </w:r>
      <w:proofErr w:type="spellStart"/>
      <w:r w:rsidRPr="00214093">
        <w:rPr>
          <w:rFonts w:eastAsiaTheme="minorHAnsi"/>
        </w:rPr>
        <w:t>Vágási</w:t>
      </w:r>
      <w:proofErr w:type="spellEnd"/>
      <w:r w:rsidRPr="00214093">
        <w:rPr>
          <w:rFonts w:eastAsiaTheme="minorHAnsi"/>
        </w:rPr>
        <w:t xml:space="preserve">, C. I. (2024). IGF-1 induces sex-specific oxidative damage and mortality in a songbird. </w:t>
      </w:r>
      <w:proofErr w:type="spellStart"/>
      <w:r w:rsidRPr="00214093">
        <w:rPr>
          <w:rFonts w:eastAsiaTheme="minorHAnsi"/>
          <w:i/>
          <w:iCs/>
        </w:rPr>
        <w:t>Oecologia</w:t>
      </w:r>
      <w:proofErr w:type="spellEnd"/>
      <w:r w:rsidRPr="00214093">
        <w:rPr>
          <w:rFonts w:eastAsiaTheme="minorHAnsi"/>
        </w:rPr>
        <w:t xml:space="preserve">, </w:t>
      </w:r>
      <w:r w:rsidRPr="00214093">
        <w:rPr>
          <w:rFonts w:eastAsiaTheme="minorHAnsi"/>
          <w:i/>
          <w:iCs/>
        </w:rPr>
        <w:t>205</w:t>
      </w:r>
      <w:r w:rsidRPr="00214093">
        <w:rPr>
          <w:rFonts w:eastAsiaTheme="minorHAnsi"/>
        </w:rPr>
        <w:t>(3), 561–570. https://doi.org/10.1007/s00442-024-05587-y</w:t>
      </w:r>
    </w:p>
    <w:p w14:paraId="6D6D41FC" w14:textId="77777777" w:rsidR="00214093" w:rsidRPr="00214093" w:rsidRDefault="00214093" w:rsidP="00214093">
      <w:pPr>
        <w:pStyle w:val="Bibliography"/>
        <w:rPr>
          <w:rFonts w:eastAsiaTheme="minorHAnsi"/>
        </w:rPr>
      </w:pPr>
      <w:r w:rsidRPr="00214093">
        <w:rPr>
          <w:rFonts w:eastAsiaTheme="minorHAnsi"/>
        </w:rPr>
        <w:t xml:space="preserve">Li, H., &amp; Durbin, R. (2009). Fast and accurate short read alignment with Burrows–Wheeler transform. </w:t>
      </w:r>
      <w:r w:rsidRPr="00214093">
        <w:rPr>
          <w:rFonts w:eastAsiaTheme="minorHAnsi"/>
          <w:i/>
          <w:iCs/>
        </w:rPr>
        <w:t>Bioinformatics</w:t>
      </w:r>
      <w:r w:rsidRPr="00214093">
        <w:rPr>
          <w:rFonts w:eastAsiaTheme="minorHAnsi"/>
        </w:rPr>
        <w:t xml:space="preserve">, </w:t>
      </w:r>
      <w:r w:rsidRPr="00214093">
        <w:rPr>
          <w:rFonts w:eastAsiaTheme="minorHAnsi"/>
          <w:i/>
          <w:iCs/>
        </w:rPr>
        <w:t>25</w:t>
      </w:r>
      <w:r w:rsidRPr="00214093">
        <w:rPr>
          <w:rFonts w:eastAsiaTheme="minorHAnsi"/>
        </w:rPr>
        <w:t>(14), 1754–1760. https://doi.org/10.1093/bioinformatics/btp324</w:t>
      </w:r>
    </w:p>
    <w:p w14:paraId="13895B6F" w14:textId="77777777" w:rsidR="00214093" w:rsidRPr="00214093" w:rsidRDefault="00214093" w:rsidP="00214093">
      <w:pPr>
        <w:pStyle w:val="Bibliography"/>
        <w:rPr>
          <w:rFonts w:eastAsiaTheme="minorHAnsi"/>
        </w:rPr>
      </w:pPr>
      <w:r w:rsidRPr="00214093">
        <w:rPr>
          <w:rFonts w:eastAsiaTheme="minorHAnsi"/>
        </w:rPr>
        <w:t xml:space="preserve">Li, H., Handsaker, B., </w:t>
      </w:r>
      <w:proofErr w:type="spellStart"/>
      <w:r w:rsidRPr="00214093">
        <w:rPr>
          <w:rFonts w:eastAsiaTheme="minorHAnsi"/>
        </w:rPr>
        <w:t>Wysoker</w:t>
      </w:r>
      <w:proofErr w:type="spellEnd"/>
      <w:r w:rsidRPr="00214093">
        <w:rPr>
          <w:rFonts w:eastAsiaTheme="minorHAnsi"/>
        </w:rPr>
        <w:t xml:space="preserve">, A., Fennell, T., Ruan, J., Homer, N., Marth, G., </w:t>
      </w:r>
      <w:proofErr w:type="spellStart"/>
      <w:r w:rsidRPr="00214093">
        <w:rPr>
          <w:rFonts w:eastAsiaTheme="minorHAnsi"/>
        </w:rPr>
        <w:t>Abecasis</w:t>
      </w:r>
      <w:proofErr w:type="spellEnd"/>
      <w:r w:rsidRPr="00214093">
        <w:rPr>
          <w:rFonts w:eastAsiaTheme="minorHAnsi"/>
        </w:rPr>
        <w:t xml:space="preserve">, G., &amp; Durbin, R. (2009). The Sequence Alignment/Map format and </w:t>
      </w:r>
      <w:proofErr w:type="spellStart"/>
      <w:r w:rsidRPr="00214093">
        <w:rPr>
          <w:rFonts w:eastAsiaTheme="minorHAnsi"/>
        </w:rPr>
        <w:t>SAMtools</w:t>
      </w:r>
      <w:proofErr w:type="spellEnd"/>
      <w:r w:rsidRPr="00214093">
        <w:rPr>
          <w:rFonts w:eastAsiaTheme="minorHAnsi"/>
        </w:rPr>
        <w:t xml:space="preserve">. </w:t>
      </w:r>
      <w:r w:rsidRPr="00214093">
        <w:rPr>
          <w:rFonts w:eastAsiaTheme="minorHAnsi"/>
          <w:i/>
          <w:iCs/>
        </w:rPr>
        <w:t>Bioinformatics</w:t>
      </w:r>
      <w:r w:rsidRPr="00214093">
        <w:rPr>
          <w:rFonts w:eastAsiaTheme="minorHAnsi"/>
        </w:rPr>
        <w:t xml:space="preserve">, </w:t>
      </w:r>
      <w:r w:rsidRPr="00214093">
        <w:rPr>
          <w:rFonts w:eastAsiaTheme="minorHAnsi"/>
          <w:i/>
          <w:iCs/>
        </w:rPr>
        <w:t>25</w:t>
      </w:r>
      <w:r w:rsidRPr="00214093">
        <w:rPr>
          <w:rFonts w:eastAsiaTheme="minorHAnsi"/>
        </w:rPr>
        <w:t>(16), 2078–2079. https://doi.org/10.1093/bioinformatics/btp352</w:t>
      </w:r>
    </w:p>
    <w:p w14:paraId="1785609B" w14:textId="77777777" w:rsidR="00214093" w:rsidRPr="00214093" w:rsidRDefault="00214093" w:rsidP="00214093">
      <w:pPr>
        <w:pStyle w:val="Bibliography"/>
        <w:rPr>
          <w:rFonts w:eastAsiaTheme="minorHAnsi"/>
        </w:rPr>
      </w:pPr>
      <w:r w:rsidRPr="00214093">
        <w:rPr>
          <w:rFonts w:eastAsiaTheme="minorHAnsi"/>
        </w:rPr>
        <w:t xml:space="preserve">Li, Z.-H., Xu, H., Zheng, W., Lam, S. H., &amp; Gong, Z. (2013). RNA-Sequencing Analysis of TCDD-Induced Responses in Zebrafish Liver Reveals High Relatedness to In Vivo Mammalian Models and Conserved Biological Pathways. </w:t>
      </w:r>
      <w:r w:rsidRPr="00214093">
        <w:rPr>
          <w:rFonts w:eastAsiaTheme="minorHAnsi"/>
          <w:i/>
          <w:iCs/>
        </w:rPr>
        <w:t>PLOS ONE</w:t>
      </w:r>
      <w:r w:rsidRPr="00214093">
        <w:rPr>
          <w:rFonts w:eastAsiaTheme="minorHAnsi"/>
        </w:rPr>
        <w:t xml:space="preserve">, </w:t>
      </w:r>
      <w:r w:rsidRPr="00214093">
        <w:rPr>
          <w:rFonts w:eastAsiaTheme="minorHAnsi"/>
          <w:i/>
          <w:iCs/>
        </w:rPr>
        <w:t>8</w:t>
      </w:r>
      <w:r w:rsidRPr="00214093">
        <w:rPr>
          <w:rFonts w:eastAsiaTheme="minorHAnsi"/>
        </w:rPr>
        <w:t>(10), e77292. https://doi.org/10.1371/journal.pone.0077292</w:t>
      </w:r>
    </w:p>
    <w:p w14:paraId="72D7E562" w14:textId="77777777" w:rsidR="00214093" w:rsidRPr="00214093" w:rsidRDefault="00214093" w:rsidP="00214093">
      <w:pPr>
        <w:pStyle w:val="Bibliography"/>
        <w:rPr>
          <w:rFonts w:eastAsiaTheme="minorHAnsi"/>
        </w:rPr>
      </w:pPr>
      <w:proofErr w:type="spellStart"/>
      <w:r w:rsidRPr="00214093">
        <w:rPr>
          <w:rFonts w:eastAsiaTheme="minorHAnsi"/>
        </w:rPr>
        <w:lastRenderedPageBreak/>
        <w:t>Lodjak</w:t>
      </w:r>
      <w:proofErr w:type="spellEnd"/>
      <w:r w:rsidRPr="00214093">
        <w:rPr>
          <w:rFonts w:eastAsiaTheme="minorHAnsi"/>
        </w:rPr>
        <w:t xml:space="preserve">, J., Mägi, M., Sild, E., &amp; Mänd, R. (2017). Causal link between insulin-like growth factor 1 and growth in nestlings of a wild passerine bird. </w:t>
      </w:r>
      <w:r w:rsidRPr="00214093">
        <w:rPr>
          <w:rFonts w:eastAsiaTheme="minorHAnsi"/>
          <w:i/>
          <w:iCs/>
        </w:rPr>
        <w:t>Functional Ecology</w:t>
      </w:r>
      <w:r w:rsidRPr="00214093">
        <w:rPr>
          <w:rFonts w:eastAsiaTheme="minorHAnsi"/>
        </w:rPr>
        <w:t xml:space="preserve">, </w:t>
      </w:r>
      <w:r w:rsidRPr="00214093">
        <w:rPr>
          <w:rFonts w:eastAsiaTheme="minorHAnsi"/>
          <w:i/>
          <w:iCs/>
        </w:rPr>
        <w:t>31</w:t>
      </w:r>
      <w:r w:rsidRPr="00214093">
        <w:rPr>
          <w:rFonts w:eastAsiaTheme="minorHAnsi"/>
        </w:rPr>
        <w:t>(1), 184–191. https://doi.org/10.1111/1365-2435.12679</w:t>
      </w:r>
    </w:p>
    <w:p w14:paraId="5F87E0F4" w14:textId="77777777" w:rsidR="00214093" w:rsidRPr="00214093" w:rsidRDefault="00214093" w:rsidP="00214093">
      <w:pPr>
        <w:pStyle w:val="Bibliography"/>
        <w:rPr>
          <w:rFonts w:eastAsiaTheme="minorHAnsi"/>
        </w:rPr>
      </w:pPr>
      <w:r w:rsidRPr="00214093">
        <w:rPr>
          <w:rFonts w:eastAsiaTheme="minorHAnsi"/>
        </w:rPr>
        <w:t xml:space="preserve">Lou, R. N., &amp; Therkildsen, N. O. (2022). Batch effects in population genomic studies with low-coverage whole genome sequencing data: Causes, detection and mitigation. </w:t>
      </w:r>
      <w:r w:rsidRPr="00214093">
        <w:rPr>
          <w:rFonts w:eastAsiaTheme="minorHAnsi"/>
          <w:i/>
          <w:iCs/>
        </w:rPr>
        <w:t>Molecular Ecology Resources</w:t>
      </w:r>
      <w:r w:rsidRPr="00214093">
        <w:rPr>
          <w:rFonts w:eastAsiaTheme="minorHAnsi"/>
        </w:rPr>
        <w:t xml:space="preserve">, </w:t>
      </w:r>
      <w:r w:rsidRPr="00214093">
        <w:rPr>
          <w:rFonts w:eastAsiaTheme="minorHAnsi"/>
          <w:i/>
          <w:iCs/>
        </w:rPr>
        <w:t>22</w:t>
      </w:r>
      <w:r w:rsidRPr="00214093">
        <w:rPr>
          <w:rFonts w:eastAsiaTheme="minorHAnsi"/>
        </w:rPr>
        <w:t>(5), 1678–1692. https://doi.org/10.1111/1755-0998.13559</w:t>
      </w:r>
    </w:p>
    <w:p w14:paraId="7ACDD052" w14:textId="77777777" w:rsidR="00214093" w:rsidRPr="00214093" w:rsidRDefault="00214093" w:rsidP="00214093">
      <w:pPr>
        <w:pStyle w:val="Bibliography"/>
        <w:rPr>
          <w:rFonts w:eastAsiaTheme="minorHAnsi"/>
        </w:rPr>
      </w:pPr>
      <w:r w:rsidRPr="00214093">
        <w:rPr>
          <w:rFonts w:eastAsiaTheme="minorHAnsi"/>
        </w:rPr>
        <w:t xml:space="preserve">Lovell, P. V., Clayton, D. F., Replogle, K. L., &amp; Mello, C. V. (2008). Birdsong “Transcriptomics”: Neurochemical Specializations of the Oscine Song System. </w:t>
      </w:r>
      <w:r w:rsidRPr="00214093">
        <w:rPr>
          <w:rFonts w:eastAsiaTheme="minorHAnsi"/>
          <w:i/>
          <w:iCs/>
        </w:rPr>
        <w:t>PLOS ONE</w:t>
      </w:r>
      <w:r w:rsidRPr="00214093">
        <w:rPr>
          <w:rFonts w:eastAsiaTheme="minorHAnsi"/>
        </w:rPr>
        <w:t xml:space="preserve">, </w:t>
      </w:r>
      <w:r w:rsidRPr="00214093">
        <w:rPr>
          <w:rFonts w:eastAsiaTheme="minorHAnsi"/>
          <w:i/>
          <w:iCs/>
        </w:rPr>
        <w:t>3</w:t>
      </w:r>
      <w:r w:rsidRPr="00214093">
        <w:rPr>
          <w:rFonts w:eastAsiaTheme="minorHAnsi"/>
        </w:rPr>
        <w:t>(10), e3440. https://doi.org/10.1371/journal.pone.0003440</w:t>
      </w:r>
    </w:p>
    <w:p w14:paraId="44BDD845" w14:textId="77777777" w:rsidR="00214093" w:rsidRPr="00214093" w:rsidRDefault="00214093" w:rsidP="00214093">
      <w:pPr>
        <w:pStyle w:val="Bibliography"/>
        <w:rPr>
          <w:rFonts w:eastAsiaTheme="minorHAnsi"/>
        </w:rPr>
      </w:pPr>
      <w:r w:rsidRPr="00214093">
        <w:rPr>
          <w:rFonts w:eastAsiaTheme="minorHAnsi"/>
        </w:rPr>
        <w:t xml:space="preserve">McKenna, A., Hanna, M., Banks, E., </w:t>
      </w:r>
      <w:proofErr w:type="spellStart"/>
      <w:r w:rsidRPr="00214093">
        <w:rPr>
          <w:rFonts w:eastAsiaTheme="minorHAnsi"/>
        </w:rPr>
        <w:t>Sivachenko</w:t>
      </w:r>
      <w:proofErr w:type="spellEnd"/>
      <w:r w:rsidRPr="00214093">
        <w:rPr>
          <w:rFonts w:eastAsiaTheme="minorHAnsi"/>
        </w:rPr>
        <w:t xml:space="preserve">, A., </w:t>
      </w:r>
      <w:proofErr w:type="spellStart"/>
      <w:r w:rsidRPr="00214093">
        <w:rPr>
          <w:rFonts w:eastAsiaTheme="minorHAnsi"/>
        </w:rPr>
        <w:t>Cibulskis</w:t>
      </w:r>
      <w:proofErr w:type="spellEnd"/>
      <w:r w:rsidRPr="00214093">
        <w:rPr>
          <w:rFonts w:eastAsiaTheme="minorHAnsi"/>
        </w:rPr>
        <w:t xml:space="preserve">, K., </w:t>
      </w:r>
      <w:proofErr w:type="spellStart"/>
      <w:r w:rsidRPr="00214093">
        <w:rPr>
          <w:rFonts w:eastAsiaTheme="minorHAnsi"/>
        </w:rPr>
        <w:t>Kernytsky</w:t>
      </w:r>
      <w:proofErr w:type="spellEnd"/>
      <w:r w:rsidRPr="00214093">
        <w:rPr>
          <w:rFonts w:eastAsiaTheme="minorHAnsi"/>
        </w:rPr>
        <w:t xml:space="preserve">, A., Garimella, K., Altshuler, D., Gabriel, S., Daly, M., &amp; </w:t>
      </w:r>
      <w:proofErr w:type="spellStart"/>
      <w:r w:rsidRPr="00214093">
        <w:rPr>
          <w:rFonts w:eastAsiaTheme="minorHAnsi"/>
        </w:rPr>
        <w:t>DePristo</w:t>
      </w:r>
      <w:proofErr w:type="spellEnd"/>
      <w:r w:rsidRPr="00214093">
        <w:rPr>
          <w:rFonts w:eastAsiaTheme="minorHAnsi"/>
        </w:rPr>
        <w:t xml:space="preserve">, M. A. (2010). The Genome Analysis Toolkit: A MapReduce framework for analyzing next-generation DNA sequencing data. </w:t>
      </w:r>
      <w:r w:rsidRPr="00214093">
        <w:rPr>
          <w:rFonts w:eastAsiaTheme="minorHAnsi"/>
          <w:i/>
          <w:iCs/>
        </w:rPr>
        <w:t>Genome Research</w:t>
      </w:r>
      <w:r w:rsidRPr="00214093">
        <w:rPr>
          <w:rFonts w:eastAsiaTheme="minorHAnsi"/>
        </w:rPr>
        <w:t xml:space="preserve">, </w:t>
      </w:r>
      <w:r w:rsidRPr="00214093">
        <w:rPr>
          <w:rFonts w:eastAsiaTheme="minorHAnsi"/>
          <w:i/>
          <w:iCs/>
        </w:rPr>
        <w:t>20</w:t>
      </w:r>
      <w:r w:rsidRPr="00214093">
        <w:rPr>
          <w:rFonts w:eastAsiaTheme="minorHAnsi"/>
        </w:rPr>
        <w:t>(9), 1297–1303. https://doi.org/10.1101/gr.107524.110</w:t>
      </w:r>
    </w:p>
    <w:p w14:paraId="421E99EC" w14:textId="77777777" w:rsidR="00214093" w:rsidRPr="00214093" w:rsidRDefault="00214093" w:rsidP="00214093">
      <w:pPr>
        <w:pStyle w:val="Bibliography"/>
        <w:rPr>
          <w:rFonts w:eastAsiaTheme="minorHAnsi"/>
        </w:rPr>
      </w:pPr>
      <w:r w:rsidRPr="00214093">
        <w:rPr>
          <w:rFonts w:eastAsiaTheme="minorHAnsi"/>
        </w:rPr>
        <w:t xml:space="preserve">McNew, S. M., Beck, D., Sadler-Riggleman, I., </w:t>
      </w:r>
      <w:proofErr w:type="spellStart"/>
      <w:r w:rsidRPr="00214093">
        <w:rPr>
          <w:rFonts w:eastAsiaTheme="minorHAnsi"/>
        </w:rPr>
        <w:t>Knutie</w:t>
      </w:r>
      <w:proofErr w:type="spellEnd"/>
      <w:r w:rsidRPr="00214093">
        <w:rPr>
          <w:rFonts w:eastAsiaTheme="minorHAnsi"/>
        </w:rPr>
        <w:t xml:space="preserve">, S. A., Koop, J. A. H., Clayton, D. H., &amp; Skinner, M. K. (2017). Epigenetic variation between urban and rural populations of Darwin’s finches. </w:t>
      </w:r>
      <w:r w:rsidRPr="00214093">
        <w:rPr>
          <w:rFonts w:eastAsiaTheme="minorHAnsi"/>
          <w:i/>
          <w:iCs/>
        </w:rPr>
        <w:t>BMC Evolutionary Biology</w:t>
      </w:r>
      <w:r w:rsidRPr="00214093">
        <w:rPr>
          <w:rFonts w:eastAsiaTheme="minorHAnsi"/>
        </w:rPr>
        <w:t xml:space="preserve">, </w:t>
      </w:r>
      <w:r w:rsidRPr="00214093">
        <w:rPr>
          <w:rFonts w:eastAsiaTheme="minorHAnsi"/>
          <w:i/>
          <w:iCs/>
        </w:rPr>
        <w:t>17</w:t>
      </w:r>
      <w:r w:rsidRPr="00214093">
        <w:rPr>
          <w:rFonts w:eastAsiaTheme="minorHAnsi"/>
        </w:rPr>
        <w:t>(1). https://doi.org/10.1186/s12862-017-1025-9</w:t>
      </w:r>
    </w:p>
    <w:p w14:paraId="2B03B7D2" w14:textId="77777777" w:rsidR="00214093" w:rsidRPr="00214093" w:rsidRDefault="00214093" w:rsidP="00214093">
      <w:pPr>
        <w:pStyle w:val="Bibliography"/>
        <w:rPr>
          <w:rFonts w:eastAsiaTheme="minorHAnsi"/>
        </w:rPr>
      </w:pPr>
      <w:proofErr w:type="spellStart"/>
      <w:r w:rsidRPr="00214093">
        <w:rPr>
          <w:rFonts w:eastAsiaTheme="minorHAnsi"/>
        </w:rPr>
        <w:t>Minias</w:t>
      </w:r>
      <w:proofErr w:type="spellEnd"/>
      <w:r w:rsidRPr="00214093">
        <w:rPr>
          <w:rFonts w:eastAsiaTheme="minorHAnsi"/>
        </w:rPr>
        <w:t xml:space="preserve">, P. (2023). The effects of urban life on animal immunity: Adaptations and constraints. </w:t>
      </w:r>
      <w:r w:rsidRPr="00214093">
        <w:rPr>
          <w:rFonts w:eastAsiaTheme="minorHAnsi"/>
          <w:i/>
          <w:iCs/>
        </w:rPr>
        <w:t>Science of The Total Environment</w:t>
      </w:r>
      <w:r w:rsidRPr="00214093">
        <w:rPr>
          <w:rFonts w:eastAsiaTheme="minorHAnsi"/>
        </w:rPr>
        <w:t xml:space="preserve">, </w:t>
      </w:r>
      <w:r w:rsidRPr="00214093">
        <w:rPr>
          <w:rFonts w:eastAsiaTheme="minorHAnsi"/>
          <w:i/>
          <w:iCs/>
        </w:rPr>
        <w:t>895</w:t>
      </w:r>
      <w:r w:rsidRPr="00214093">
        <w:rPr>
          <w:rFonts w:eastAsiaTheme="minorHAnsi"/>
        </w:rPr>
        <w:t>, 165085. https://doi.org/10.1016/j.scitotenv.2023.165085</w:t>
      </w:r>
    </w:p>
    <w:p w14:paraId="48AFB8E6" w14:textId="77777777" w:rsidR="00214093" w:rsidRPr="00214093" w:rsidRDefault="00214093" w:rsidP="00214093">
      <w:pPr>
        <w:pStyle w:val="Bibliography"/>
        <w:rPr>
          <w:rFonts w:eastAsiaTheme="minorHAnsi"/>
        </w:rPr>
      </w:pPr>
      <w:r w:rsidRPr="00214093">
        <w:rPr>
          <w:rFonts w:eastAsiaTheme="minorHAnsi"/>
        </w:rPr>
        <w:t xml:space="preserve">Mueller, J. C., Carrete, M., </w:t>
      </w:r>
      <w:proofErr w:type="spellStart"/>
      <w:r w:rsidRPr="00214093">
        <w:rPr>
          <w:rFonts w:eastAsiaTheme="minorHAnsi"/>
        </w:rPr>
        <w:t>Boerno</w:t>
      </w:r>
      <w:proofErr w:type="spellEnd"/>
      <w:r w:rsidRPr="00214093">
        <w:rPr>
          <w:rFonts w:eastAsiaTheme="minorHAnsi"/>
        </w:rPr>
        <w:t xml:space="preserve">, S., Kuhl, H., Tella, J. L., &amp; </w:t>
      </w:r>
      <w:proofErr w:type="spellStart"/>
      <w:r w:rsidRPr="00214093">
        <w:rPr>
          <w:rFonts w:eastAsiaTheme="minorHAnsi"/>
        </w:rPr>
        <w:t>Kempenaers</w:t>
      </w:r>
      <w:proofErr w:type="spellEnd"/>
      <w:r w:rsidRPr="00214093">
        <w:rPr>
          <w:rFonts w:eastAsiaTheme="minorHAnsi"/>
        </w:rPr>
        <w:t xml:space="preserve">, B. (2020). Genes acting in synapses and neuron projections are early targets of selection during urban colonization. </w:t>
      </w:r>
      <w:r w:rsidRPr="00214093">
        <w:rPr>
          <w:rFonts w:eastAsiaTheme="minorHAnsi"/>
          <w:i/>
          <w:iCs/>
        </w:rPr>
        <w:t>Molecular Ecology</w:t>
      </w:r>
      <w:r w:rsidRPr="00214093">
        <w:rPr>
          <w:rFonts w:eastAsiaTheme="minorHAnsi"/>
        </w:rPr>
        <w:t xml:space="preserve">, </w:t>
      </w:r>
      <w:r w:rsidRPr="00214093">
        <w:rPr>
          <w:rFonts w:eastAsiaTheme="minorHAnsi"/>
          <w:i/>
          <w:iCs/>
        </w:rPr>
        <w:t>29</w:t>
      </w:r>
      <w:r w:rsidRPr="00214093">
        <w:rPr>
          <w:rFonts w:eastAsiaTheme="minorHAnsi"/>
        </w:rPr>
        <w:t>(18), 3403–3412. https://doi.org/10.1111/mec.15451</w:t>
      </w:r>
    </w:p>
    <w:p w14:paraId="18551F95" w14:textId="77777777" w:rsidR="00214093" w:rsidRPr="00214093" w:rsidRDefault="00214093" w:rsidP="00214093">
      <w:pPr>
        <w:pStyle w:val="Bibliography"/>
        <w:rPr>
          <w:rFonts w:eastAsiaTheme="minorHAnsi"/>
        </w:rPr>
      </w:pPr>
      <w:r w:rsidRPr="00214093">
        <w:rPr>
          <w:rFonts w:eastAsiaTheme="minorHAnsi"/>
        </w:rPr>
        <w:lastRenderedPageBreak/>
        <w:t xml:space="preserve">Mueller, J. C., </w:t>
      </w:r>
      <w:proofErr w:type="spellStart"/>
      <w:r w:rsidRPr="00214093">
        <w:rPr>
          <w:rFonts w:eastAsiaTheme="minorHAnsi"/>
        </w:rPr>
        <w:t>Partecke</w:t>
      </w:r>
      <w:proofErr w:type="spellEnd"/>
      <w:r w:rsidRPr="00214093">
        <w:rPr>
          <w:rFonts w:eastAsiaTheme="minorHAnsi"/>
        </w:rPr>
        <w:t xml:space="preserve">, J., </w:t>
      </w:r>
      <w:proofErr w:type="spellStart"/>
      <w:r w:rsidRPr="00214093">
        <w:rPr>
          <w:rFonts w:eastAsiaTheme="minorHAnsi"/>
        </w:rPr>
        <w:t>Hatchwell</w:t>
      </w:r>
      <w:proofErr w:type="spellEnd"/>
      <w:r w:rsidRPr="00214093">
        <w:rPr>
          <w:rFonts w:eastAsiaTheme="minorHAnsi"/>
        </w:rPr>
        <w:t xml:space="preserve">, B. J., Gaston, K. J., &amp; Evans, K. L. (2013). Candidate gene polymorphisms for </w:t>
      </w:r>
      <w:proofErr w:type="spellStart"/>
      <w:r w:rsidRPr="00214093">
        <w:rPr>
          <w:rFonts w:eastAsiaTheme="minorHAnsi"/>
        </w:rPr>
        <w:t>behavioural</w:t>
      </w:r>
      <w:proofErr w:type="spellEnd"/>
      <w:r w:rsidRPr="00214093">
        <w:rPr>
          <w:rFonts w:eastAsiaTheme="minorHAnsi"/>
        </w:rPr>
        <w:t xml:space="preserve"> adaptations during urbanization in blackbirds. </w:t>
      </w:r>
      <w:r w:rsidRPr="00214093">
        <w:rPr>
          <w:rFonts w:eastAsiaTheme="minorHAnsi"/>
          <w:i/>
          <w:iCs/>
        </w:rPr>
        <w:t>Molecular Ecology</w:t>
      </w:r>
      <w:r w:rsidRPr="00214093">
        <w:rPr>
          <w:rFonts w:eastAsiaTheme="minorHAnsi"/>
        </w:rPr>
        <w:t xml:space="preserve">, </w:t>
      </w:r>
      <w:r w:rsidRPr="00214093">
        <w:rPr>
          <w:rFonts w:eastAsiaTheme="minorHAnsi"/>
          <w:i/>
          <w:iCs/>
        </w:rPr>
        <w:t>22</w:t>
      </w:r>
      <w:r w:rsidRPr="00214093">
        <w:rPr>
          <w:rFonts w:eastAsiaTheme="minorHAnsi"/>
        </w:rPr>
        <w:t>(13), 3629–3637. https://doi.org/10.1111/mec.12288</w:t>
      </w:r>
    </w:p>
    <w:p w14:paraId="14A94A4F" w14:textId="77777777" w:rsidR="00214093" w:rsidRPr="00214093" w:rsidRDefault="00214093" w:rsidP="00214093">
      <w:pPr>
        <w:pStyle w:val="Bibliography"/>
        <w:rPr>
          <w:rFonts w:eastAsiaTheme="minorHAnsi"/>
        </w:rPr>
      </w:pPr>
      <w:r w:rsidRPr="00214093">
        <w:rPr>
          <w:rFonts w:eastAsiaTheme="minorHAnsi"/>
        </w:rPr>
        <w:t xml:space="preserve">Onagbesan, O. M., </w:t>
      </w:r>
      <w:proofErr w:type="spellStart"/>
      <w:r w:rsidRPr="00214093">
        <w:rPr>
          <w:rFonts w:eastAsiaTheme="minorHAnsi"/>
        </w:rPr>
        <w:t>Vleugels</w:t>
      </w:r>
      <w:proofErr w:type="spellEnd"/>
      <w:r w:rsidRPr="00214093">
        <w:rPr>
          <w:rFonts w:eastAsiaTheme="minorHAnsi"/>
        </w:rPr>
        <w:t xml:space="preserve">, B., Buys, N., Bruggeman, V., Safi, M., &amp; </w:t>
      </w:r>
      <w:proofErr w:type="spellStart"/>
      <w:r w:rsidRPr="00214093">
        <w:rPr>
          <w:rFonts w:eastAsiaTheme="minorHAnsi"/>
        </w:rPr>
        <w:t>Decuypere</w:t>
      </w:r>
      <w:proofErr w:type="spellEnd"/>
      <w:r w:rsidRPr="00214093">
        <w:rPr>
          <w:rFonts w:eastAsiaTheme="minorHAnsi"/>
        </w:rPr>
        <w:t xml:space="preserve">, E. (1999). Insulin-like growth factors in the regulation of avian ovarian functions. </w:t>
      </w:r>
      <w:r w:rsidRPr="00214093">
        <w:rPr>
          <w:rFonts w:eastAsiaTheme="minorHAnsi"/>
          <w:i/>
          <w:iCs/>
        </w:rPr>
        <w:t>Domestic Animal Endocrinology</w:t>
      </w:r>
      <w:r w:rsidRPr="00214093">
        <w:rPr>
          <w:rFonts w:eastAsiaTheme="minorHAnsi"/>
        </w:rPr>
        <w:t xml:space="preserve">, </w:t>
      </w:r>
      <w:r w:rsidRPr="00214093">
        <w:rPr>
          <w:rFonts w:eastAsiaTheme="minorHAnsi"/>
          <w:i/>
          <w:iCs/>
        </w:rPr>
        <w:t>17</w:t>
      </w:r>
      <w:r w:rsidRPr="00214093">
        <w:rPr>
          <w:rFonts w:eastAsiaTheme="minorHAnsi"/>
        </w:rPr>
        <w:t>(2), 299–313. https://doi.org/10.1016/S0739-7240(99)00046-6</w:t>
      </w:r>
    </w:p>
    <w:p w14:paraId="3D946E80" w14:textId="77777777" w:rsidR="00214093" w:rsidRPr="00214093" w:rsidRDefault="00214093" w:rsidP="00214093">
      <w:pPr>
        <w:pStyle w:val="Bibliography"/>
        <w:rPr>
          <w:rFonts w:eastAsiaTheme="minorHAnsi"/>
        </w:rPr>
      </w:pPr>
      <w:r w:rsidRPr="00214093">
        <w:rPr>
          <w:rFonts w:eastAsiaTheme="minorHAnsi"/>
        </w:rPr>
        <w:t xml:space="preserve">Osborn, M. P., Park, Y., Parks, M. B., Burgess, L. G., Uppal, K., Lee, K., Jones, D. P., &amp; Jr, M. A. B. (2013). Metabolome-Wide Association Study of Neovascular Age-Related Macular Degeneration. </w:t>
      </w:r>
      <w:r w:rsidRPr="00214093">
        <w:rPr>
          <w:rFonts w:eastAsiaTheme="minorHAnsi"/>
          <w:i/>
          <w:iCs/>
        </w:rPr>
        <w:t>PLOS ONE</w:t>
      </w:r>
      <w:r w:rsidRPr="00214093">
        <w:rPr>
          <w:rFonts w:eastAsiaTheme="minorHAnsi"/>
        </w:rPr>
        <w:t xml:space="preserve">, </w:t>
      </w:r>
      <w:r w:rsidRPr="00214093">
        <w:rPr>
          <w:rFonts w:eastAsiaTheme="minorHAnsi"/>
          <w:i/>
          <w:iCs/>
        </w:rPr>
        <w:t>8</w:t>
      </w:r>
      <w:r w:rsidRPr="00214093">
        <w:rPr>
          <w:rFonts w:eastAsiaTheme="minorHAnsi"/>
        </w:rPr>
        <w:t>(8), e72737. https://doi.org/10.1371/journal.pone.0072737</w:t>
      </w:r>
    </w:p>
    <w:p w14:paraId="025FE804" w14:textId="77777777" w:rsidR="00214093" w:rsidRPr="00214093" w:rsidRDefault="00214093" w:rsidP="00214093">
      <w:pPr>
        <w:pStyle w:val="Bibliography"/>
        <w:rPr>
          <w:rFonts w:eastAsiaTheme="minorHAnsi"/>
        </w:rPr>
      </w:pPr>
      <w:r w:rsidRPr="00214093">
        <w:rPr>
          <w:rFonts w:eastAsiaTheme="minorHAnsi"/>
        </w:rPr>
        <w:t xml:space="preserve">Picard, T. (2019). </w:t>
      </w:r>
      <w:r w:rsidRPr="00214093">
        <w:rPr>
          <w:rFonts w:eastAsiaTheme="minorHAnsi"/>
          <w:i/>
          <w:iCs/>
        </w:rPr>
        <w:t>Broad Institute</w:t>
      </w:r>
      <w:r w:rsidRPr="00214093">
        <w:rPr>
          <w:rFonts w:eastAsiaTheme="minorHAnsi"/>
        </w:rPr>
        <w:t>. https://cir.nii.ac.jp/crid/1370013168858971926</w:t>
      </w:r>
    </w:p>
    <w:p w14:paraId="345487D1" w14:textId="77777777" w:rsidR="00214093" w:rsidRPr="00214093" w:rsidRDefault="00214093" w:rsidP="00214093">
      <w:pPr>
        <w:pStyle w:val="Bibliography"/>
        <w:rPr>
          <w:rFonts w:eastAsiaTheme="minorHAnsi"/>
        </w:rPr>
      </w:pPr>
      <w:r w:rsidRPr="00214093">
        <w:rPr>
          <w:rFonts w:eastAsiaTheme="minorHAnsi"/>
        </w:rPr>
        <w:t xml:space="preserve">Pikus, E., </w:t>
      </w:r>
      <w:proofErr w:type="spellStart"/>
      <w:r w:rsidRPr="00214093">
        <w:rPr>
          <w:rFonts w:eastAsiaTheme="minorHAnsi"/>
        </w:rPr>
        <w:t>Włodarczyk</w:t>
      </w:r>
      <w:proofErr w:type="spellEnd"/>
      <w:r w:rsidRPr="00214093">
        <w:rPr>
          <w:rFonts w:eastAsiaTheme="minorHAnsi"/>
        </w:rPr>
        <w:t xml:space="preserve">, R., </w:t>
      </w:r>
      <w:proofErr w:type="spellStart"/>
      <w:r w:rsidRPr="00214093">
        <w:rPr>
          <w:rFonts w:eastAsiaTheme="minorHAnsi"/>
        </w:rPr>
        <w:t>Jedlikowski</w:t>
      </w:r>
      <w:proofErr w:type="spellEnd"/>
      <w:r w:rsidRPr="00214093">
        <w:rPr>
          <w:rFonts w:eastAsiaTheme="minorHAnsi"/>
        </w:rPr>
        <w:t xml:space="preserve">, J., &amp; </w:t>
      </w:r>
      <w:proofErr w:type="spellStart"/>
      <w:r w:rsidRPr="00214093">
        <w:rPr>
          <w:rFonts w:eastAsiaTheme="minorHAnsi"/>
        </w:rPr>
        <w:t>Minias</w:t>
      </w:r>
      <w:proofErr w:type="spellEnd"/>
      <w:r w:rsidRPr="00214093">
        <w:rPr>
          <w:rFonts w:eastAsiaTheme="minorHAnsi"/>
        </w:rPr>
        <w:t xml:space="preserve">, P. (2021). Urbanization processes drive divergence at the major histocompatibility complex in a common waterbird. </w:t>
      </w:r>
      <w:proofErr w:type="spellStart"/>
      <w:r w:rsidRPr="00214093">
        <w:rPr>
          <w:rFonts w:eastAsiaTheme="minorHAnsi"/>
          <w:i/>
          <w:iCs/>
        </w:rPr>
        <w:t>PeerJ</w:t>
      </w:r>
      <w:proofErr w:type="spellEnd"/>
      <w:r w:rsidRPr="00214093">
        <w:rPr>
          <w:rFonts w:eastAsiaTheme="minorHAnsi"/>
        </w:rPr>
        <w:t xml:space="preserve">, </w:t>
      </w:r>
      <w:r w:rsidRPr="00214093">
        <w:rPr>
          <w:rFonts w:eastAsiaTheme="minorHAnsi"/>
          <w:i/>
          <w:iCs/>
        </w:rPr>
        <w:t>9</w:t>
      </w:r>
      <w:r w:rsidRPr="00214093">
        <w:rPr>
          <w:rFonts w:eastAsiaTheme="minorHAnsi"/>
        </w:rPr>
        <w:t>, e12264. https://doi.org/10.7717/peerj.12264</w:t>
      </w:r>
    </w:p>
    <w:p w14:paraId="29EB36C5" w14:textId="77777777" w:rsidR="00214093" w:rsidRPr="00214093" w:rsidRDefault="00214093" w:rsidP="00214093">
      <w:pPr>
        <w:pStyle w:val="Bibliography"/>
        <w:rPr>
          <w:rFonts w:eastAsiaTheme="minorHAnsi"/>
        </w:rPr>
      </w:pPr>
      <w:r w:rsidRPr="00214093">
        <w:rPr>
          <w:rFonts w:eastAsiaTheme="minorHAnsi"/>
        </w:rPr>
        <w:t xml:space="preserve">Price, E. R., </w:t>
      </w:r>
      <w:proofErr w:type="spellStart"/>
      <w:r w:rsidRPr="00214093">
        <w:rPr>
          <w:rFonts w:eastAsiaTheme="minorHAnsi"/>
        </w:rPr>
        <w:t>Bauchinger</w:t>
      </w:r>
      <w:proofErr w:type="spellEnd"/>
      <w:r w:rsidRPr="00214093">
        <w:rPr>
          <w:rFonts w:eastAsiaTheme="minorHAnsi"/>
        </w:rPr>
        <w:t xml:space="preserve">, U., Zajac, D. M., </w:t>
      </w:r>
      <w:proofErr w:type="spellStart"/>
      <w:r w:rsidRPr="00214093">
        <w:rPr>
          <w:rFonts w:eastAsiaTheme="minorHAnsi"/>
        </w:rPr>
        <w:t>Cerasale</w:t>
      </w:r>
      <w:proofErr w:type="spellEnd"/>
      <w:r w:rsidRPr="00214093">
        <w:rPr>
          <w:rFonts w:eastAsiaTheme="minorHAnsi"/>
        </w:rPr>
        <w:t xml:space="preserve">, D. J., McFarlan, J. T., Gerson, A. R., McWilliams, S. R., &amp; Guglielmo, C. G. (2011). Migration- and exercise-induced changes to flight muscle size in migratory birds and association with IGF1 and myostatin mRNA expression. </w:t>
      </w:r>
      <w:r w:rsidRPr="00214093">
        <w:rPr>
          <w:rFonts w:eastAsiaTheme="minorHAnsi"/>
          <w:i/>
          <w:iCs/>
        </w:rPr>
        <w:t>Journal of Experimental Biology</w:t>
      </w:r>
      <w:r w:rsidRPr="00214093">
        <w:rPr>
          <w:rFonts w:eastAsiaTheme="minorHAnsi"/>
        </w:rPr>
        <w:t xml:space="preserve">, </w:t>
      </w:r>
      <w:r w:rsidRPr="00214093">
        <w:rPr>
          <w:rFonts w:eastAsiaTheme="minorHAnsi"/>
          <w:i/>
          <w:iCs/>
        </w:rPr>
        <w:t>214</w:t>
      </w:r>
      <w:r w:rsidRPr="00214093">
        <w:rPr>
          <w:rFonts w:eastAsiaTheme="minorHAnsi"/>
        </w:rPr>
        <w:t>(17), 2823–2831. https://doi.org/10.1242/jeb.057620</w:t>
      </w:r>
    </w:p>
    <w:p w14:paraId="3FA0E5E1" w14:textId="77777777" w:rsidR="00214093" w:rsidRPr="00214093" w:rsidRDefault="00214093" w:rsidP="00214093">
      <w:pPr>
        <w:pStyle w:val="Bibliography"/>
        <w:rPr>
          <w:rFonts w:eastAsiaTheme="minorHAnsi"/>
        </w:rPr>
      </w:pPr>
      <w:proofErr w:type="spellStart"/>
      <w:r w:rsidRPr="00214093">
        <w:rPr>
          <w:rFonts w:eastAsiaTheme="minorHAnsi"/>
        </w:rPr>
        <w:t>Salmón</w:t>
      </w:r>
      <w:proofErr w:type="spellEnd"/>
      <w:r w:rsidRPr="00214093">
        <w:rPr>
          <w:rFonts w:eastAsiaTheme="minorHAnsi"/>
        </w:rPr>
        <w:t xml:space="preserve">, P., Jacobs, A., </w:t>
      </w:r>
      <w:proofErr w:type="spellStart"/>
      <w:r w:rsidRPr="00214093">
        <w:rPr>
          <w:rFonts w:eastAsiaTheme="minorHAnsi"/>
        </w:rPr>
        <w:t>Ahrén</w:t>
      </w:r>
      <w:proofErr w:type="spellEnd"/>
      <w:r w:rsidRPr="00214093">
        <w:rPr>
          <w:rFonts w:eastAsiaTheme="minorHAnsi"/>
        </w:rPr>
        <w:t xml:space="preserve">, D., Biard, C., </w:t>
      </w:r>
      <w:proofErr w:type="spellStart"/>
      <w:r w:rsidRPr="00214093">
        <w:rPr>
          <w:rFonts w:eastAsiaTheme="minorHAnsi"/>
        </w:rPr>
        <w:t>Dingemanse</w:t>
      </w:r>
      <w:proofErr w:type="spellEnd"/>
      <w:r w:rsidRPr="00214093">
        <w:rPr>
          <w:rFonts w:eastAsiaTheme="minorHAnsi"/>
        </w:rPr>
        <w:t xml:space="preserve">, N. J., </w:t>
      </w:r>
      <w:proofErr w:type="spellStart"/>
      <w:r w:rsidRPr="00214093">
        <w:rPr>
          <w:rFonts w:eastAsiaTheme="minorHAnsi"/>
        </w:rPr>
        <w:t>Dominoni</w:t>
      </w:r>
      <w:proofErr w:type="spellEnd"/>
      <w:r w:rsidRPr="00214093">
        <w:rPr>
          <w:rFonts w:eastAsiaTheme="minorHAnsi"/>
        </w:rPr>
        <w:t xml:space="preserve">, D. M., Helm, B., Lundberg, M., </w:t>
      </w:r>
      <w:proofErr w:type="spellStart"/>
      <w:r w:rsidRPr="00214093">
        <w:rPr>
          <w:rFonts w:eastAsiaTheme="minorHAnsi"/>
        </w:rPr>
        <w:t>Senar</w:t>
      </w:r>
      <w:proofErr w:type="spellEnd"/>
      <w:r w:rsidRPr="00214093">
        <w:rPr>
          <w:rFonts w:eastAsiaTheme="minorHAnsi"/>
        </w:rPr>
        <w:t xml:space="preserve">, J. C., Sprau, P., Visser, M. E., &amp; Isaksson, C. (2021). Continent-wide genomic signatures of adaptation to </w:t>
      </w:r>
      <w:proofErr w:type="spellStart"/>
      <w:r w:rsidRPr="00214093">
        <w:rPr>
          <w:rFonts w:eastAsiaTheme="minorHAnsi"/>
        </w:rPr>
        <w:t>urbanisation</w:t>
      </w:r>
      <w:proofErr w:type="spellEnd"/>
      <w:r w:rsidRPr="00214093">
        <w:rPr>
          <w:rFonts w:eastAsiaTheme="minorHAnsi"/>
        </w:rPr>
        <w:t xml:space="preserve"> in a songbird across Europe. </w:t>
      </w:r>
      <w:r w:rsidRPr="00214093">
        <w:rPr>
          <w:rFonts w:eastAsiaTheme="minorHAnsi"/>
          <w:i/>
          <w:iCs/>
        </w:rPr>
        <w:t>Nature Communications</w:t>
      </w:r>
      <w:r w:rsidRPr="00214093">
        <w:rPr>
          <w:rFonts w:eastAsiaTheme="minorHAnsi"/>
        </w:rPr>
        <w:t xml:space="preserve">, </w:t>
      </w:r>
      <w:r w:rsidRPr="00214093">
        <w:rPr>
          <w:rFonts w:eastAsiaTheme="minorHAnsi"/>
          <w:i/>
          <w:iCs/>
        </w:rPr>
        <w:t>12</w:t>
      </w:r>
      <w:r w:rsidRPr="00214093">
        <w:rPr>
          <w:rFonts w:eastAsiaTheme="minorHAnsi"/>
        </w:rPr>
        <w:t>(1). https://doi.org/10.1038/s41467-021-23027-w</w:t>
      </w:r>
    </w:p>
    <w:p w14:paraId="1A9FB910" w14:textId="77777777" w:rsidR="00214093" w:rsidRPr="00214093" w:rsidRDefault="00214093" w:rsidP="00214093">
      <w:pPr>
        <w:pStyle w:val="Bibliography"/>
        <w:rPr>
          <w:rFonts w:eastAsiaTheme="minorHAnsi"/>
        </w:rPr>
      </w:pPr>
      <w:r w:rsidRPr="00214093">
        <w:rPr>
          <w:rFonts w:eastAsiaTheme="minorHAnsi"/>
        </w:rPr>
        <w:lastRenderedPageBreak/>
        <w:t xml:space="preserve">Sarkar, R., &amp; Bhadra, A. (2022). How do animals navigate the urban jungle? A review of cognition in urban-adapted animals. </w:t>
      </w:r>
      <w:r w:rsidRPr="00214093">
        <w:rPr>
          <w:rFonts w:eastAsiaTheme="minorHAnsi"/>
          <w:i/>
          <w:iCs/>
        </w:rPr>
        <w:t>Current Opinion in Behavioral Sciences</w:t>
      </w:r>
      <w:r w:rsidRPr="00214093">
        <w:rPr>
          <w:rFonts w:eastAsiaTheme="minorHAnsi"/>
        </w:rPr>
        <w:t xml:space="preserve">, </w:t>
      </w:r>
      <w:r w:rsidRPr="00214093">
        <w:rPr>
          <w:rFonts w:eastAsiaTheme="minorHAnsi"/>
          <w:i/>
          <w:iCs/>
        </w:rPr>
        <w:t>46</w:t>
      </w:r>
      <w:r w:rsidRPr="00214093">
        <w:rPr>
          <w:rFonts w:eastAsiaTheme="minorHAnsi"/>
        </w:rPr>
        <w:t>, 101177. https://doi.org/10.1016/j.cobeha.2022.101177</w:t>
      </w:r>
    </w:p>
    <w:p w14:paraId="7C8B69DC" w14:textId="77777777" w:rsidR="00214093" w:rsidRPr="00214093" w:rsidRDefault="00214093" w:rsidP="00214093">
      <w:pPr>
        <w:pStyle w:val="Bibliography"/>
        <w:rPr>
          <w:rFonts w:eastAsiaTheme="minorHAnsi"/>
        </w:rPr>
      </w:pPr>
      <w:proofErr w:type="spellStart"/>
      <w:r w:rsidRPr="00214093">
        <w:rPr>
          <w:rFonts w:eastAsiaTheme="minorHAnsi"/>
        </w:rPr>
        <w:t>Sayols</w:t>
      </w:r>
      <w:proofErr w:type="spellEnd"/>
      <w:r w:rsidRPr="00214093">
        <w:rPr>
          <w:rFonts w:eastAsiaTheme="minorHAnsi"/>
        </w:rPr>
        <w:t xml:space="preserve">, S. (2023). </w:t>
      </w:r>
      <w:proofErr w:type="spellStart"/>
      <w:r w:rsidRPr="00214093">
        <w:rPr>
          <w:rFonts w:eastAsiaTheme="minorHAnsi"/>
        </w:rPr>
        <w:t>rrvgo</w:t>
      </w:r>
      <w:proofErr w:type="spellEnd"/>
      <w:r w:rsidRPr="00214093">
        <w:rPr>
          <w:rFonts w:eastAsiaTheme="minorHAnsi"/>
        </w:rPr>
        <w:t xml:space="preserve">: A Bioconductor package for interpreting lists of Gene Ontology terms. </w:t>
      </w:r>
      <w:proofErr w:type="spellStart"/>
      <w:r w:rsidRPr="00214093">
        <w:rPr>
          <w:rFonts w:eastAsiaTheme="minorHAnsi"/>
          <w:i/>
          <w:iCs/>
        </w:rPr>
        <w:t>microPublication</w:t>
      </w:r>
      <w:proofErr w:type="spellEnd"/>
      <w:r w:rsidRPr="00214093">
        <w:rPr>
          <w:rFonts w:eastAsiaTheme="minorHAnsi"/>
          <w:i/>
          <w:iCs/>
        </w:rPr>
        <w:t xml:space="preserve"> Biology</w:t>
      </w:r>
      <w:r w:rsidRPr="00214093">
        <w:rPr>
          <w:rFonts w:eastAsiaTheme="minorHAnsi"/>
        </w:rPr>
        <w:t xml:space="preserve">, </w:t>
      </w:r>
      <w:r w:rsidRPr="00214093">
        <w:rPr>
          <w:rFonts w:eastAsiaTheme="minorHAnsi"/>
          <w:i/>
          <w:iCs/>
        </w:rPr>
        <w:t>2023</w:t>
      </w:r>
      <w:r w:rsidRPr="00214093">
        <w:rPr>
          <w:rFonts w:eastAsiaTheme="minorHAnsi"/>
        </w:rPr>
        <w:t>, 10.17912/micropub.biology.000811. https://doi.org/10.17912/micropub.biology.000811</w:t>
      </w:r>
    </w:p>
    <w:p w14:paraId="0B690EF7" w14:textId="77777777" w:rsidR="00214093" w:rsidRPr="00214093" w:rsidRDefault="00214093" w:rsidP="00214093">
      <w:pPr>
        <w:pStyle w:val="Bibliography"/>
        <w:rPr>
          <w:rFonts w:eastAsiaTheme="minorHAnsi"/>
        </w:rPr>
      </w:pPr>
      <w:r w:rsidRPr="00214093">
        <w:rPr>
          <w:rFonts w:eastAsiaTheme="minorHAnsi"/>
        </w:rPr>
        <w:t xml:space="preserve">Sullivan, B. L., Wood, C. L., Iliff, M. J., Bonney, R. E., Fink, D., &amp; </w:t>
      </w:r>
      <w:proofErr w:type="spellStart"/>
      <w:r w:rsidRPr="00214093">
        <w:rPr>
          <w:rFonts w:eastAsiaTheme="minorHAnsi"/>
        </w:rPr>
        <w:t>Kelling</w:t>
      </w:r>
      <w:proofErr w:type="spellEnd"/>
      <w:r w:rsidRPr="00214093">
        <w:rPr>
          <w:rFonts w:eastAsiaTheme="minorHAnsi"/>
        </w:rPr>
        <w:t xml:space="preserve">, S. (2009). eBird: A citizen-based bird observation network in the biological sciences. </w:t>
      </w:r>
      <w:r w:rsidRPr="00214093">
        <w:rPr>
          <w:rFonts w:eastAsiaTheme="minorHAnsi"/>
          <w:i/>
          <w:iCs/>
        </w:rPr>
        <w:t>Biological Conservation</w:t>
      </w:r>
      <w:r w:rsidRPr="00214093">
        <w:rPr>
          <w:rFonts w:eastAsiaTheme="minorHAnsi"/>
        </w:rPr>
        <w:t xml:space="preserve">, </w:t>
      </w:r>
      <w:r w:rsidRPr="00214093">
        <w:rPr>
          <w:rFonts w:eastAsiaTheme="minorHAnsi"/>
          <w:i/>
          <w:iCs/>
        </w:rPr>
        <w:t>142</w:t>
      </w:r>
      <w:r w:rsidRPr="00214093">
        <w:rPr>
          <w:rFonts w:eastAsiaTheme="minorHAnsi"/>
        </w:rPr>
        <w:t>(10), 2282–2292. https://doi.org/10.1016/j.biocon.2009.05.006</w:t>
      </w:r>
    </w:p>
    <w:p w14:paraId="586FDEE3" w14:textId="77777777" w:rsidR="00214093" w:rsidRPr="00214093" w:rsidRDefault="00214093" w:rsidP="00214093">
      <w:pPr>
        <w:pStyle w:val="Bibliography"/>
        <w:rPr>
          <w:rFonts w:eastAsiaTheme="minorHAnsi"/>
        </w:rPr>
      </w:pPr>
      <w:r w:rsidRPr="00214093">
        <w:rPr>
          <w:rFonts w:eastAsiaTheme="minorHAnsi"/>
        </w:rPr>
        <w:t xml:space="preserve">Therkildsen, N. O., Hemmer‐Hansen, J., Als, T. D., Swain, D. P., Morgan, M. J., Trippel, E. A., </w:t>
      </w:r>
      <w:proofErr w:type="spellStart"/>
      <w:r w:rsidRPr="00214093">
        <w:rPr>
          <w:rFonts w:eastAsiaTheme="minorHAnsi"/>
        </w:rPr>
        <w:t>Palumbi</w:t>
      </w:r>
      <w:proofErr w:type="spellEnd"/>
      <w:r w:rsidRPr="00214093">
        <w:rPr>
          <w:rFonts w:eastAsiaTheme="minorHAnsi"/>
        </w:rPr>
        <w:t xml:space="preserve">, S. R., Meldrup, D., &amp; Nielsen, E. E. (2013). Microevolution in time and space: </w:t>
      </w:r>
      <w:r w:rsidRPr="00214093">
        <w:rPr>
          <w:rFonts w:eastAsiaTheme="minorHAnsi"/>
          <w:smallCaps/>
        </w:rPr>
        <w:t>SNP</w:t>
      </w:r>
      <w:r w:rsidRPr="00214093">
        <w:rPr>
          <w:rFonts w:eastAsiaTheme="minorHAnsi"/>
        </w:rPr>
        <w:t xml:space="preserve"> analysis of historical </w:t>
      </w:r>
      <w:r w:rsidRPr="00214093">
        <w:rPr>
          <w:rFonts w:eastAsiaTheme="minorHAnsi"/>
          <w:smallCaps/>
        </w:rPr>
        <w:t>DNA</w:t>
      </w:r>
      <w:r w:rsidRPr="00214093">
        <w:rPr>
          <w:rFonts w:eastAsiaTheme="minorHAnsi"/>
        </w:rPr>
        <w:t xml:space="preserve"> reveals dynamic signatures of selection in </w:t>
      </w:r>
      <w:r w:rsidRPr="00214093">
        <w:rPr>
          <w:rFonts w:eastAsiaTheme="minorHAnsi"/>
          <w:smallCaps/>
        </w:rPr>
        <w:t>A</w:t>
      </w:r>
      <w:r w:rsidRPr="00214093">
        <w:rPr>
          <w:rFonts w:eastAsiaTheme="minorHAnsi"/>
        </w:rPr>
        <w:t xml:space="preserve"> </w:t>
      </w:r>
      <w:proofErr w:type="spellStart"/>
      <w:r w:rsidRPr="00214093">
        <w:rPr>
          <w:rFonts w:eastAsiaTheme="minorHAnsi"/>
        </w:rPr>
        <w:t>tlantic</w:t>
      </w:r>
      <w:proofErr w:type="spellEnd"/>
      <w:r w:rsidRPr="00214093">
        <w:rPr>
          <w:rFonts w:eastAsiaTheme="minorHAnsi"/>
        </w:rPr>
        <w:t xml:space="preserve"> cod. </w:t>
      </w:r>
      <w:r w:rsidRPr="00214093">
        <w:rPr>
          <w:rFonts w:eastAsiaTheme="minorHAnsi"/>
          <w:i/>
          <w:iCs/>
        </w:rPr>
        <w:t>Molecular Ecology</w:t>
      </w:r>
      <w:r w:rsidRPr="00214093">
        <w:rPr>
          <w:rFonts w:eastAsiaTheme="minorHAnsi"/>
        </w:rPr>
        <w:t xml:space="preserve">, </w:t>
      </w:r>
      <w:r w:rsidRPr="00214093">
        <w:rPr>
          <w:rFonts w:eastAsiaTheme="minorHAnsi"/>
          <w:i/>
          <w:iCs/>
        </w:rPr>
        <w:t>22</w:t>
      </w:r>
      <w:r w:rsidRPr="00214093">
        <w:rPr>
          <w:rFonts w:eastAsiaTheme="minorHAnsi"/>
        </w:rPr>
        <w:t>(9), 2424–2440. https://doi.org/10.1111/mec.12260</w:t>
      </w:r>
    </w:p>
    <w:p w14:paraId="56C69D67" w14:textId="77777777" w:rsidR="00214093" w:rsidRPr="00214093" w:rsidRDefault="00214093" w:rsidP="00214093">
      <w:pPr>
        <w:pStyle w:val="Bibliography"/>
        <w:rPr>
          <w:rFonts w:eastAsiaTheme="minorHAnsi"/>
        </w:rPr>
      </w:pPr>
      <w:r w:rsidRPr="00214093">
        <w:rPr>
          <w:rFonts w:eastAsiaTheme="minorHAnsi"/>
        </w:rPr>
        <w:t xml:space="preserve">Thomas, P. D., Campbell, M. J., </w:t>
      </w:r>
      <w:proofErr w:type="spellStart"/>
      <w:r w:rsidRPr="00214093">
        <w:rPr>
          <w:rFonts w:eastAsiaTheme="minorHAnsi"/>
        </w:rPr>
        <w:t>Kejariwal</w:t>
      </w:r>
      <w:proofErr w:type="spellEnd"/>
      <w:r w:rsidRPr="00214093">
        <w:rPr>
          <w:rFonts w:eastAsiaTheme="minorHAnsi"/>
        </w:rPr>
        <w:t xml:space="preserve">, A., Mi, H., Karlak, B., </w:t>
      </w:r>
      <w:proofErr w:type="spellStart"/>
      <w:r w:rsidRPr="00214093">
        <w:rPr>
          <w:rFonts w:eastAsiaTheme="minorHAnsi"/>
        </w:rPr>
        <w:t>Daverman</w:t>
      </w:r>
      <w:proofErr w:type="spellEnd"/>
      <w:r w:rsidRPr="00214093">
        <w:rPr>
          <w:rFonts w:eastAsiaTheme="minorHAnsi"/>
        </w:rPr>
        <w:t xml:space="preserve">, R., Diemer, K., </w:t>
      </w:r>
      <w:proofErr w:type="spellStart"/>
      <w:r w:rsidRPr="00214093">
        <w:rPr>
          <w:rFonts w:eastAsiaTheme="minorHAnsi"/>
        </w:rPr>
        <w:t>Muruganujan</w:t>
      </w:r>
      <w:proofErr w:type="spellEnd"/>
      <w:r w:rsidRPr="00214093">
        <w:rPr>
          <w:rFonts w:eastAsiaTheme="minorHAnsi"/>
        </w:rPr>
        <w:t xml:space="preserve">, A., &amp; </w:t>
      </w:r>
      <w:proofErr w:type="spellStart"/>
      <w:r w:rsidRPr="00214093">
        <w:rPr>
          <w:rFonts w:eastAsiaTheme="minorHAnsi"/>
        </w:rPr>
        <w:t>Narechania</w:t>
      </w:r>
      <w:proofErr w:type="spellEnd"/>
      <w:r w:rsidRPr="00214093">
        <w:rPr>
          <w:rFonts w:eastAsiaTheme="minorHAnsi"/>
        </w:rPr>
        <w:t xml:space="preserve">, A. (2003). PANTHER: A Library of Protein Families and Subfamilies Indexed by Function. </w:t>
      </w:r>
      <w:r w:rsidRPr="00214093">
        <w:rPr>
          <w:rFonts w:eastAsiaTheme="minorHAnsi"/>
          <w:i/>
          <w:iCs/>
        </w:rPr>
        <w:t>Genome Research</w:t>
      </w:r>
      <w:r w:rsidRPr="00214093">
        <w:rPr>
          <w:rFonts w:eastAsiaTheme="minorHAnsi"/>
        </w:rPr>
        <w:t xml:space="preserve">, </w:t>
      </w:r>
      <w:r w:rsidRPr="00214093">
        <w:rPr>
          <w:rFonts w:eastAsiaTheme="minorHAnsi"/>
          <w:i/>
          <w:iCs/>
        </w:rPr>
        <w:t>13</w:t>
      </w:r>
      <w:r w:rsidRPr="00214093">
        <w:rPr>
          <w:rFonts w:eastAsiaTheme="minorHAnsi"/>
        </w:rPr>
        <w:t>(9), 2129–2141. https://doi.org/10.1101/gr.772403</w:t>
      </w:r>
    </w:p>
    <w:p w14:paraId="1C916AB0" w14:textId="77777777" w:rsidR="00214093" w:rsidRPr="00214093" w:rsidRDefault="00214093" w:rsidP="00214093">
      <w:pPr>
        <w:pStyle w:val="Bibliography"/>
        <w:rPr>
          <w:rFonts w:eastAsiaTheme="minorHAnsi"/>
        </w:rPr>
      </w:pPr>
      <w:r w:rsidRPr="00214093">
        <w:rPr>
          <w:rFonts w:eastAsiaTheme="minorHAnsi"/>
        </w:rPr>
        <w:t xml:space="preserve">To, A. W. Y., Dingle, C., &amp; Collins, S. A. (2021). Multiple constraints on urban bird communication: Both abiotic and biotic noise shape songs in cities. </w:t>
      </w:r>
      <w:r w:rsidRPr="00214093">
        <w:rPr>
          <w:rFonts w:eastAsiaTheme="minorHAnsi"/>
          <w:i/>
          <w:iCs/>
        </w:rPr>
        <w:t>Behavioral Ecology</w:t>
      </w:r>
      <w:r w:rsidRPr="00214093">
        <w:rPr>
          <w:rFonts w:eastAsiaTheme="minorHAnsi"/>
        </w:rPr>
        <w:t xml:space="preserve">, </w:t>
      </w:r>
      <w:r w:rsidRPr="00214093">
        <w:rPr>
          <w:rFonts w:eastAsiaTheme="minorHAnsi"/>
          <w:i/>
          <w:iCs/>
        </w:rPr>
        <w:t>32</w:t>
      </w:r>
      <w:r w:rsidRPr="00214093">
        <w:rPr>
          <w:rFonts w:eastAsiaTheme="minorHAnsi"/>
        </w:rPr>
        <w:t>(5), 1042–1053. https://doi.org/10.1093/beheco/arab058</w:t>
      </w:r>
    </w:p>
    <w:p w14:paraId="11B6957E" w14:textId="77777777" w:rsidR="00214093" w:rsidRPr="00214093" w:rsidRDefault="00214093" w:rsidP="00214093">
      <w:pPr>
        <w:pStyle w:val="Bibliography"/>
        <w:rPr>
          <w:rFonts w:eastAsiaTheme="minorHAnsi"/>
        </w:rPr>
      </w:pPr>
      <w:r w:rsidRPr="00214093">
        <w:rPr>
          <w:rFonts w:eastAsiaTheme="minorHAnsi"/>
        </w:rPr>
        <w:t xml:space="preserve">Wagner, D. N., Curry, R. L., Chen, N., Lovette, I. J., &amp; Taylor, S. A. (2020). Genomic regions underlying metabolic and neuronal signaling pathways are temporally consistent in a </w:t>
      </w:r>
      <w:r w:rsidRPr="00214093">
        <w:rPr>
          <w:rFonts w:eastAsiaTheme="minorHAnsi"/>
        </w:rPr>
        <w:lastRenderedPageBreak/>
        <w:t xml:space="preserve">moving avian hybrid zone. </w:t>
      </w:r>
      <w:r w:rsidRPr="00214093">
        <w:rPr>
          <w:rFonts w:eastAsiaTheme="minorHAnsi"/>
          <w:i/>
          <w:iCs/>
        </w:rPr>
        <w:t>Evolution</w:t>
      </w:r>
      <w:r w:rsidRPr="00214093">
        <w:rPr>
          <w:rFonts w:eastAsiaTheme="minorHAnsi"/>
        </w:rPr>
        <w:t xml:space="preserve">, </w:t>
      </w:r>
      <w:r w:rsidRPr="00214093">
        <w:rPr>
          <w:rFonts w:eastAsiaTheme="minorHAnsi"/>
          <w:i/>
          <w:iCs/>
        </w:rPr>
        <w:t>74</w:t>
      </w:r>
      <w:r w:rsidRPr="00214093">
        <w:rPr>
          <w:rFonts w:eastAsiaTheme="minorHAnsi"/>
        </w:rPr>
        <w:t>(7), 1498–1513. https://doi.org/10.1111/evo.13970</w:t>
      </w:r>
    </w:p>
    <w:p w14:paraId="2491B50D" w14:textId="77777777" w:rsidR="00214093" w:rsidRPr="00214093" w:rsidRDefault="00214093" w:rsidP="00214093">
      <w:pPr>
        <w:pStyle w:val="Bibliography"/>
        <w:rPr>
          <w:rFonts w:eastAsiaTheme="minorHAnsi"/>
        </w:rPr>
      </w:pPr>
      <w:r w:rsidRPr="00214093">
        <w:rPr>
          <w:rFonts w:eastAsiaTheme="minorHAnsi"/>
        </w:rPr>
        <w:t xml:space="preserve">Wei, Y., Li ,Wei, Yang ,Shuang, Zhong ,Peng, Bi ,Yingying, &amp; and Tang, Y. (2022). Noise exposure and its relationship with postinfarction cardiac remodeling: Implications for NLRP3 inflammasome activation. </w:t>
      </w:r>
      <w:r w:rsidRPr="00214093">
        <w:rPr>
          <w:rFonts w:eastAsiaTheme="minorHAnsi"/>
          <w:i/>
          <w:iCs/>
        </w:rPr>
        <w:t>Bioengineered</w:t>
      </w:r>
      <w:r w:rsidRPr="00214093">
        <w:rPr>
          <w:rFonts w:eastAsiaTheme="minorHAnsi"/>
        </w:rPr>
        <w:t xml:space="preserve">, </w:t>
      </w:r>
      <w:r w:rsidRPr="00214093">
        <w:rPr>
          <w:rFonts w:eastAsiaTheme="minorHAnsi"/>
          <w:i/>
          <w:iCs/>
        </w:rPr>
        <w:t>13</w:t>
      </w:r>
      <w:r w:rsidRPr="00214093">
        <w:rPr>
          <w:rFonts w:eastAsiaTheme="minorHAnsi"/>
        </w:rPr>
        <w:t>(5), 12127–12140. https://doi.org/10.1080/21655979.2022.2073126</w:t>
      </w:r>
    </w:p>
    <w:p w14:paraId="04DB88FF" w14:textId="77777777" w:rsidR="00214093" w:rsidRPr="00214093" w:rsidRDefault="00214093" w:rsidP="00214093">
      <w:pPr>
        <w:pStyle w:val="Bibliography"/>
        <w:rPr>
          <w:rFonts w:eastAsiaTheme="minorHAnsi"/>
        </w:rPr>
      </w:pPr>
      <w:r w:rsidRPr="00214093">
        <w:rPr>
          <w:rFonts w:eastAsiaTheme="minorHAnsi"/>
        </w:rPr>
        <w:t xml:space="preserve">Wilcoxen, T. E., Horn, D. J., Hogan, B. M., Hubble, C. N., Huber, S. J., Flamm, J., Knott, M., Lundstrom, L., Salik, F., </w:t>
      </w:r>
      <w:proofErr w:type="spellStart"/>
      <w:r w:rsidRPr="00214093">
        <w:rPr>
          <w:rFonts w:eastAsiaTheme="minorHAnsi"/>
        </w:rPr>
        <w:t>Wassenhove</w:t>
      </w:r>
      <w:proofErr w:type="spellEnd"/>
      <w:r w:rsidRPr="00214093">
        <w:rPr>
          <w:rFonts w:eastAsiaTheme="minorHAnsi"/>
        </w:rPr>
        <w:t xml:space="preserve">, S. J., &amp; Wrobel, E. R. (2015). Effects of bird-feeding activities on the health of wild birds. </w:t>
      </w:r>
      <w:r w:rsidRPr="00214093">
        <w:rPr>
          <w:rFonts w:eastAsiaTheme="minorHAnsi"/>
          <w:i/>
          <w:iCs/>
        </w:rPr>
        <w:t>Conservation Physiology</w:t>
      </w:r>
      <w:r w:rsidRPr="00214093">
        <w:rPr>
          <w:rFonts w:eastAsiaTheme="minorHAnsi"/>
        </w:rPr>
        <w:t xml:space="preserve">, </w:t>
      </w:r>
      <w:r w:rsidRPr="00214093">
        <w:rPr>
          <w:rFonts w:eastAsiaTheme="minorHAnsi"/>
          <w:i/>
          <w:iCs/>
        </w:rPr>
        <w:t>3</w:t>
      </w:r>
      <w:r w:rsidRPr="00214093">
        <w:rPr>
          <w:rFonts w:eastAsiaTheme="minorHAnsi"/>
        </w:rPr>
        <w:t>(1), cov058. https://doi.org/10.1093/conphys/cov058</w:t>
      </w:r>
    </w:p>
    <w:p w14:paraId="752346DF" w14:textId="77777777" w:rsidR="00214093" w:rsidRPr="00214093" w:rsidRDefault="00214093" w:rsidP="00214093">
      <w:pPr>
        <w:pStyle w:val="Bibliography"/>
        <w:rPr>
          <w:rFonts w:eastAsiaTheme="minorHAnsi"/>
        </w:rPr>
      </w:pPr>
      <w:r w:rsidRPr="00214093">
        <w:rPr>
          <w:rFonts w:eastAsiaTheme="minorHAnsi"/>
        </w:rPr>
        <w:t xml:space="preserve">Winchell, K. M., Campbell-Staton, S. C., </w:t>
      </w:r>
      <w:proofErr w:type="spellStart"/>
      <w:r w:rsidRPr="00214093">
        <w:rPr>
          <w:rFonts w:eastAsiaTheme="minorHAnsi"/>
        </w:rPr>
        <w:t>Losos</w:t>
      </w:r>
      <w:proofErr w:type="spellEnd"/>
      <w:r w:rsidRPr="00214093">
        <w:rPr>
          <w:rFonts w:eastAsiaTheme="minorHAnsi"/>
        </w:rPr>
        <w:t xml:space="preserve">, J. B., Revell, L. J., Verrelli, B. C., &amp; Geneva, A. J. (2023). Genome-wide parallelism underlies contemporary adaptation in urban lizards. </w:t>
      </w:r>
      <w:r w:rsidRPr="00214093">
        <w:rPr>
          <w:rFonts w:eastAsiaTheme="minorHAnsi"/>
          <w:i/>
          <w:iCs/>
        </w:rPr>
        <w:t>Proceedings of the National Academy of Sciences</w:t>
      </w:r>
      <w:r w:rsidRPr="00214093">
        <w:rPr>
          <w:rFonts w:eastAsiaTheme="minorHAnsi"/>
        </w:rPr>
        <w:t xml:space="preserve">, </w:t>
      </w:r>
      <w:r w:rsidRPr="00214093">
        <w:rPr>
          <w:rFonts w:eastAsiaTheme="minorHAnsi"/>
          <w:i/>
          <w:iCs/>
        </w:rPr>
        <w:t>120</w:t>
      </w:r>
      <w:r w:rsidRPr="00214093">
        <w:rPr>
          <w:rFonts w:eastAsiaTheme="minorHAnsi"/>
        </w:rPr>
        <w:t>(3), e2216789120. https://doi.org/10.1073/pnas.2216789120</w:t>
      </w:r>
    </w:p>
    <w:p w14:paraId="6562C79B" w14:textId="77777777" w:rsidR="00214093" w:rsidRPr="00214093" w:rsidRDefault="00214093" w:rsidP="00214093">
      <w:pPr>
        <w:pStyle w:val="Bibliography"/>
        <w:rPr>
          <w:rFonts w:eastAsiaTheme="minorHAnsi"/>
        </w:rPr>
      </w:pPr>
      <w:r w:rsidRPr="00214093">
        <w:rPr>
          <w:rFonts w:eastAsiaTheme="minorHAnsi"/>
        </w:rPr>
        <w:t xml:space="preserve">Zheng, J.-J., Li, W.-X., Liu, J.-Q., Guo, Y.-C., Wang, Q., Li, G.-H., Dai, S.-X., &amp; Huang, J.-F. (2018). Low expression of aging-related NRXN3 is associated with Alzheimer disease: A systematic review and meta-analysis. </w:t>
      </w:r>
      <w:r w:rsidRPr="00214093">
        <w:rPr>
          <w:rFonts w:eastAsiaTheme="minorHAnsi"/>
          <w:i/>
          <w:iCs/>
        </w:rPr>
        <w:t>Medicine</w:t>
      </w:r>
      <w:r w:rsidRPr="00214093">
        <w:rPr>
          <w:rFonts w:eastAsiaTheme="minorHAnsi"/>
        </w:rPr>
        <w:t xml:space="preserve">, </w:t>
      </w:r>
      <w:r w:rsidRPr="00214093">
        <w:rPr>
          <w:rFonts w:eastAsiaTheme="minorHAnsi"/>
          <w:i/>
          <w:iCs/>
        </w:rPr>
        <w:t>97</w:t>
      </w:r>
      <w:r w:rsidRPr="00214093">
        <w:rPr>
          <w:rFonts w:eastAsiaTheme="minorHAnsi"/>
        </w:rPr>
        <w:t>(28), e11343. https://doi.org/10.1097/MD.0000000000011343</w:t>
      </w:r>
    </w:p>
    <w:p w14:paraId="1990630C" w14:textId="77777777" w:rsidR="00214093" w:rsidRPr="00214093" w:rsidRDefault="00214093" w:rsidP="00214093">
      <w:pPr>
        <w:pStyle w:val="Bibliography"/>
        <w:rPr>
          <w:rFonts w:eastAsiaTheme="minorHAnsi"/>
        </w:rPr>
      </w:pPr>
      <w:r w:rsidRPr="00214093">
        <w:rPr>
          <w:rFonts w:eastAsiaTheme="minorHAnsi"/>
        </w:rPr>
        <w:t xml:space="preserve">Zhou, Z., Li, X., Xiao, Y., Wang, X., Tian, W., Peng, X., Bi, D., Sun, M., &amp; Li, Z. (2013). Gene expression responses to </w:t>
      </w:r>
      <w:proofErr w:type="spellStart"/>
      <w:r w:rsidRPr="00214093">
        <w:rPr>
          <w:rFonts w:eastAsiaTheme="minorHAnsi"/>
        </w:rPr>
        <w:t>Riemerella</w:t>
      </w:r>
      <w:proofErr w:type="spellEnd"/>
      <w:r w:rsidRPr="00214093">
        <w:rPr>
          <w:rFonts w:eastAsiaTheme="minorHAnsi"/>
        </w:rPr>
        <w:t xml:space="preserve"> </w:t>
      </w:r>
      <w:proofErr w:type="spellStart"/>
      <w:r w:rsidRPr="00214093">
        <w:rPr>
          <w:rFonts w:eastAsiaTheme="minorHAnsi"/>
        </w:rPr>
        <w:t>anatipestifer</w:t>
      </w:r>
      <w:proofErr w:type="spellEnd"/>
      <w:r w:rsidRPr="00214093">
        <w:rPr>
          <w:rFonts w:eastAsiaTheme="minorHAnsi"/>
        </w:rPr>
        <w:t xml:space="preserve"> infection in the liver of ducks. </w:t>
      </w:r>
      <w:r w:rsidRPr="00214093">
        <w:rPr>
          <w:rFonts w:eastAsiaTheme="minorHAnsi"/>
          <w:i/>
          <w:iCs/>
        </w:rPr>
        <w:t>Avian Pathology</w:t>
      </w:r>
      <w:r w:rsidRPr="00214093">
        <w:rPr>
          <w:rFonts w:eastAsiaTheme="minorHAnsi"/>
        </w:rPr>
        <w:t xml:space="preserve">, </w:t>
      </w:r>
      <w:r w:rsidRPr="00214093">
        <w:rPr>
          <w:rFonts w:eastAsiaTheme="minorHAnsi"/>
          <w:i/>
          <w:iCs/>
        </w:rPr>
        <w:t>42</w:t>
      </w:r>
      <w:r w:rsidRPr="00214093">
        <w:rPr>
          <w:rFonts w:eastAsiaTheme="minorHAnsi"/>
        </w:rPr>
        <w:t>(2), 129–136. https://doi.org/10.1080/03079457.2013.770127</w:t>
      </w:r>
    </w:p>
    <w:p w14:paraId="53347FC0" w14:textId="77777777" w:rsidR="00214093" w:rsidRPr="00214093" w:rsidRDefault="00214093" w:rsidP="00214093">
      <w:pPr>
        <w:pStyle w:val="Bibliography"/>
        <w:rPr>
          <w:rFonts w:eastAsiaTheme="minorHAnsi"/>
        </w:rPr>
      </w:pPr>
      <w:r w:rsidRPr="00214093">
        <w:rPr>
          <w:rFonts w:eastAsiaTheme="minorHAnsi"/>
        </w:rPr>
        <w:lastRenderedPageBreak/>
        <w:t xml:space="preserve">Zhu, H., Meissner, L. E., Byrnes, C., </w:t>
      </w:r>
      <w:proofErr w:type="spellStart"/>
      <w:r w:rsidRPr="00214093">
        <w:rPr>
          <w:rFonts w:eastAsiaTheme="minorHAnsi"/>
        </w:rPr>
        <w:t>Tuymetova</w:t>
      </w:r>
      <w:proofErr w:type="spellEnd"/>
      <w:r w:rsidRPr="00214093">
        <w:rPr>
          <w:rFonts w:eastAsiaTheme="minorHAnsi"/>
        </w:rPr>
        <w:t xml:space="preserve">, G., Tifft, C. J., &amp; Proia, R. L. (2020). The Complement Regulator Susd4 Influences Nervous-System Function and Neuronal Morphology in Mice. </w:t>
      </w:r>
      <w:proofErr w:type="spellStart"/>
      <w:r w:rsidRPr="00214093">
        <w:rPr>
          <w:rFonts w:eastAsiaTheme="minorHAnsi"/>
          <w:i/>
          <w:iCs/>
        </w:rPr>
        <w:t>iScience</w:t>
      </w:r>
      <w:proofErr w:type="spellEnd"/>
      <w:r w:rsidRPr="00214093">
        <w:rPr>
          <w:rFonts w:eastAsiaTheme="minorHAnsi"/>
        </w:rPr>
        <w:t xml:space="preserve">, </w:t>
      </w:r>
      <w:r w:rsidRPr="00214093">
        <w:rPr>
          <w:rFonts w:eastAsiaTheme="minorHAnsi"/>
          <w:i/>
          <w:iCs/>
        </w:rPr>
        <w:t>23</w:t>
      </w:r>
      <w:r w:rsidRPr="00214093">
        <w:rPr>
          <w:rFonts w:eastAsiaTheme="minorHAnsi"/>
        </w:rPr>
        <w:t>(3). https://doi.org/10.1016/j.isci.2020.100957</w:t>
      </w:r>
    </w:p>
    <w:p w14:paraId="03BD2212" w14:textId="2015D207" w:rsidR="00304CCA" w:rsidRPr="00F96EB6" w:rsidRDefault="00F96EB6" w:rsidP="00214093">
      <w:pPr>
        <w:pStyle w:val="Bibliography"/>
      </w:pPr>
      <w:r>
        <w:fldChar w:fldCharType="end"/>
      </w:r>
    </w:p>
    <w:sectPr w:rsidR="00304CCA" w:rsidRPr="00F96EB6" w:rsidSect="00A0138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33" w:author="Danny Jackson (Student)" w:date="2025-05-17T12:23:00Z" w:initials="DJ">
    <w:p w14:paraId="42669D5D" w14:textId="77777777" w:rsidR="00EE5DD6" w:rsidRDefault="00EE5DD6" w:rsidP="00EE5DD6">
      <w:r>
        <w:rPr>
          <w:rStyle w:val="CommentReference"/>
        </w:rPr>
        <w:annotationRef/>
      </w:r>
      <w:r>
        <w:rPr>
          <w:rFonts w:ascii="Calibri" w:eastAsia="Calibri" w:hAnsi="Calibri" w:cs="Calibri"/>
          <w:sz w:val="20"/>
          <w:szCs w:val="20"/>
        </w:rPr>
        <w:t>FKA and FKB also show up in these GO terms?</w:t>
      </w:r>
    </w:p>
  </w:comment>
  <w:comment w:id="947" w:author="Danny Jackson (Student)" w:date="2025-05-17T12:23:00Z" w:initials="DJ">
    <w:p w14:paraId="38C8F8F2" w14:textId="77777777" w:rsidR="00736C0B" w:rsidRDefault="00736C0B" w:rsidP="00736C0B">
      <w:r>
        <w:rPr>
          <w:rStyle w:val="CommentReference"/>
        </w:rPr>
        <w:annotationRef/>
      </w:r>
      <w:r>
        <w:rPr>
          <w:rFonts w:ascii="Calibri" w:eastAsia="Calibri" w:hAnsi="Calibri" w:cs="Calibri"/>
          <w:sz w:val="20"/>
          <w:szCs w:val="20"/>
        </w:rPr>
        <w:t>Were changes in regulatory or coding regions?</w:t>
      </w:r>
    </w:p>
  </w:comment>
  <w:comment w:id="948" w:author="Danny Jackson (Student)" w:date="2025-05-17T12:23:00Z" w:initials="DJ">
    <w:p w14:paraId="7D334944" w14:textId="77777777" w:rsidR="00736C0B" w:rsidRDefault="00736C0B" w:rsidP="00736C0B">
      <w:r>
        <w:rPr>
          <w:rStyle w:val="CommentReference"/>
        </w:rPr>
        <w:annotationRef/>
      </w:r>
      <w:r>
        <w:rPr>
          <w:rFonts w:ascii="Calibri" w:eastAsia="Calibri" w:hAnsi="Calibri" w:cs="Calibri"/>
          <w:sz w:val="20"/>
          <w:szCs w:val="20"/>
        </w:rPr>
        <w:t>FKA and FKB also show up in these GO terms?</w:t>
      </w:r>
    </w:p>
  </w:comment>
  <w:comment w:id="949" w:author="Danny Jackson (Student)" w:date="2025-05-17T12:24:00Z" w:initials="DJ">
    <w:p w14:paraId="4CEBD543" w14:textId="77777777" w:rsidR="00736C0B" w:rsidRDefault="00736C0B" w:rsidP="00736C0B">
      <w:r>
        <w:rPr>
          <w:rStyle w:val="CommentReference"/>
        </w:rPr>
        <w:annotationRef/>
      </w:r>
      <w:r>
        <w:rPr>
          <w:rFonts w:ascii="Calibri" w:eastAsia="Calibri" w:hAnsi="Calibri" w:cs="Calibri"/>
          <w:sz w:val="20"/>
          <w:szCs w:val="20"/>
        </w:rPr>
        <w:t>are we still talking about the FGA and FGB genes here? the end of this paragraph is confusing</w:t>
      </w:r>
    </w:p>
  </w:comment>
  <w:comment w:id="994" w:author="Danny Jackson (Student)" w:date="2025-05-17T12:27:00Z" w:initials="DJ">
    <w:p w14:paraId="6EBA310A" w14:textId="77777777" w:rsidR="00736C0B" w:rsidRDefault="00736C0B" w:rsidP="00736C0B">
      <w:r>
        <w:rPr>
          <w:rStyle w:val="CommentReference"/>
        </w:rPr>
        <w:annotationRef/>
      </w:r>
      <w:r>
        <w:rPr>
          <w:rFonts w:ascii="Calibri" w:eastAsia="Calibri" w:hAnsi="Calibri" w:cs="Calibri"/>
          <w:sz w:val="20"/>
          <w:szCs w:val="20"/>
        </w:rPr>
        <w:t xml:space="preserve">I’m not seeing this result referenced in methods or results. Add in some more detail and explanation in those sections because its a tough concept to follow </w:t>
      </w:r>
    </w:p>
  </w:comment>
  <w:comment w:id="995" w:author="Danny Jackson (Student)" w:date="2025-05-17T12:27:00Z" w:initials="DJ">
    <w:p w14:paraId="0785CE1A" w14:textId="77777777" w:rsidR="00736C0B" w:rsidRDefault="00736C0B" w:rsidP="00736C0B">
      <w:r>
        <w:rPr>
          <w:rStyle w:val="CommentReference"/>
        </w:rPr>
        <w:annotationRef/>
      </w:r>
      <w:r>
        <w:rPr>
          <w:rFonts w:ascii="Calibri" w:eastAsia="Calibri" w:hAnsi="Calibri" w:cs="Calibri"/>
          <w:sz w:val="20"/>
          <w:szCs w:val="20"/>
        </w:rPr>
        <w:t>Looking at Figure S2 I know you’re trying to compare NOCA vs PYRR but I’m still having a tough time remembering how log2 fold changes work into it</w:t>
      </w:r>
    </w:p>
  </w:comment>
  <w:comment w:id="1002" w:author="Danny Jackson (Student)" w:date="2025-05-17T12:28:00Z" w:initials="DJ">
    <w:p w14:paraId="31109FBF" w14:textId="77777777" w:rsidR="00736C0B" w:rsidRDefault="00736C0B" w:rsidP="00736C0B">
      <w:r>
        <w:rPr>
          <w:rStyle w:val="CommentReference"/>
        </w:rPr>
        <w:annotationRef/>
      </w:r>
      <w:r>
        <w:rPr>
          <w:rFonts w:ascii="Calibri" w:eastAsia="Calibri" w:hAnsi="Calibri" w:cs="Calibri"/>
          <w:sz w:val="20"/>
          <w:szCs w:val="20"/>
        </w:rPr>
        <w:t>This sentence isn’t doing much for me, especially as a topic sentence. I think this paragraph would be better off oriented as a discussion of what we’re starting to learn about the parallel or non-parallel nature of urbanization effects on birds</w:t>
      </w:r>
    </w:p>
  </w:comment>
  <w:comment w:id="1004" w:author="Danny Jackson (Student)" w:date="2025-05-17T12:28:00Z" w:initials="DJ">
    <w:p w14:paraId="725516C0" w14:textId="77777777" w:rsidR="00736C0B" w:rsidRDefault="00736C0B" w:rsidP="00736C0B">
      <w:r>
        <w:rPr>
          <w:rStyle w:val="CommentReference"/>
        </w:rPr>
        <w:annotationRef/>
      </w:r>
      <w:r>
        <w:rPr>
          <w:rFonts w:ascii="Calibri" w:eastAsia="Calibri" w:hAnsi="Calibri" w:cs="Calibri"/>
          <w:sz w:val="20"/>
          <w:szCs w:val="20"/>
        </w:rPr>
        <w:t>Not following — why would PRKN be associated with neural function?</w:t>
      </w:r>
    </w:p>
  </w:comment>
  <w:comment w:id="1005" w:author="Danny Jackson (Student)" w:date="2025-05-17T12:29:00Z" w:initials="DJ">
    <w:p w14:paraId="060C6FA1" w14:textId="77777777" w:rsidR="00736C0B" w:rsidRDefault="00736C0B" w:rsidP="00736C0B">
      <w:r>
        <w:rPr>
          <w:rStyle w:val="CommentReference"/>
        </w:rPr>
        <w:annotationRef/>
      </w:r>
      <w:r>
        <w:rPr>
          <w:rFonts w:ascii="Calibri" w:eastAsia="Calibri" w:hAnsi="Calibri" w:cs="Calibri"/>
          <w:sz w:val="20"/>
          <w:szCs w:val="20"/>
        </w:rPr>
        <w:t>Add paragraph on limitations of the study, lack of replication of cities, limited sample numbers.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669D5D" w15:done="0"/>
  <w15:commentEx w15:paraId="38C8F8F2" w15:done="0"/>
  <w15:commentEx w15:paraId="7D334944" w15:done="0"/>
  <w15:commentEx w15:paraId="4CEBD543" w15:done="0"/>
  <w15:commentEx w15:paraId="6EBA310A" w15:done="0"/>
  <w15:commentEx w15:paraId="0785CE1A" w15:paraIdParent="6EBA310A" w15:done="0"/>
  <w15:commentEx w15:paraId="31109FBF" w15:done="0"/>
  <w15:commentEx w15:paraId="725516C0" w15:done="0"/>
  <w15:commentEx w15:paraId="060C6F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6EBDE2" w16cex:dateUtc="2025-05-17T19:23:00Z"/>
  <w16cex:commentExtensible w16cex:durableId="184CBA62" w16cex:dateUtc="2025-05-17T19:23:00Z"/>
  <w16cex:commentExtensible w16cex:durableId="4F7559F3" w16cex:dateUtc="2025-05-17T19:23:00Z"/>
  <w16cex:commentExtensible w16cex:durableId="4B30AB3E" w16cex:dateUtc="2025-05-17T19:24:00Z"/>
  <w16cex:commentExtensible w16cex:durableId="41169E56" w16cex:dateUtc="2025-05-17T19:27:00Z"/>
  <w16cex:commentExtensible w16cex:durableId="48B00B04" w16cex:dateUtc="2025-05-17T19:27:00Z"/>
  <w16cex:commentExtensible w16cex:durableId="04611C58" w16cex:dateUtc="2025-05-17T19:28:00Z"/>
  <w16cex:commentExtensible w16cex:durableId="52954AB8" w16cex:dateUtc="2025-05-17T19:28:00Z"/>
  <w16cex:commentExtensible w16cex:durableId="2885F19D" w16cex:dateUtc="2025-05-17T1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669D5D" w16cid:durableId="416EBDE2"/>
  <w16cid:commentId w16cid:paraId="38C8F8F2" w16cid:durableId="184CBA62"/>
  <w16cid:commentId w16cid:paraId="7D334944" w16cid:durableId="4F7559F3"/>
  <w16cid:commentId w16cid:paraId="4CEBD543" w16cid:durableId="4B30AB3E"/>
  <w16cid:commentId w16cid:paraId="6EBA310A" w16cid:durableId="41169E56"/>
  <w16cid:commentId w16cid:paraId="0785CE1A" w16cid:durableId="48B00B04"/>
  <w16cid:commentId w16cid:paraId="31109FBF" w16cid:durableId="04611C58"/>
  <w16cid:commentId w16cid:paraId="725516C0" w16cid:durableId="52954AB8"/>
  <w16cid:commentId w16cid:paraId="060C6FA1" w16cid:durableId="2885F1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A0909"/>
    <w:multiLevelType w:val="hybridMultilevel"/>
    <w:tmpl w:val="44142744"/>
    <w:lvl w:ilvl="0" w:tplc="FE6AEF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B42E86"/>
    <w:multiLevelType w:val="hybridMultilevel"/>
    <w:tmpl w:val="1E422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B36A06"/>
    <w:multiLevelType w:val="hybridMultilevel"/>
    <w:tmpl w:val="5324E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EE288A"/>
    <w:multiLevelType w:val="hybridMultilevel"/>
    <w:tmpl w:val="DDA0F7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72B3371"/>
    <w:multiLevelType w:val="hybridMultilevel"/>
    <w:tmpl w:val="444ECF9C"/>
    <w:lvl w:ilvl="0" w:tplc="6B420AC4">
      <w:start w:val="1"/>
      <w:numFmt w:val="decimal"/>
      <w:lvlText w:val="%1"/>
      <w:lvlJc w:val="right"/>
      <w:pPr>
        <w:tabs>
          <w:tab w:val="num" w:pos="960"/>
        </w:tabs>
        <w:ind w:left="960" w:hanging="360"/>
      </w:pPr>
    </w:lvl>
    <w:lvl w:ilvl="1" w:tplc="00190409">
      <w:start w:val="1"/>
      <w:numFmt w:val="decimal"/>
      <w:lvlText w:val="%2."/>
      <w:lvlJc w:val="left"/>
      <w:pPr>
        <w:tabs>
          <w:tab w:val="num" w:pos="1440"/>
        </w:tabs>
        <w:ind w:left="1440" w:hanging="360"/>
      </w:pPr>
    </w:lvl>
    <w:lvl w:ilvl="2" w:tplc="001B0409">
      <w:start w:val="1"/>
      <w:numFmt w:val="decimal"/>
      <w:lvlText w:val="%3."/>
      <w:lvlJc w:val="left"/>
      <w:pPr>
        <w:tabs>
          <w:tab w:val="num" w:pos="2160"/>
        </w:tabs>
        <w:ind w:left="2160" w:hanging="360"/>
      </w:pPr>
    </w:lvl>
    <w:lvl w:ilvl="3" w:tplc="000F0409">
      <w:start w:val="1"/>
      <w:numFmt w:val="decimal"/>
      <w:lvlText w:val="%4."/>
      <w:lvlJc w:val="left"/>
      <w:pPr>
        <w:tabs>
          <w:tab w:val="num" w:pos="2880"/>
        </w:tabs>
        <w:ind w:left="2880" w:hanging="360"/>
      </w:pPr>
    </w:lvl>
    <w:lvl w:ilvl="4" w:tplc="00190409">
      <w:start w:val="1"/>
      <w:numFmt w:val="decimal"/>
      <w:lvlText w:val="%5."/>
      <w:lvlJc w:val="left"/>
      <w:pPr>
        <w:tabs>
          <w:tab w:val="num" w:pos="3600"/>
        </w:tabs>
        <w:ind w:left="3600" w:hanging="360"/>
      </w:pPr>
    </w:lvl>
    <w:lvl w:ilvl="5" w:tplc="001B0409">
      <w:start w:val="1"/>
      <w:numFmt w:val="decimal"/>
      <w:lvlText w:val="%6."/>
      <w:lvlJc w:val="left"/>
      <w:pPr>
        <w:tabs>
          <w:tab w:val="num" w:pos="4320"/>
        </w:tabs>
        <w:ind w:left="4320" w:hanging="360"/>
      </w:pPr>
    </w:lvl>
    <w:lvl w:ilvl="6" w:tplc="000F0409">
      <w:start w:val="1"/>
      <w:numFmt w:val="decimal"/>
      <w:lvlText w:val="%7."/>
      <w:lvlJc w:val="left"/>
      <w:pPr>
        <w:tabs>
          <w:tab w:val="num" w:pos="5040"/>
        </w:tabs>
        <w:ind w:left="5040" w:hanging="360"/>
      </w:pPr>
    </w:lvl>
    <w:lvl w:ilvl="7" w:tplc="00190409">
      <w:start w:val="1"/>
      <w:numFmt w:val="decimal"/>
      <w:lvlText w:val="%8."/>
      <w:lvlJc w:val="left"/>
      <w:pPr>
        <w:tabs>
          <w:tab w:val="num" w:pos="5760"/>
        </w:tabs>
        <w:ind w:left="5760" w:hanging="360"/>
      </w:pPr>
    </w:lvl>
    <w:lvl w:ilvl="8" w:tplc="001B0409">
      <w:start w:val="1"/>
      <w:numFmt w:val="decimal"/>
      <w:lvlText w:val="%9."/>
      <w:lvlJc w:val="left"/>
      <w:pPr>
        <w:tabs>
          <w:tab w:val="num" w:pos="6480"/>
        </w:tabs>
        <w:ind w:left="6480" w:hanging="360"/>
      </w:pPr>
    </w:lvl>
  </w:abstractNum>
  <w:abstractNum w:abstractNumId="5" w15:restartNumberingAfterBreak="0">
    <w:nsid w:val="441D5E1A"/>
    <w:multiLevelType w:val="hybridMultilevel"/>
    <w:tmpl w:val="09B81A62"/>
    <w:lvl w:ilvl="0" w:tplc="41DAD0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2D4308"/>
    <w:multiLevelType w:val="hybridMultilevel"/>
    <w:tmpl w:val="C22E1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7D62C7"/>
    <w:multiLevelType w:val="multilevel"/>
    <w:tmpl w:val="6C5E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B77843"/>
    <w:multiLevelType w:val="hybridMultilevel"/>
    <w:tmpl w:val="F210E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797234"/>
    <w:multiLevelType w:val="hybridMultilevel"/>
    <w:tmpl w:val="07825E3C"/>
    <w:lvl w:ilvl="0" w:tplc="9EFED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D074E8"/>
    <w:multiLevelType w:val="hybridMultilevel"/>
    <w:tmpl w:val="7DE2C9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74498207">
    <w:abstractNumId w:val="7"/>
  </w:num>
  <w:num w:numId="2" w16cid:durableId="1930768281">
    <w:abstractNumId w:val="4"/>
  </w:num>
  <w:num w:numId="3" w16cid:durableId="12370100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0321002">
    <w:abstractNumId w:val="10"/>
  </w:num>
  <w:num w:numId="5" w16cid:durableId="1884250347">
    <w:abstractNumId w:val="2"/>
  </w:num>
  <w:num w:numId="6" w16cid:durableId="1615164135">
    <w:abstractNumId w:val="1"/>
  </w:num>
  <w:num w:numId="7" w16cid:durableId="1636065050">
    <w:abstractNumId w:val="9"/>
  </w:num>
  <w:num w:numId="8" w16cid:durableId="951400416">
    <w:abstractNumId w:val="5"/>
  </w:num>
  <w:num w:numId="9" w16cid:durableId="94134456">
    <w:abstractNumId w:val="3"/>
  </w:num>
  <w:num w:numId="10" w16cid:durableId="729957637">
    <w:abstractNumId w:val="0"/>
  </w:num>
  <w:num w:numId="11" w16cid:durableId="1146121869">
    <w:abstractNumId w:val="6"/>
  </w:num>
  <w:num w:numId="12" w16cid:durableId="56912082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ny Jackson (Student)">
    <w15:presenceInfo w15:providerId="AD" w15:userId="S::dnjacks4@sundevils.asu.edu::4b8e1a01-6d56-4e9e-b804-fdb018434c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78F"/>
    <w:rsid w:val="000023FB"/>
    <w:rsid w:val="000337C4"/>
    <w:rsid w:val="00034B1D"/>
    <w:rsid w:val="0005053C"/>
    <w:rsid w:val="00082146"/>
    <w:rsid w:val="00097251"/>
    <w:rsid w:val="000A5E4B"/>
    <w:rsid w:val="000B62C3"/>
    <w:rsid w:val="000B7E8A"/>
    <w:rsid w:val="000D2DCD"/>
    <w:rsid w:val="000D41C2"/>
    <w:rsid w:val="000E6A20"/>
    <w:rsid w:val="00107AF4"/>
    <w:rsid w:val="001127A2"/>
    <w:rsid w:val="001235DD"/>
    <w:rsid w:val="001243C1"/>
    <w:rsid w:val="001243D7"/>
    <w:rsid w:val="001271C5"/>
    <w:rsid w:val="00144025"/>
    <w:rsid w:val="00177E81"/>
    <w:rsid w:val="001A72F4"/>
    <w:rsid w:val="001D1173"/>
    <w:rsid w:val="001D4DD1"/>
    <w:rsid w:val="001E0B45"/>
    <w:rsid w:val="002062CB"/>
    <w:rsid w:val="00214093"/>
    <w:rsid w:val="00222B57"/>
    <w:rsid w:val="00226C0D"/>
    <w:rsid w:val="002542DA"/>
    <w:rsid w:val="0028087A"/>
    <w:rsid w:val="002A6529"/>
    <w:rsid w:val="002A7442"/>
    <w:rsid w:val="002B51D5"/>
    <w:rsid w:val="002B5ACD"/>
    <w:rsid w:val="002C067A"/>
    <w:rsid w:val="002C0AE7"/>
    <w:rsid w:val="002D01F7"/>
    <w:rsid w:val="002D25B2"/>
    <w:rsid w:val="002D452C"/>
    <w:rsid w:val="002D65AD"/>
    <w:rsid w:val="002D6E55"/>
    <w:rsid w:val="002E1F60"/>
    <w:rsid w:val="002E44FF"/>
    <w:rsid w:val="00304CCA"/>
    <w:rsid w:val="00306ED9"/>
    <w:rsid w:val="00346793"/>
    <w:rsid w:val="003560AA"/>
    <w:rsid w:val="003673D3"/>
    <w:rsid w:val="00374867"/>
    <w:rsid w:val="00396D2A"/>
    <w:rsid w:val="003A6CB7"/>
    <w:rsid w:val="003B0D2D"/>
    <w:rsid w:val="003B5579"/>
    <w:rsid w:val="003D16D4"/>
    <w:rsid w:val="003E038C"/>
    <w:rsid w:val="003F0538"/>
    <w:rsid w:val="00400A28"/>
    <w:rsid w:val="0040498E"/>
    <w:rsid w:val="00410F32"/>
    <w:rsid w:val="004447EB"/>
    <w:rsid w:val="00445C45"/>
    <w:rsid w:val="00453D09"/>
    <w:rsid w:val="00461EBB"/>
    <w:rsid w:val="00466631"/>
    <w:rsid w:val="004B71C6"/>
    <w:rsid w:val="004D19F0"/>
    <w:rsid w:val="004E0BDB"/>
    <w:rsid w:val="004E3A08"/>
    <w:rsid w:val="004F46E9"/>
    <w:rsid w:val="00515936"/>
    <w:rsid w:val="005225B1"/>
    <w:rsid w:val="00536B35"/>
    <w:rsid w:val="00542486"/>
    <w:rsid w:val="0055591F"/>
    <w:rsid w:val="0056135C"/>
    <w:rsid w:val="00581372"/>
    <w:rsid w:val="005B1920"/>
    <w:rsid w:val="005C0126"/>
    <w:rsid w:val="005E11F9"/>
    <w:rsid w:val="005E166B"/>
    <w:rsid w:val="00604E25"/>
    <w:rsid w:val="006279F3"/>
    <w:rsid w:val="00653803"/>
    <w:rsid w:val="00671504"/>
    <w:rsid w:val="006727D1"/>
    <w:rsid w:val="006A4E3F"/>
    <w:rsid w:val="006A7BA9"/>
    <w:rsid w:val="006C4BC6"/>
    <w:rsid w:val="006D1373"/>
    <w:rsid w:val="006D52C0"/>
    <w:rsid w:val="006E0B38"/>
    <w:rsid w:val="00702404"/>
    <w:rsid w:val="00712099"/>
    <w:rsid w:val="00725894"/>
    <w:rsid w:val="007265D3"/>
    <w:rsid w:val="0073423B"/>
    <w:rsid w:val="00736C0B"/>
    <w:rsid w:val="00744C12"/>
    <w:rsid w:val="00750FCE"/>
    <w:rsid w:val="00756492"/>
    <w:rsid w:val="0076390C"/>
    <w:rsid w:val="00763DD7"/>
    <w:rsid w:val="0078229F"/>
    <w:rsid w:val="007826E2"/>
    <w:rsid w:val="00791708"/>
    <w:rsid w:val="007A6CC1"/>
    <w:rsid w:val="007B14EB"/>
    <w:rsid w:val="007B4C34"/>
    <w:rsid w:val="007F5480"/>
    <w:rsid w:val="00807D86"/>
    <w:rsid w:val="00816E29"/>
    <w:rsid w:val="00825C7F"/>
    <w:rsid w:val="00847ABC"/>
    <w:rsid w:val="00847D9D"/>
    <w:rsid w:val="0085178F"/>
    <w:rsid w:val="008845B0"/>
    <w:rsid w:val="00886386"/>
    <w:rsid w:val="008A699A"/>
    <w:rsid w:val="008B5654"/>
    <w:rsid w:val="008B60B2"/>
    <w:rsid w:val="008D5DDE"/>
    <w:rsid w:val="008F5817"/>
    <w:rsid w:val="00904085"/>
    <w:rsid w:val="009170B4"/>
    <w:rsid w:val="00934DF3"/>
    <w:rsid w:val="00945F0C"/>
    <w:rsid w:val="00963D70"/>
    <w:rsid w:val="00975B6A"/>
    <w:rsid w:val="00975E2E"/>
    <w:rsid w:val="00981918"/>
    <w:rsid w:val="00981C07"/>
    <w:rsid w:val="009B6475"/>
    <w:rsid w:val="009B64EF"/>
    <w:rsid w:val="009D641D"/>
    <w:rsid w:val="009D6CB0"/>
    <w:rsid w:val="009E0653"/>
    <w:rsid w:val="00A01386"/>
    <w:rsid w:val="00A316B5"/>
    <w:rsid w:val="00A33D4F"/>
    <w:rsid w:val="00A50D58"/>
    <w:rsid w:val="00A554DB"/>
    <w:rsid w:val="00A62D78"/>
    <w:rsid w:val="00A65444"/>
    <w:rsid w:val="00A87208"/>
    <w:rsid w:val="00A90E2F"/>
    <w:rsid w:val="00A97CE6"/>
    <w:rsid w:val="00AA3905"/>
    <w:rsid w:val="00AA3F03"/>
    <w:rsid w:val="00AA7173"/>
    <w:rsid w:val="00AC10FE"/>
    <w:rsid w:val="00AC1477"/>
    <w:rsid w:val="00AC3994"/>
    <w:rsid w:val="00AD2AFB"/>
    <w:rsid w:val="00AE3977"/>
    <w:rsid w:val="00AF493F"/>
    <w:rsid w:val="00B0043B"/>
    <w:rsid w:val="00B077FE"/>
    <w:rsid w:val="00B142F6"/>
    <w:rsid w:val="00B369DB"/>
    <w:rsid w:val="00B46C90"/>
    <w:rsid w:val="00B46E58"/>
    <w:rsid w:val="00B64C7D"/>
    <w:rsid w:val="00BA2864"/>
    <w:rsid w:val="00BA3E31"/>
    <w:rsid w:val="00BC5BEA"/>
    <w:rsid w:val="00C212DF"/>
    <w:rsid w:val="00C234B9"/>
    <w:rsid w:val="00C24752"/>
    <w:rsid w:val="00C552E8"/>
    <w:rsid w:val="00C57197"/>
    <w:rsid w:val="00C6396A"/>
    <w:rsid w:val="00C67C22"/>
    <w:rsid w:val="00C7421A"/>
    <w:rsid w:val="00C8148B"/>
    <w:rsid w:val="00C94618"/>
    <w:rsid w:val="00CA0B7A"/>
    <w:rsid w:val="00CA2E21"/>
    <w:rsid w:val="00CA5229"/>
    <w:rsid w:val="00CA5450"/>
    <w:rsid w:val="00CD40F6"/>
    <w:rsid w:val="00CF0EAC"/>
    <w:rsid w:val="00CF1894"/>
    <w:rsid w:val="00D04AF6"/>
    <w:rsid w:val="00D075F4"/>
    <w:rsid w:val="00D101C7"/>
    <w:rsid w:val="00D10A17"/>
    <w:rsid w:val="00D17B8C"/>
    <w:rsid w:val="00D369E5"/>
    <w:rsid w:val="00D73D7D"/>
    <w:rsid w:val="00D941CC"/>
    <w:rsid w:val="00DA41A9"/>
    <w:rsid w:val="00DB3AA5"/>
    <w:rsid w:val="00DC016C"/>
    <w:rsid w:val="00DC3903"/>
    <w:rsid w:val="00DC4E17"/>
    <w:rsid w:val="00DF2823"/>
    <w:rsid w:val="00E1092B"/>
    <w:rsid w:val="00E122F5"/>
    <w:rsid w:val="00E1562A"/>
    <w:rsid w:val="00E168C2"/>
    <w:rsid w:val="00E35866"/>
    <w:rsid w:val="00E468A5"/>
    <w:rsid w:val="00E47263"/>
    <w:rsid w:val="00E8193A"/>
    <w:rsid w:val="00E8218A"/>
    <w:rsid w:val="00E9295A"/>
    <w:rsid w:val="00EA1738"/>
    <w:rsid w:val="00EA3916"/>
    <w:rsid w:val="00EA773F"/>
    <w:rsid w:val="00EC2A75"/>
    <w:rsid w:val="00EE3E0E"/>
    <w:rsid w:val="00EE5DD6"/>
    <w:rsid w:val="00EE7616"/>
    <w:rsid w:val="00EF5CFB"/>
    <w:rsid w:val="00F242EC"/>
    <w:rsid w:val="00F25930"/>
    <w:rsid w:val="00F51033"/>
    <w:rsid w:val="00F51214"/>
    <w:rsid w:val="00F54901"/>
    <w:rsid w:val="00F571CB"/>
    <w:rsid w:val="00F76822"/>
    <w:rsid w:val="00F96EB6"/>
    <w:rsid w:val="00FA2995"/>
    <w:rsid w:val="00FA491C"/>
    <w:rsid w:val="00FA4A2F"/>
    <w:rsid w:val="00FC6680"/>
    <w:rsid w:val="00FE72A9"/>
    <w:rsid w:val="00FE7D98"/>
    <w:rsid w:val="00FF36E3"/>
    <w:rsid w:val="00FF6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CC44E"/>
  <w14:defaultImageDpi w14:val="32767"/>
  <w15:chartTrackingRefBased/>
  <w15:docId w15:val="{4A2EE307-6C31-5341-A7C6-4026D716B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E0BDB"/>
    <w:rPr>
      <w:rFonts w:ascii="Times New Roman" w:eastAsiaTheme="minorEastAsia" w:hAnsi="Times New Roman" w:cs="Times New Roman"/>
    </w:rPr>
  </w:style>
  <w:style w:type="paragraph" w:styleId="Heading1">
    <w:name w:val="heading 1"/>
    <w:basedOn w:val="Normal"/>
    <w:next w:val="Normal"/>
    <w:link w:val="Heading1Char"/>
    <w:uiPriority w:val="9"/>
    <w:qFormat/>
    <w:rsid w:val="0085178F"/>
    <w:pPr>
      <w:keepNext/>
      <w:spacing w:before="240" w:after="60"/>
      <w:outlineLvl w:val="0"/>
    </w:pPr>
    <w:rPr>
      <w:b/>
      <w:kern w:val="32"/>
    </w:rPr>
  </w:style>
  <w:style w:type="paragraph" w:styleId="Heading2">
    <w:name w:val="heading 2"/>
    <w:basedOn w:val="Normal"/>
    <w:next w:val="Normal"/>
    <w:link w:val="Heading2Char"/>
    <w:uiPriority w:val="9"/>
    <w:qFormat/>
    <w:rsid w:val="0085178F"/>
    <w:pPr>
      <w:keepNext/>
      <w:spacing w:before="240" w:after="60"/>
      <w:outlineLvl w:val="1"/>
    </w:pPr>
    <w:rPr>
      <w:b/>
    </w:rPr>
  </w:style>
  <w:style w:type="paragraph" w:styleId="Heading3">
    <w:name w:val="heading 3"/>
    <w:basedOn w:val="Normal"/>
    <w:next w:val="Normal"/>
    <w:link w:val="Heading3Char"/>
    <w:uiPriority w:val="9"/>
    <w:semiHidden/>
    <w:unhideWhenUsed/>
    <w:qFormat/>
    <w:rsid w:val="0085178F"/>
    <w:pPr>
      <w:keepNext/>
      <w:keepLines/>
      <w:spacing w:before="280" w:after="80"/>
      <w:outlineLvl w:val="2"/>
    </w:pPr>
    <w:rPr>
      <w:rFonts w:ascii="Calibri" w:eastAsia="Calibri" w:hAnsi="Calibri" w:cs="Calibri"/>
      <w:b/>
      <w:sz w:val="28"/>
      <w:szCs w:val="28"/>
    </w:rPr>
  </w:style>
  <w:style w:type="paragraph" w:styleId="Heading4">
    <w:name w:val="heading 4"/>
    <w:basedOn w:val="Normal"/>
    <w:next w:val="Normal"/>
    <w:link w:val="Heading4Char"/>
    <w:uiPriority w:val="9"/>
    <w:semiHidden/>
    <w:unhideWhenUsed/>
    <w:qFormat/>
    <w:rsid w:val="0085178F"/>
    <w:pPr>
      <w:keepNext/>
      <w:keepLines/>
      <w:spacing w:before="240" w:after="40"/>
      <w:outlineLvl w:val="3"/>
    </w:pPr>
    <w:rPr>
      <w:rFonts w:ascii="Calibri" w:eastAsia="Calibri" w:hAnsi="Calibri" w:cs="Calibri"/>
      <w:b/>
    </w:rPr>
  </w:style>
  <w:style w:type="paragraph" w:styleId="Heading5">
    <w:name w:val="heading 5"/>
    <w:basedOn w:val="Normal"/>
    <w:next w:val="Normal"/>
    <w:link w:val="Heading5Char"/>
    <w:uiPriority w:val="9"/>
    <w:semiHidden/>
    <w:unhideWhenUsed/>
    <w:qFormat/>
    <w:rsid w:val="0085178F"/>
    <w:pPr>
      <w:keepNext/>
      <w:keepLines/>
      <w:spacing w:before="220" w:after="40"/>
      <w:outlineLvl w:val="4"/>
    </w:pPr>
    <w:rPr>
      <w:rFonts w:ascii="Calibri" w:eastAsia="Calibri" w:hAnsi="Calibri" w:cs="Calibri"/>
      <w:b/>
      <w:sz w:val="22"/>
      <w:szCs w:val="22"/>
    </w:rPr>
  </w:style>
  <w:style w:type="paragraph" w:styleId="Heading6">
    <w:name w:val="heading 6"/>
    <w:basedOn w:val="Normal"/>
    <w:next w:val="Normal"/>
    <w:link w:val="Heading6Char"/>
    <w:uiPriority w:val="9"/>
    <w:semiHidden/>
    <w:unhideWhenUsed/>
    <w:qFormat/>
    <w:rsid w:val="0085178F"/>
    <w:pPr>
      <w:keepNext/>
      <w:keepLines/>
      <w:spacing w:before="200" w:after="40"/>
      <w:outlineLvl w:val="5"/>
    </w:pPr>
    <w:rPr>
      <w:rFonts w:ascii="Calibri" w:eastAsia="Calibri" w:hAnsi="Calibri" w:cs="Calibri"/>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78F"/>
    <w:rPr>
      <w:rFonts w:ascii="Times New Roman" w:eastAsiaTheme="minorEastAsia" w:hAnsi="Times New Roman" w:cs="Times New Roman"/>
      <w:b/>
      <w:kern w:val="32"/>
    </w:rPr>
  </w:style>
  <w:style w:type="character" w:customStyle="1" w:styleId="Heading2Char">
    <w:name w:val="Heading 2 Char"/>
    <w:basedOn w:val="DefaultParagraphFont"/>
    <w:link w:val="Heading2"/>
    <w:uiPriority w:val="9"/>
    <w:rsid w:val="0085178F"/>
    <w:rPr>
      <w:rFonts w:ascii="Times New Roman" w:eastAsiaTheme="minorEastAsia" w:hAnsi="Times New Roman" w:cs="Times New Roman"/>
      <w:b/>
    </w:rPr>
  </w:style>
  <w:style w:type="character" w:customStyle="1" w:styleId="Heading3Char">
    <w:name w:val="Heading 3 Char"/>
    <w:basedOn w:val="DefaultParagraphFont"/>
    <w:link w:val="Heading3"/>
    <w:uiPriority w:val="9"/>
    <w:semiHidden/>
    <w:rsid w:val="0085178F"/>
    <w:rPr>
      <w:rFonts w:ascii="Calibri" w:eastAsia="Calibri" w:hAnsi="Calibri" w:cs="Calibri"/>
      <w:b/>
      <w:sz w:val="28"/>
      <w:szCs w:val="28"/>
    </w:rPr>
  </w:style>
  <w:style w:type="character" w:customStyle="1" w:styleId="Heading4Char">
    <w:name w:val="Heading 4 Char"/>
    <w:basedOn w:val="DefaultParagraphFont"/>
    <w:link w:val="Heading4"/>
    <w:uiPriority w:val="9"/>
    <w:semiHidden/>
    <w:rsid w:val="0085178F"/>
    <w:rPr>
      <w:rFonts w:ascii="Calibri" w:eastAsia="Calibri" w:hAnsi="Calibri" w:cs="Calibri"/>
      <w:b/>
    </w:rPr>
  </w:style>
  <w:style w:type="character" w:customStyle="1" w:styleId="Heading5Char">
    <w:name w:val="Heading 5 Char"/>
    <w:basedOn w:val="DefaultParagraphFont"/>
    <w:link w:val="Heading5"/>
    <w:uiPriority w:val="9"/>
    <w:semiHidden/>
    <w:rsid w:val="0085178F"/>
    <w:rPr>
      <w:rFonts w:ascii="Calibri" w:eastAsia="Calibri" w:hAnsi="Calibri" w:cs="Calibri"/>
      <w:b/>
      <w:sz w:val="22"/>
      <w:szCs w:val="22"/>
    </w:rPr>
  </w:style>
  <w:style w:type="character" w:customStyle="1" w:styleId="Heading6Char">
    <w:name w:val="Heading 6 Char"/>
    <w:basedOn w:val="DefaultParagraphFont"/>
    <w:link w:val="Heading6"/>
    <w:uiPriority w:val="9"/>
    <w:semiHidden/>
    <w:rsid w:val="0085178F"/>
    <w:rPr>
      <w:rFonts w:ascii="Calibri" w:eastAsia="Calibri" w:hAnsi="Calibri" w:cs="Calibri"/>
      <w:b/>
      <w:sz w:val="20"/>
      <w:szCs w:val="20"/>
    </w:rPr>
  </w:style>
  <w:style w:type="paragraph" w:customStyle="1" w:styleId="msonormal0">
    <w:name w:val="msonormal"/>
    <w:rsid w:val="0085178F"/>
    <w:rPr>
      <w:rFonts w:ascii="Times New Roman" w:eastAsiaTheme="minorEastAsia" w:hAnsi="Times New Roman" w:cs="Times New Roman"/>
    </w:rPr>
  </w:style>
  <w:style w:type="paragraph" w:styleId="NormalWeb">
    <w:name w:val="Normal (Web)"/>
    <w:uiPriority w:val="99"/>
    <w:unhideWhenUsed/>
    <w:rsid w:val="0085178F"/>
    <w:rPr>
      <w:rFonts w:ascii="Times New Roman" w:eastAsiaTheme="minorEastAsia" w:hAnsi="Times New Roman" w:cs="Times New Roman"/>
    </w:rPr>
  </w:style>
  <w:style w:type="paragraph" w:styleId="Footer">
    <w:name w:val="footer"/>
    <w:basedOn w:val="Normal"/>
    <w:link w:val="FooterChar"/>
    <w:uiPriority w:val="99"/>
    <w:unhideWhenUsed/>
    <w:rsid w:val="0085178F"/>
    <w:pPr>
      <w:tabs>
        <w:tab w:val="center" w:pos="4320"/>
        <w:tab w:val="right" w:pos="8640"/>
      </w:tabs>
      <w:spacing w:after="720"/>
    </w:pPr>
  </w:style>
  <w:style w:type="character" w:customStyle="1" w:styleId="FooterChar">
    <w:name w:val="Footer Char"/>
    <w:basedOn w:val="DefaultParagraphFont"/>
    <w:link w:val="Footer"/>
    <w:uiPriority w:val="99"/>
    <w:rsid w:val="0085178F"/>
    <w:rPr>
      <w:rFonts w:ascii="Times New Roman" w:eastAsiaTheme="minorEastAsia" w:hAnsi="Times New Roman" w:cs="Times New Roman"/>
    </w:rPr>
  </w:style>
  <w:style w:type="paragraph" w:styleId="Header">
    <w:name w:val="header"/>
    <w:basedOn w:val="Normal"/>
    <w:link w:val="HeaderChar"/>
    <w:uiPriority w:val="99"/>
    <w:unhideWhenUsed/>
    <w:rsid w:val="0085178F"/>
    <w:pPr>
      <w:tabs>
        <w:tab w:val="center" w:pos="4320"/>
        <w:tab w:val="right" w:pos="8640"/>
      </w:tabs>
      <w:spacing w:before="720"/>
      <w:ind w:left="720" w:right="720"/>
    </w:pPr>
  </w:style>
  <w:style w:type="character" w:customStyle="1" w:styleId="HeaderChar">
    <w:name w:val="Header Char"/>
    <w:basedOn w:val="DefaultParagraphFont"/>
    <w:link w:val="Header"/>
    <w:uiPriority w:val="99"/>
    <w:rsid w:val="0085178F"/>
    <w:rPr>
      <w:rFonts w:ascii="Times New Roman" w:eastAsiaTheme="minorEastAsia" w:hAnsi="Times New Roman" w:cs="Times New Roman"/>
    </w:rPr>
  </w:style>
  <w:style w:type="paragraph" w:styleId="TOC1">
    <w:name w:val="toc 1"/>
    <w:basedOn w:val="Normal"/>
    <w:next w:val="Normal"/>
    <w:autoRedefine/>
    <w:uiPriority w:val="39"/>
    <w:unhideWhenUsed/>
    <w:rsid w:val="0085178F"/>
    <w:pPr>
      <w:tabs>
        <w:tab w:val="num" w:leader="dot" w:pos="960"/>
        <w:tab w:val="right" w:leader="dot" w:pos="8300"/>
      </w:tabs>
      <w:spacing w:line="480" w:lineRule="auto"/>
      <w:ind w:left="1540" w:hanging="1584"/>
    </w:pPr>
    <w:rPr>
      <w:spacing w:val="-2"/>
    </w:rPr>
  </w:style>
  <w:style w:type="paragraph" w:styleId="TOC2">
    <w:name w:val="toc 2"/>
    <w:basedOn w:val="Normal"/>
    <w:next w:val="Normal"/>
    <w:autoRedefine/>
    <w:uiPriority w:val="39"/>
    <w:unhideWhenUsed/>
    <w:rsid w:val="0085178F"/>
    <w:pPr>
      <w:tabs>
        <w:tab w:val="right" w:leader="dot" w:pos="8300"/>
      </w:tabs>
      <w:spacing w:line="480" w:lineRule="auto"/>
      <w:ind w:left="1440"/>
    </w:pPr>
    <w:rPr>
      <w:spacing w:val="-2"/>
    </w:rPr>
  </w:style>
  <w:style w:type="paragraph" w:styleId="TOC3">
    <w:name w:val="toc 3"/>
    <w:basedOn w:val="Normal"/>
    <w:next w:val="Normal"/>
    <w:autoRedefine/>
    <w:uiPriority w:val="39"/>
    <w:semiHidden/>
    <w:unhideWhenUsed/>
    <w:rsid w:val="0085178F"/>
    <w:pPr>
      <w:tabs>
        <w:tab w:val="num" w:pos="960"/>
        <w:tab w:val="right" w:leader="dot" w:pos="8300"/>
      </w:tabs>
      <w:ind w:left="1325" w:hanging="720"/>
    </w:pPr>
    <w:rPr>
      <w:rFonts w:eastAsia="Times New Roman"/>
    </w:rPr>
  </w:style>
  <w:style w:type="paragraph" w:styleId="TOC4">
    <w:name w:val="toc 4"/>
    <w:basedOn w:val="Normal"/>
    <w:next w:val="Normal"/>
    <w:autoRedefine/>
    <w:uiPriority w:val="39"/>
    <w:semiHidden/>
    <w:unhideWhenUsed/>
    <w:rsid w:val="0085178F"/>
    <w:pPr>
      <w:tabs>
        <w:tab w:val="num" w:pos="960"/>
        <w:tab w:val="right" w:leader="dot" w:pos="8300"/>
      </w:tabs>
      <w:spacing w:line="480" w:lineRule="auto"/>
      <w:ind w:left="1325" w:hanging="720"/>
    </w:pPr>
    <w:rPr>
      <w:spacing w:val="-2"/>
    </w:rPr>
  </w:style>
  <w:style w:type="paragraph" w:styleId="TOC5">
    <w:name w:val="toc 5"/>
    <w:basedOn w:val="Normal"/>
    <w:next w:val="Normal"/>
    <w:autoRedefine/>
    <w:uiPriority w:val="39"/>
    <w:semiHidden/>
    <w:unhideWhenUsed/>
    <w:rsid w:val="0085178F"/>
    <w:pPr>
      <w:tabs>
        <w:tab w:val="num" w:pos="960"/>
        <w:tab w:val="right" w:leader="dot" w:pos="8300"/>
      </w:tabs>
      <w:spacing w:line="480" w:lineRule="auto"/>
      <w:ind w:firstLine="720"/>
    </w:pPr>
    <w:rPr>
      <w:spacing w:val="-2"/>
    </w:rPr>
  </w:style>
  <w:style w:type="paragraph" w:styleId="TOC6">
    <w:name w:val="toc 6"/>
    <w:basedOn w:val="Normal"/>
    <w:next w:val="Normal"/>
    <w:autoRedefine/>
    <w:uiPriority w:val="39"/>
    <w:semiHidden/>
    <w:unhideWhenUsed/>
    <w:rsid w:val="0085178F"/>
    <w:pPr>
      <w:tabs>
        <w:tab w:val="num" w:pos="960"/>
        <w:tab w:val="right" w:leader="dot" w:pos="8300"/>
      </w:tabs>
      <w:spacing w:line="480" w:lineRule="auto"/>
      <w:ind w:left="1325" w:hanging="1296"/>
    </w:pPr>
    <w:rPr>
      <w:spacing w:val="-2"/>
    </w:rPr>
  </w:style>
  <w:style w:type="paragraph" w:styleId="TOC7">
    <w:name w:val="toc 7"/>
    <w:basedOn w:val="Normal"/>
    <w:next w:val="Normal"/>
    <w:autoRedefine/>
    <w:uiPriority w:val="39"/>
    <w:unhideWhenUsed/>
    <w:rsid w:val="0085178F"/>
    <w:pPr>
      <w:tabs>
        <w:tab w:val="num" w:pos="960"/>
        <w:tab w:val="right" w:leader="dot" w:pos="8300"/>
      </w:tabs>
      <w:spacing w:line="480" w:lineRule="auto"/>
      <w:ind w:left="1325" w:hanging="1296"/>
    </w:pPr>
    <w:rPr>
      <w:spacing w:val="-2"/>
    </w:rPr>
  </w:style>
  <w:style w:type="paragraph" w:styleId="TOC8">
    <w:name w:val="toc 8"/>
    <w:basedOn w:val="Normal"/>
    <w:next w:val="Normal"/>
    <w:autoRedefine/>
    <w:uiPriority w:val="39"/>
    <w:unhideWhenUsed/>
    <w:rsid w:val="0085178F"/>
    <w:pPr>
      <w:tabs>
        <w:tab w:val="num" w:pos="960"/>
        <w:tab w:val="right" w:leader="dot" w:pos="8300"/>
      </w:tabs>
      <w:spacing w:line="480" w:lineRule="auto"/>
      <w:ind w:left="1325" w:hanging="1296"/>
    </w:pPr>
    <w:rPr>
      <w:spacing w:val="-2"/>
    </w:rPr>
  </w:style>
  <w:style w:type="paragraph" w:styleId="TOC9">
    <w:name w:val="toc 9"/>
    <w:basedOn w:val="Normal"/>
    <w:next w:val="Normal"/>
    <w:autoRedefine/>
    <w:uiPriority w:val="39"/>
    <w:semiHidden/>
    <w:unhideWhenUsed/>
    <w:rsid w:val="0085178F"/>
    <w:pPr>
      <w:tabs>
        <w:tab w:val="num" w:pos="960"/>
        <w:tab w:val="right" w:leader="dot" w:pos="8300"/>
      </w:tabs>
      <w:spacing w:line="480" w:lineRule="auto"/>
      <w:ind w:left="1325" w:hanging="720"/>
    </w:pPr>
    <w:rPr>
      <w:spacing w:val="-2"/>
    </w:rPr>
  </w:style>
  <w:style w:type="paragraph" w:customStyle="1" w:styleId="msotoc10">
    <w:name w:val="msotoc10"/>
    <w:basedOn w:val="Normal"/>
    <w:next w:val="Normal"/>
    <w:autoRedefine/>
    <w:semiHidden/>
    <w:rsid w:val="0085178F"/>
    <w:pPr>
      <w:tabs>
        <w:tab w:val="num" w:pos="960"/>
        <w:tab w:val="right" w:leader="dot" w:pos="8300"/>
      </w:tabs>
      <w:spacing w:line="480" w:lineRule="auto"/>
      <w:ind w:hanging="346"/>
      <w:jc w:val="right"/>
    </w:pPr>
    <w:rPr>
      <w:spacing w:val="-2"/>
    </w:rPr>
  </w:style>
  <w:style w:type="paragraph" w:customStyle="1" w:styleId="msotoc11">
    <w:name w:val="msotoc11"/>
    <w:basedOn w:val="Normal"/>
    <w:next w:val="Normal"/>
    <w:autoRedefine/>
    <w:semiHidden/>
    <w:rsid w:val="0085178F"/>
    <w:pPr>
      <w:tabs>
        <w:tab w:val="num" w:pos="960"/>
        <w:tab w:val="right" w:leader="dot" w:pos="8300"/>
      </w:tabs>
      <w:spacing w:line="480" w:lineRule="auto"/>
    </w:pPr>
    <w:rPr>
      <w:spacing w:val="-2"/>
    </w:rPr>
  </w:style>
  <w:style w:type="paragraph" w:customStyle="1" w:styleId="TOChanging">
    <w:name w:val="TOC hanging"/>
    <w:basedOn w:val="Normal"/>
    <w:rsid w:val="0085178F"/>
    <w:pPr>
      <w:ind w:left="720" w:hanging="720"/>
    </w:pPr>
    <w:rPr>
      <w:rFonts w:ascii="Verdana" w:eastAsia="Times New Roman" w:hAnsi="Verdana"/>
      <w:lang w:bidi="en-US"/>
    </w:rPr>
  </w:style>
  <w:style w:type="paragraph" w:styleId="BodyTextIndent">
    <w:name w:val="Body Text Indent"/>
    <w:link w:val="BodyTextIndentChar"/>
    <w:uiPriority w:val="99"/>
    <w:unhideWhenUsed/>
    <w:rsid w:val="0085178F"/>
    <w:rPr>
      <w:rFonts w:ascii="Times New Roman" w:eastAsiaTheme="minorEastAsia" w:hAnsi="Times New Roman" w:cs="Times New Roman"/>
    </w:rPr>
  </w:style>
  <w:style w:type="character" w:customStyle="1" w:styleId="BodyTextIndentChar">
    <w:name w:val="Body Text Indent Char"/>
    <w:basedOn w:val="DefaultParagraphFont"/>
    <w:link w:val="BodyTextIndent"/>
    <w:uiPriority w:val="99"/>
    <w:rsid w:val="0085178F"/>
    <w:rPr>
      <w:rFonts w:ascii="Times New Roman" w:eastAsiaTheme="minorEastAsia" w:hAnsi="Times New Roman" w:cs="Times New Roman"/>
    </w:rPr>
  </w:style>
  <w:style w:type="character" w:styleId="PageNumber">
    <w:name w:val="page number"/>
    <w:basedOn w:val="DefaultParagraphFont"/>
    <w:uiPriority w:val="99"/>
    <w:semiHidden/>
    <w:unhideWhenUsed/>
    <w:rsid w:val="0085178F"/>
  </w:style>
  <w:style w:type="paragraph" w:styleId="Title">
    <w:name w:val="Title"/>
    <w:basedOn w:val="Normal"/>
    <w:next w:val="Normal"/>
    <w:link w:val="TitleChar"/>
    <w:uiPriority w:val="10"/>
    <w:qFormat/>
    <w:rsid w:val="0085178F"/>
    <w:pPr>
      <w:keepNext/>
      <w:keepLines/>
      <w:spacing w:before="480" w:after="120"/>
    </w:pPr>
    <w:rPr>
      <w:rFonts w:ascii="Calibri" w:eastAsia="Calibri" w:hAnsi="Calibri" w:cs="Calibri"/>
      <w:b/>
      <w:sz w:val="72"/>
      <w:szCs w:val="72"/>
    </w:rPr>
  </w:style>
  <w:style w:type="character" w:customStyle="1" w:styleId="TitleChar">
    <w:name w:val="Title Char"/>
    <w:basedOn w:val="DefaultParagraphFont"/>
    <w:link w:val="Title"/>
    <w:uiPriority w:val="10"/>
    <w:rsid w:val="0085178F"/>
    <w:rPr>
      <w:rFonts w:ascii="Calibri" w:eastAsia="Calibri" w:hAnsi="Calibri" w:cs="Calibri"/>
      <w:b/>
      <w:sz w:val="72"/>
      <w:szCs w:val="72"/>
    </w:rPr>
  </w:style>
  <w:style w:type="table" w:styleId="TableGrid">
    <w:name w:val="Table Grid"/>
    <w:basedOn w:val="TableNormal"/>
    <w:uiPriority w:val="39"/>
    <w:rsid w:val="0085178F"/>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78F"/>
    <w:pPr>
      <w:ind w:left="720"/>
      <w:contextualSpacing/>
    </w:pPr>
    <w:rPr>
      <w:rFonts w:ascii="Calibri" w:eastAsia="Calibri" w:hAnsi="Calibri" w:cs="Calibri"/>
    </w:rPr>
  </w:style>
  <w:style w:type="character" w:styleId="PlaceholderText">
    <w:name w:val="Placeholder Text"/>
    <w:basedOn w:val="DefaultParagraphFont"/>
    <w:uiPriority w:val="99"/>
    <w:semiHidden/>
    <w:rsid w:val="0085178F"/>
    <w:rPr>
      <w:color w:val="808080"/>
    </w:rPr>
  </w:style>
  <w:style w:type="paragraph" w:styleId="BalloonText">
    <w:name w:val="Balloon Text"/>
    <w:basedOn w:val="Normal"/>
    <w:link w:val="BalloonTextChar"/>
    <w:uiPriority w:val="99"/>
    <w:semiHidden/>
    <w:unhideWhenUsed/>
    <w:rsid w:val="0085178F"/>
    <w:rPr>
      <w:rFonts w:eastAsia="Calibri"/>
      <w:sz w:val="18"/>
      <w:szCs w:val="18"/>
    </w:rPr>
  </w:style>
  <w:style w:type="character" w:customStyle="1" w:styleId="BalloonTextChar">
    <w:name w:val="Balloon Text Char"/>
    <w:basedOn w:val="DefaultParagraphFont"/>
    <w:link w:val="BalloonText"/>
    <w:uiPriority w:val="99"/>
    <w:semiHidden/>
    <w:rsid w:val="0085178F"/>
    <w:rPr>
      <w:rFonts w:ascii="Times New Roman" w:eastAsia="Calibri" w:hAnsi="Times New Roman" w:cs="Times New Roman"/>
      <w:sz w:val="18"/>
      <w:szCs w:val="18"/>
    </w:rPr>
  </w:style>
  <w:style w:type="character" w:styleId="Hyperlink">
    <w:name w:val="Hyperlink"/>
    <w:basedOn w:val="DefaultParagraphFont"/>
    <w:uiPriority w:val="99"/>
    <w:unhideWhenUsed/>
    <w:rsid w:val="0085178F"/>
    <w:rPr>
      <w:color w:val="467886" w:themeColor="hyperlink"/>
      <w:u w:val="single"/>
    </w:rPr>
  </w:style>
  <w:style w:type="character" w:styleId="UnresolvedMention">
    <w:name w:val="Unresolved Mention"/>
    <w:basedOn w:val="DefaultParagraphFont"/>
    <w:uiPriority w:val="99"/>
    <w:rsid w:val="0085178F"/>
    <w:rPr>
      <w:color w:val="605E5C"/>
      <w:shd w:val="clear" w:color="auto" w:fill="E1DFDD"/>
    </w:rPr>
  </w:style>
  <w:style w:type="character" w:styleId="CommentReference">
    <w:name w:val="annotation reference"/>
    <w:basedOn w:val="DefaultParagraphFont"/>
    <w:uiPriority w:val="99"/>
    <w:semiHidden/>
    <w:unhideWhenUsed/>
    <w:rsid w:val="0085178F"/>
    <w:rPr>
      <w:sz w:val="16"/>
      <w:szCs w:val="16"/>
    </w:rPr>
  </w:style>
  <w:style w:type="paragraph" w:styleId="CommentText">
    <w:name w:val="annotation text"/>
    <w:basedOn w:val="Normal"/>
    <w:link w:val="CommentTextChar"/>
    <w:uiPriority w:val="99"/>
    <w:semiHidden/>
    <w:unhideWhenUsed/>
    <w:rsid w:val="0085178F"/>
    <w:rPr>
      <w:rFonts w:ascii="Calibri" w:eastAsia="Calibri" w:hAnsi="Calibri" w:cs="Calibri"/>
      <w:sz w:val="20"/>
      <w:szCs w:val="20"/>
    </w:rPr>
  </w:style>
  <w:style w:type="character" w:customStyle="1" w:styleId="CommentTextChar">
    <w:name w:val="Comment Text Char"/>
    <w:basedOn w:val="DefaultParagraphFont"/>
    <w:link w:val="CommentText"/>
    <w:uiPriority w:val="99"/>
    <w:semiHidden/>
    <w:rsid w:val="0085178F"/>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85178F"/>
    <w:rPr>
      <w:b/>
      <w:bCs/>
    </w:rPr>
  </w:style>
  <w:style w:type="character" w:customStyle="1" w:styleId="CommentSubjectChar">
    <w:name w:val="Comment Subject Char"/>
    <w:basedOn w:val="CommentTextChar"/>
    <w:link w:val="CommentSubject"/>
    <w:uiPriority w:val="99"/>
    <w:semiHidden/>
    <w:rsid w:val="0085178F"/>
    <w:rPr>
      <w:rFonts w:ascii="Calibri" w:eastAsia="Calibri" w:hAnsi="Calibri" w:cs="Calibri"/>
      <w:b/>
      <w:bCs/>
      <w:sz w:val="20"/>
      <w:szCs w:val="20"/>
    </w:rPr>
  </w:style>
  <w:style w:type="paragraph" w:styleId="Subtitle">
    <w:name w:val="Subtitle"/>
    <w:basedOn w:val="Normal"/>
    <w:next w:val="Normal"/>
    <w:link w:val="SubtitleChar"/>
    <w:uiPriority w:val="11"/>
    <w:qFormat/>
    <w:rsid w:val="0085178F"/>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5178F"/>
    <w:rPr>
      <w:rFonts w:ascii="Georgia" w:eastAsia="Georgia" w:hAnsi="Georgia" w:cs="Georgia"/>
      <w:i/>
      <w:color w:val="666666"/>
      <w:sz w:val="48"/>
      <w:szCs w:val="48"/>
    </w:rPr>
  </w:style>
  <w:style w:type="paragraph" w:styleId="Revision">
    <w:name w:val="Revision"/>
    <w:hidden/>
    <w:uiPriority w:val="99"/>
    <w:semiHidden/>
    <w:rsid w:val="0085178F"/>
    <w:rPr>
      <w:rFonts w:ascii="Calibri" w:eastAsia="Calibri" w:hAnsi="Calibri" w:cs="Calibri"/>
    </w:rPr>
  </w:style>
  <w:style w:type="character" w:styleId="LineNumber">
    <w:name w:val="line number"/>
    <w:basedOn w:val="DefaultParagraphFont"/>
    <w:uiPriority w:val="99"/>
    <w:semiHidden/>
    <w:unhideWhenUsed/>
    <w:qFormat/>
    <w:rsid w:val="0085178F"/>
  </w:style>
  <w:style w:type="character" w:styleId="Emphasis">
    <w:name w:val="Emphasis"/>
    <w:basedOn w:val="DefaultParagraphFont"/>
    <w:uiPriority w:val="20"/>
    <w:qFormat/>
    <w:rsid w:val="0085178F"/>
    <w:rPr>
      <w:i/>
      <w:iCs/>
    </w:rPr>
  </w:style>
  <w:style w:type="character" w:styleId="Strong">
    <w:name w:val="Strong"/>
    <w:basedOn w:val="DefaultParagraphFont"/>
    <w:uiPriority w:val="22"/>
    <w:qFormat/>
    <w:rsid w:val="0085178F"/>
    <w:rPr>
      <w:b/>
      <w:bCs/>
    </w:rPr>
  </w:style>
  <w:style w:type="character" w:customStyle="1" w:styleId="notranslate">
    <w:name w:val="notranslate"/>
    <w:basedOn w:val="DefaultParagraphFont"/>
    <w:rsid w:val="0085178F"/>
  </w:style>
  <w:style w:type="character" w:styleId="FollowedHyperlink">
    <w:name w:val="FollowedHyperlink"/>
    <w:basedOn w:val="DefaultParagraphFont"/>
    <w:uiPriority w:val="99"/>
    <w:semiHidden/>
    <w:unhideWhenUsed/>
    <w:rsid w:val="0085178F"/>
    <w:rPr>
      <w:color w:val="954F72"/>
      <w:u w:val="single"/>
    </w:rPr>
  </w:style>
  <w:style w:type="paragraph" w:customStyle="1" w:styleId="xl65">
    <w:name w:val="xl65"/>
    <w:basedOn w:val="Normal"/>
    <w:rsid w:val="0085178F"/>
    <w:pPr>
      <w:spacing w:before="100" w:beforeAutospacing="1" w:after="100" w:afterAutospacing="1"/>
    </w:pPr>
    <w:rPr>
      <w:rFonts w:eastAsia="Times New Roman"/>
      <w:color w:val="000000"/>
    </w:rPr>
  </w:style>
  <w:style w:type="paragraph" w:customStyle="1" w:styleId="xl66">
    <w:name w:val="xl66"/>
    <w:basedOn w:val="Normal"/>
    <w:rsid w:val="0085178F"/>
    <w:pPr>
      <w:pBdr>
        <w:bottom w:val="single" w:sz="4" w:space="0" w:color="auto"/>
      </w:pBdr>
      <w:spacing w:before="100" w:beforeAutospacing="1" w:after="100" w:afterAutospacing="1"/>
    </w:pPr>
    <w:rPr>
      <w:rFonts w:eastAsia="Times New Roman"/>
    </w:rPr>
  </w:style>
  <w:style w:type="paragraph" w:customStyle="1" w:styleId="xl67">
    <w:name w:val="xl67"/>
    <w:basedOn w:val="Normal"/>
    <w:rsid w:val="0085178F"/>
    <w:pPr>
      <w:pBdr>
        <w:bottom w:val="single" w:sz="4" w:space="0" w:color="auto"/>
      </w:pBdr>
      <w:spacing w:before="100" w:beforeAutospacing="1" w:after="100" w:afterAutospacing="1"/>
    </w:pPr>
    <w:rPr>
      <w:rFonts w:eastAsia="Times New Roman"/>
      <w:b/>
      <w:bCs/>
    </w:rPr>
  </w:style>
  <w:style w:type="paragraph" w:customStyle="1" w:styleId="xl68">
    <w:name w:val="xl68"/>
    <w:basedOn w:val="Normal"/>
    <w:rsid w:val="0085178F"/>
    <w:pPr>
      <w:pBdr>
        <w:bottom w:val="single" w:sz="4" w:space="0" w:color="auto"/>
      </w:pBdr>
      <w:spacing w:before="100" w:beforeAutospacing="1" w:after="100" w:afterAutospacing="1"/>
    </w:pPr>
    <w:rPr>
      <w:rFonts w:eastAsia="Times New Roman"/>
      <w:color w:val="000000"/>
    </w:rPr>
  </w:style>
  <w:style w:type="paragraph" w:customStyle="1" w:styleId="xl69">
    <w:name w:val="xl69"/>
    <w:basedOn w:val="Normal"/>
    <w:rsid w:val="0085178F"/>
    <w:pPr>
      <w:shd w:val="clear" w:color="000000" w:fill="C6EFCE"/>
      <w:spacing w:before="100" w:beforeAutospacing="1" w:after="100" w:afterAutospacing="1"/>
    </w:pPr>
    <w:rPr>
      <w:rFonts w:eastAsia="Times New Roman"/>
      <w:color w:val="006100"/>
    </w:rPr>
  </w:style>
  <w:style w:type="paragraph" w:styleId="Bibliography">
    <w:name w:val="Bibliography"/>
    <w:basedOn w:val="Normal"/>
    <w:next w:val="Normal"/>
    <w:uiPriority w:val="37"/>
    <w:unhideWhenUsed/>
    <w:rsid w:val="00653803"/>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1907">
      <w:bodyDiv w:val="1"/>
      <w:marLeft w:val="0"/>
      <w:marRight w:val="0"/>
      <w:marTop w:val="0"/>
      <w:marBottom w:val="0"/>
      <w:divBdr>
        <w:top w:val="none" w:sz="0" w:space="0" w:color="auto"/>
        <w:left w:val="none" w:sz="0" w:space="0" w:color="auto"/>
        <w:bottom w:val="none" w:sz="0" w:space="0" w:color="auto"/>
        <w:right w:val="none" w:sz="0" w:space="0" w:color="auto"/>
      </w:divBdr>
    </w:div>
    <w:div w:id="63841240">
      <w:bodyDiv w:val="1"/>
      <w:marLeft w:val="0"/>
      <w:marRight w:val="0"/>
      <w:marTop w:val="0"/>
      <w:marBottom w:val="0"/>
      <w:divBdr>
        <w:top w:val="none" w:sz="0" w:space="0" w:color="auto"/>
        <w:left w:val="none" w:sz="0" w:space="0" w:color="auto"/>
        <w:bottom w:val="none" w:sz="0" w:space="0" w:color="auto"/>
        <w:right w:val="none" w:sz="0" w:space="0" w:color="auto"/>
      </w:divBdr>
    </w:div>
    <w:div w:id="63919170">
      <w:bodyDiv w:val="1"/>
      <w:marLeft w:val="0"/>
      <w:marRight w:val="0"/>
      <w:marTop w:val="0"/>
      <w:marBottom w:val="0"/>
      <w:divBdr>
        <w:top w:val="none" w:sz="0" w:space="0" w:color="auto"/>
        <w:left w:val="none" w:sz="0" w:space="0" w:color="auto"/>
        <w:bottom w:val="none" w:sz="0" w:space="0" w:color="auto"/>
        <w:right w:val="none" w:sz="0" w:space="0" w:color="auto"/>
      </w:divBdr>
    </w:div>
    <w:div w:id="90275727">
      <w:bodyDiv w:val="1"/>
      <w:marLeft w:val="0"/>
      <w:marRight w:val="0"/>
      <w:marTop w:val="0"/>
      <w:marBottom w:val="0"/>
      <w:divBdr>
        <w:top w:val="none" w:sz="0" w:space="0" w:color="auto"/>
        <w:left w:val="none" w:sz="0" w:space="0" w:color="auto"/>
        <w:bottom w:val="none" w:sz="0" w:space="0" w:color="auto"/>
        <w:right w:val="none" w:sz="0" w:space="0" w:color="auto"/>
      </w:divBdr>
    </w:div>
    <w:div w:id="92286876">
      <w:bodyDiv w:val="1"/>
      <w:marLeft w:val="0"/>
      <w:marRight w:val="0"/>
      <w:marTop w:val="0"/>
      <w:marBottom w:val="0"/>
      <w:divBdr>
        <w:top w:val="none" w:sz="0" w:space="0" w:color="auto"/>
        <w:left w:val="none" w:sz="0" w:space="0" w:color="auto"/>
        <w:bottom w:val="none" w:sz="0" w:space="0" w:color="auto"/>
        <w:right w:val="none" w:sz="0" w:space="0" w:color="auto"/>
      </w:divBdr>
      <w:divsChild>
        <w:div w:id="1345405028">
          <w:marLeft w:val="0"/>
          <w:marRight w:val="0"/>
          <w:marTop w:val="0"/>
          <w:marBottom w:val="0"/>
          <w:divBdr>
            <w:top w:val="none" w:sz="0" w:space="0" w:color="auto"/>
            <w:left w:val="none" w:sz="0" w:space="0" w:color="auto"/>
            <w:bottom w:val="none" w:sz="0" w:space="0" w:color="auto"/>
            <w:right w:val="none" w:sz="0" w:space="0" w:color="auto"/>
          </w:divBdr>
        </w:div>
      </w:divsChild>
    </w:div>
    <w:div w:id="153573089">
      <w:bodyDiv w:val="1"/>
      <w:marLeft w:val="0"/>
      <w:marRight w:val="0"/>
      <w:marTop w:val="0"/>
      <w:marBottom w:val="0"/>
      <w:divBdr>
        <w:top w:val="none" w:sz="0" w:space="0" w:color="auto"/>
        <w:left w:val="none" w:sz="0" w:space="0" w:color="auto"/>
        <w:bottom w:val="none" w:sz="0" w:space="0" w:color="auto"/>
        <w:right w:val="none" w:sz="0" w:space="0" w:color="auto"/>
      </w:divBdr>
      <w:divsChild>
        <w:div w:id="1045257146">
          <w:marLeft w:val="0"/>
          <w:marRight w:val="0"/>
          <w:marTop w:val="0"/>
          <w:marBottom w:val="0"/>
          <w:divBdr>
            <w:top w:val="none" w:sz="0" w:space="0" w:color="auto"/>
            <w:left w:val="none" w:sz="0" w:space="0" w:color="auto"/>
            <w:bottom w:val="none" w:sz="0" w:space="0" w:color="auto"/>
            <w:right w:val="none" w:sz="0" w:space="0" w:color="auto"/>
          </w:divBdr>
          <w:divsChild>
            <w:div w:id="168632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6440">
      <w:bodyDiv w:val="1"/>
      <w:marLeft w:val="0"/>
      <w:marRight w:val="0"/>
      <w:marTop w:val="0"/>
      <w:marBottom w:val="0"/>
      <w:divBdr>
        <w:top w:val="none" w:sz="0" w:space="0" w:color="auto"/>
        <w:left w:val="none" w:sz="0" w:space="0" w:color="auto"/>
        <w:bottom w:val="none" w:sz="0" w:space="0" w:color="auto"/>
        <w:right w:val="none" w:sz="0" w:space="0" w:color="auto"/>
      </w:divBdr>
    </w:div>
    <w:div w:id="257101462">
      <w:bodyDiv w:val="1"/>
      <w:marLeft w:val="0"/>
      <w:marRight w:val="0"/>
      <w:marTop w:val="0"/>
      <w:marBottom w:val="0"/>
      <w:divBdr>
        <w:top w:val="none" w:sz="0" w:space="0" w:color="auto"/>
        <w:left w:val="none" w:sz="0" w:space="0" w:color="auto"/>
        <w:bottom w:val="none" w:sz="0" w:space="0" w:color="auto"/>
        <w:right w:val="none" w:sz="0" w:space="0" w:color="auto"/>
      </w:divBdr>
    </w:div>
    <w:div w:id="307782947">
      <w:bodyDiv w:val="1"/>
      <w:marLeft w:val="0"/>
      <w:marRight w:val="0"/>
      <w:marTop w:val="0"/>
      <w:marBottom w:val="0"/>
      <w:divBdr>
        <w:top w:val="none" w:sz="0" w:space="0" w:color="auto"/>
        <w:left w:val="none" w:sz="0" w:space="0" w:color="auto"/>
        <w:bottom w:val="none" w:sz="0" w:space="0" w:color="auto"/>
        <w:right w:val="none" w:sz="0" w:space="0" w:color="auto"/>
      </w:divBdr>
      <w:divsChild>
        <w:div w:id="910508063">
          <w:marLeft w:val="0"/>
          <w:marRight w:val="0"/>
          <w:marTop w:val="0"/>
          <w:marBottom w:val="0"/>
          <w:divBdr>
            <w:top w:val="none" w:sz="0" w:space="0" w:color="auto"/>
            <w:left w:val="none" w:sz="0" w:space="0" w:color="auto"/>
            <w:bottom w:val="none" w:sz="0" w:space="0" w:color="auto"/>
            <w:right w:val="none" w:sz="0" w:space="0" w:color="auto"/>
          </w:divBdr>
          <w:divsChild>
            <w:div w:id="14619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74004">
      <w:bodyDiv w:val="1"/>
      <w:marLeft w:val="0"/>
      <w:marRight w:val="0"/>
      <w:marTop w:val="0"/>
      <w:marBottom w:val="0"/>
      <w:divBdr>
        <w:top w:val="none" w:sz="0" w:space="0" w:color="auto"/>
        <w:left w:val="none" w:sz="0" w:space="0" w:color="auto"/>
        <w:bottom w:val="none" w:sz="0" w:space="0" w:color="auto"/>
        <w:right w:val="none" w:sz="0" w:space="0" w:color="auto"/>
      </w:divBdr>
      <w:divsChild>
        <w:div w:id="1484270886">
          <w:marLeft w:val="0"/>
          <w:marRight w:val="0"/>
          <w:marTop w:val="0"/>
          <w:marBottom w:val="0"/>
          <w:divBdr>
            <w:top w:val="none" w:sz="0" w:space="0" w:color="auto"/>
            <w:left w:val="none" w:sz="0" w:space="0" w:color="auto"/>
            <w:bottom w:val="none" w:sz="0" w:space="0" w:color="auto"/>
            <w:right w:val="none" w:sz="0" w:space="0" w:color="auto"/>
          </w:divBdr>
          <w:divsChild>
            <w:div w:id="1045108086">
              <w:marLeft w:val="0"/>
              <w:marRight w:val="0"/>
              <w:marTop w:val="0"/>
              <w:marBottom w:val="0"/>
              <w:divBdr>
                <w:top w:val="none" w:sz="0" w:space="0" w:color="auto"/>
                <w:left w:val="none" w:sz="0" w:space="0" w:color="auto"/>
                <w:bottom w:val="none" w:sz="0" w:space="0" w:color="auto"/>
                <w:right w:val="none" w:sz="0" w:space="0" w:color="auto"/>
              </w:divBdr>
            </w:div>
            <w:div w:id="14108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0137">
      <w:bodyDiv w:val="1"/>
      <w:marLeft w:val="0"/>
      <w:marRight w:val="0"/>
      <w:marTop w:val="0"/>
      <w:marBottom w:val="0"/>
      <w:divBdr>
        <w:top w:val="none" w:sz="0" w:space="0" w:color="auto"/>
        <w:left w:val="none" w:sz="0" w:space="0" w:color="auto"/>
        <w:bottom w:val="none" w:sz="0" w:space="0" w:color="auto"/>
        <w:right w:val="none" w:sz="0" w:space="0" w:color="auto"/>
      </w:divBdr>
    </w:div>
    <w:div w:id="399793159">
      <w:bodyDiv w:val="1"/>
      <w:marLeft w:val="0"/>
      <w:marRight w:val="0"/>
      <w:marTop w:val="0"/>
      <w:marBottom w:val="0"/>
      <w:divBdr>
        <w:top w:val="none" w:sz="0" w:space="0" w:color="auto"/>
        <w:left w:val="none" w:sz="0" w:space="0" w:color="auto"/>
        <w:bottom w:val="none" w:sz="0" w:space="0" w:color="auto"/>
        <w:right w:val="none" w:sz="0" w:space="0" w:color="auto"/>
      </w:divBdr>
    </w:div>
    <w:div w:id="420491686">
      <w:bodyDiv w:val="1"/>
      <w:marLeft w:val="0"/>
      <w:marRight w:val="0"/>
      <w:marTop w:val="0"/>
      <w:marBottom w:val="0"/>
      <w:divBdr>
        <w:top w:val="none" w:sz="0" w:space="0" w:color="auto"/>
        <w:left w:val="none" w:sz="0" w:space="0" w:color="auto"/>
        <w:bottom w:val="none" w:sz="0" w:space="0" w:color="auto"/>
        <w:right w:val="none" w:sz="0" w:space="0" w:color="auto"/>
      </w:divBdr>
    </w:div>
    <w:div w:id="428543839">
      <w:bodyDiv w:val="1"/>
      <w:marLeft w:val="0"/>
      <w:marRight w:val="0"/>
      <w:marTop w:val="0"/>
      <w:marBottom w:val="0"/>
      <w:divBdr>
        <w:top w:val="none" w:sz="0" w:space="0" w:color="auto"/>
        <w:left w:val="none" w:sz="0" w:space="0" w:color="auto"/>
        <w:bottom w:val="none" w:sz="0" w:space="0" w:color="auto"/>
        <w:right w:val="none" w:sz="0" w:space="0" w:color="auto"/>
      </w:divBdr>
    </w:div>
    <w:div w:id="525364773">
      <w:bodyDiv w:val="1"/>
      <w:marLeft w:val="0"/>
      <w:marRight w:val="0"/>
      <w:marTop w:val="0"/>
      <w:marBottom w:val="0"/>
      <w:divBdr>
        <w:top w:val="none" w:sz="0" w:space="0" w:color="auto"/>
        <w:left w:val="none" w:sz="0" w:space="0" w:color="auto"/>
        <w:bottom w:val="none" w:sz="0" w:space="0" w:color="auto"/>
        <w:right w:val="none" w:sz="0" w:space="0" w:color="auto"/>
      </w:divBdr>
    </w:div>
    <w:div w:id="581181695">
      <w:bodyDiv w:val="1"/>
      <w:marLeft w:val="0"/>
      <w:marRight w:val="0"/>
      <w:marTop w:val="0"/>
      <w:marBottom w:val="0"/>
      <w:divBdr>
        <w:top w:val="none" w:sz="0" w:space="0" w:color="auto"/>
        <w:left w:val="none" w:sz="0" w:space="0" w:color="auto"/>
        <w:bottom w:val="none" w:sz="0" w:space="0" w:color="auto"/>
        <w:right w:val="none" w:sz="0" w:space="0" w:color="auto"/>
      </w:divBdr>
    </w:div>
    <w:div w:id="696392792">
      <w:bodyDiv w:val="1"/>
      <w:marLeft w:val="0"/>
      <w:marRight w:val="0"/>
      <w:marTop w:val="0"/>
      <w:marBottom w:val="0"/>
      <w:divBdr>
        <w:top w:val="none" w:sz="0" w:space="0" w:color="auto"/>
        <w:left w:val="none" w:sz="0" w:space="0" w:color="auto"/>
        <w:bottom w:val="none" w:sz="0" w:space="0" w:color="auto"/>
        <w:right w:val="none" w:sz="0" w:space="0" w:color="auto"/>
      </w:divBdr>
      <w:divsChild>
        <w:div w:id="1207134914">
          <w:marLeft w:val="0"/>
          <w:marRight w:val="0"/>
          <w:marTop w:val="0"/>
          <w:marBottom w:val="0"/>
          <w:divBdr>
            <w:top w:val="none" w:sz="0" w:space="0" w:color="auto"/>
            <w:left w:val="none" w:sz="0" w:space="0" w:color="auto"/>
            <w:bottom w:val="none" w:sz="0" w:space="0" w:color="auto"/>
            <w:right w:val="none" w:sz="0" w:space="0" w:color="auto"/>
          </w:divBdr>
          <w:divsChild>
            <w:div w:id="104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6663">
      <w:bodyDiv w:val="1"/>
      <w:marLeft w:val="0"/>
      <w:marRight w:val="0"/>
      <w:marTop w:val="0"/>
      <w:marBottom w:val="0"/>
      <w:divBdr>
        <w:top w:val="none" w:sz="0" w:space="0" w:color="auto"/>
        <w:left w:val="none" w:sz="0" w:space="0" w:color="auto"/>
        <w:bottom w:val="none" w:sz="0" w:space="0" w:color="auto"/>
        <w:right w:val="none" w:sz="0" w:space="0" w:color="auto"/>
      </w:divBdr>
    </w:div>
    <w:div w:id="767501954">
      <w:bodyDiv w:val="1"/>
      <w:marLeft w:val="0"/>
      <w:marRight w:val="0"/>
      <w:marTop w:val="0"/>
      <w:marBottom w:val="0"/>
      <w:divBdr>
        <w:top w:val="none" w:sz="0" w:space="0" w:color="auto"/>
        <w:left w:val="none" w:sz="0" w:space="0" w:color="auto"/>
        <w:bottom w:val="none" w:sz="0" w:space="0" w:color="auto"/>
        <w:right w:val="none" w:sz="0" w:space="0" w:color="auto"/>
      </w:divBdr>
    </w:div>
    <w:div w:id="768737321">
      <w:bodyDiv w:val="1"/>
      <w:marLeft w:val="0"/>
      <w:marRight w:val="0"/>
      <w:marTop w:val="0"/>
      <w:marBottom w:val="0"/>
      <w:divBdr>
        <w:top w:val="none" w:sz="0" w:space="0" w:color="auto"/>
        <w:left w:val="none" w:sz="0" w:space="0" w:color="auto"/>
        <w:bottom w:val="none" w:sz="0" w:space="0" w:color="auto"/>
        <w:right w:val="none" w:sz="0" w:space="0" w:color="auto"/>
      </w:divBdr>
    </w:div>
    <w:div w:id="782768350">
      <w:bodyDiv w:val="1"/>
      <w:marLeft w:val="0"/>
      <w:marRight w:val="0"/>
      <w:marTop w:val="0"/>
      <w:marBottom w:val="0"/>
      <w:divBdr>
        <w:top w:val="none" w:sz="0" w:space="0" w:color="auto"/>
        <w:left w:val="none" w:sz="0" w:space="0" w:color="auto"/>
        <w:bottom w:val="none" w:sz="0" w:space="0" w:color="auto"/>
        <w:right w:val="none" w:sz="0" w:space="0" w:color="auto"/>
      </w:divBdr>
      <w:divsChild>
        <w:div w:id="1386873967">
          <w:marLeft w:val="0"/>
          <w:marRight w:val="0"/>
          <w:marTop w:val="0"/>
          <w:marBottom w:val="0"/>
          <w:divBdr>
            <w:top w:val="none" w:sz="0" w:space="0" w:color="auto"/>
            <w:left w:val="none" w:sz="0" w:space="0" w:color="auto"/>
            <w:bottom w:val="none" w:sz="0" w:space="0" w:color="auto"/>
            <w:right w:val="none" w:sz="0" w:space="0" w:color="auto"/>
          </w:divBdr>
          <w:divsChild>
            <w:div w:id="94608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51771">
      <w:bodyDiv w:val="1"/>
      <w:marLeft w:val="0"/>
      <w:marRight w:val="0"/>
      <w:marTop w:val="0"/>
      <w:marBottom w:val="0"/>
      <w:divBdr>
        <w:top w:val="none" w:sz="0" w:space="0" w:color="auto"/>
        <w:left w:val="none" w:sz="0" w:space="0" w:color="auto"/>
        <w:bottom w:val="none" w:sz="0" w:space="0" w:color="auto"/>
        <w:right w:val="none" w:sz="0" w:space="0" w:color="auto"/>
      </w:divBdr>
    </w:div>
    <w:div w:id="853496895">
      <w:bodyDiv w:val="1"/>
      <w:marLeft w:val="0"/>
      <w:marRight w:val="0"/>
      <w:marTop w:val="0"/>
      <w:marBottom w:val="0"/>
      <w:divBdr>
        <w:top w:val="none" w:sz="0" w:space="0" w:color="auto"/>
        <w:left w:val="none" w:sz="0" w:space="0" w:color="auto"/>
        <w:bottom w:val="none" w:sz="0" w:space="0" w:color="auto"/>
        <w:right w:val="none" w:sz="0" w:space="0" w:color="auto"/>
      </w:divBdr>
    </w:div>
    <w:div w:id="870218835">
      <w:bodyDiv w:val="1"/>
      <w:marLeft w:val="0"/>
      <w:marRight w:val="0"/>
      <w:marTop w:val="0"/>
      <w:marBottom w:val="0"/>
      <w:divBdr>
        <w:top w:val="none" w:sz="0" w:space="0" w:color="auto"/>
        <w:left w:val="none" w:sz="0" w:space="0" w:color="auto"/>
        <w:bottom w:val="none" w:sz="0" w:space="0" w:color="auto"/>
        <w:right w:val="none" w:sz="0" w:space="0" w:color="auto"/>
      </w:divBdr>
    </w:div>
    <w:div w:id="892932667">
      <w:bodyDiv w:val="1"/>
      <w:marLeft w:val="0"/>
      <w:marRight w:val="0"/>
      <w:marTop w:val="0"/>
      <w:marBottom w:val="0"/>
      <w:divBdr>
        <w:top w:val="none" w:sz="0" w:space="0" w:color="auto"/>
        <w:left w:val="none" w:sz="0" w:space="0" w:color="auto"/>
        <w:bottom w:val="none" w:sz="0" w:space="0" w:color="auto"/>
        <w:right w:val="none" w:sz="0" w:space="0" w:color="auto"/>
      </w:divBdr>
    </w:div>
    <w:div w:id="958295747">
      <w:bodyDiv w:val="1"/>
      <w:marLeft w:val="0"/>
      <w:marRight w:val="0"/>
      <w:marTop w:val="0"/>
      <w:marBottom w:val="0"/>
      <w:divBdr>
        <w:top w:val="none" w:sz="0" w:space="0" w:color="auto"/>
        <w:left w:val="none" w:sz="0" w:space="0" w:color="auto"/>
        <w:bottom w:val="none" w:sz="0" w:space="0" w:color="auto"/>
        <w:right w:val="none" w:sz="0" w:space="0" w:color="auto"/>
      </w:divBdr>
    </w:div>
    <w:div w:id="961570705">
      <w:bodyDiv w:val="1"/>
      <w:marLeft w:val="0"/>
      <w:marRight w:val="0"/>
      <w:marTop w:val="0"/>
      <w:marBottom w:val="0"/>
      <w:divBdr>
        <w:top w:val="none" w:sz="0" w:space="0" w:color="auto"/>
        <w:left w:val="none" w:sz="0" w:space="0" w:color="auto"/>
        <w:bottom w:val="none" w:sz="0" w:space="0" w:color="auto"/>
        <w:right w:val="none" w:sz="0" w:space="0" w:color="auto"/>
      </w:divBdr>
    </w:div>
    <w:div w:id="981230554">
      <w:bodyDiv w:val="1"/>
      <w:marLeft w:val="0"/>
      <w:marRight w:val="0"/>
      <w:marTop w:val="0"/>
      <w:marBottom w:val="0"/>
      <w:divBdr>
        <w:top w:val="none" w:sz="0" w:space="0" w:color="auto"/>
        <w:left w:val="none" w:sz="0" w:space="0" w:color="auto"/>
        <w:bottom w:val="none" w:sz="0" w:space="0" w:color="auto"/>
        <w:right w:val="none" w:sz="0" w:space="0" w:color="auto"/>
      </w:divBdr>
    </w:div>
    <w:div w:id="1018895374">
      <w:bodyDiv w:val="1"/>
      <w:marLeft w:val="0"/>
      <w:marRight w:val="0"/>
      <w:marTop w:val="0"/>
      <w:marBottom w:val="0"/>
      <w:divBdr>
        <w:top w:val="none" w:sz="0" w:space="0" w:color="auto"/>
        <w:left w:val="none" w:sz="0" w:space="0" w:color="auto"/>
        <w:bottom w:val="none" w:sz="0" w:space="0" w:color="auto"/>
        <w:right w:val="none" w:sz="0" w:space="0" w:color="auto"/>
      </w:divBdr>
    </w:div>
    <w:div w:id="1024138135">
      <w:bodyDiv w:val="1"/>
      <w:marLeft w:val="0"/>
      <w:marRight w:val="0"/>
      <w:marTop w:val="0"/>
      <w:marBottom w:val="0"/>
      <w:divBdr>
        <w:top w:val="none" w:sz="0" w:space="0" w:color="auto"/>
        <w:left w:val="none" w:sz="0" w:space="0" w:color="auto"/>
        <w:bottom w:val="none" w:sz="0" w:space="0" w:color="auto"/>
        <w:right w:val="none" w:sz="0" w:space="0" w:color="auto"/>
      </w:divBdr>
      <w:divsChild>
        <w:div w:id="1419868570">
          <w:marLeft w:val="0"/>
          <w:marRight w:val="0"/>
          <w:marTop w:val="0"/>
          <w:marBottom w:val="0"/>
          <w:divBdr>
            <w:top w:val="none" w:sz="0" w:space="0" w:color="auto"/>
            <w:left w:val="none" w:sz="0" w:space="0" w:color="auto"/>
            <w:bottom w:val="none" w:sz="0" w:space="0" w:color="auto"/>
            <w:right w:val="none" w:sz="0" w:space="0" w:color="auto"/>
          </w:divBdr>
          <w:divsChild>
            <w:div w:id="1182628901">
              <w:marLeft w:val="0"/>
              <w:marRight w:val="0"/>
              <w:marTop w:val="0"/>
              <w:marBottom w:val="0"/>
              <w:divBdr>
                <w:top w:val="none" w:sz="0" w:space="0" w:color="auto"/>
                <w:left w:val="none" w:sz="0" w:space="0" w:color="auto"/>
                <w:bottom w:val="none" w:sz="0" w:space="0" w:color="auto"/>
                <w:right w:val="none" w:sz="0" w:space="0" w:color="auto"/>
              </w:divBdr>
              <w:divsChild>
                <w:div w:id="13020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966475">
      <w:bodyDiv w:val="1"/>
      <w:marLeft w:val="0"/>
      <w:marRight w:val="0"/>
      <w:marTop w:val="0"/>
      <w:marBottom w:val="0"/>
      <w:divBdr>
        <w:top w:val="none" w:sz="0" w:space="0" w:color="auto"/>
        <w:left w:val="none" w:sz="0" w:space="0" w:color="auto"/>
        <w:bottom w:val="none" w:sz="0" w:space="0" w:color="auto"/>
        <w:right w:val="none" w:sz="0" w:space="0" w:color="auto"/>
      </w:divBdr>
    </w:div>
    <w:div w:id="1177575554">
      <w:bodyDiv w:val="1"/>
      <w:marLeft w:val="0"/>
      <w:marRight w:val="0"/>
      <w:marTop w:val="0"/>
      <w:marBottom w:val="0"/>
      <w:divBdr>
        <w:top w:val="none" w:sz="0" w:space="0" w:color="auto"/>
        <w:left w:val="none" w:sz="0" w:space="0" w:color="auto"/>
        <w:bottom w:val="none" w:sz="0" w:space="0" w:color="auto"/>
        <w:right w:val="none" w:sz="0" w:space="0" w:color="auto"/>
      </w:divBdr>
    </w:div>
    <w:div w:id="1189099168">
      <w:bodyDiv w:val="1"/>
      <w:marLeft w:val="0"/>
      <w:marRight w:val="0"/>
      <w:marTop w:val="0"/>
      <w:marBottom w:val="0"/>
      <w:divBdr>
        <w:top w:val="none" w:sz="0" w:space="0" w:color="auto"/>
        <w:left w:val="none" w:sz="0" w:space="0" w:color="auto"/>
        <w:bottom w:val="none" w:sz="0" w:space="0" w:color="auto"/>
        <w:right w:val="none" w:sz="0" w:space="0" w:color="auto"/>
      </w:divBdr>
    </w:div>
    <w:div w:id="1206141983">
      <w:bodyDiv w:val="1"/>
      <w:marLeft w:val="0"/>
      <w:marRight w:val="0"/>
      <w:marTop w:val="0"/>
      <w:marBottom w:val="0"/>
      <w:divBdr>
        <w:top w:val="none" w:sz="0" w:space="0" w:color="auto"/>
        <w:left w:val="none" w:sz="0" w:space="0" w:color="auto"/>
        <w:bottom w:val="none" w:sz="0" w:space="0" w:color="auto"/>
        <w:right w:val="none" w:sz="0" w:space="0" w:color="auto"/>
      </w:divBdr>
    </w:div>
    <w:div w:id="1220169056">
      <w:bodyDiv w:val="1"/>
      <w:marLeft w:val="0"/>
      <w:marRight w:val="0"/>
      <w:marTop w:val="0"/>
      <w:marBottom w:val="0"/>
      <w:divBdr>
        <w:top w:val="none" w:sz="0" w:space="0" w:color="auto"/>
        <w:left w:val="none" w:sz="0" w:space="0" w:color="auto"/>
        <w:bottom w:val="none" w:sz="0" w:space="0" w:color="auto"/>
        <w:right w:val="none" w:sz="0" w:space="0" w:color="auto"/>
      </w:divBdr>
      <w:divsChild>
        <w:div w:id="476841079">
          <w:marLeft w:val="0"/>
          <w:marRight w:val="0"/>
          <w:marTop w:val="0"/>
          <w:marBottom w:val="0"/>
          <w:divBdr>
            <w:top w:val="none" w:sz="0" w:space="0" w:color="auto"/>
            <w:left w:val="none" w:sz="0" w:space="0" w:color="auto"/>
            <w:bottom w:val="none" w:sz="0" w:space="0" w:color="auto"/>
            <w:right w:val="none" w:sz="0" w:space="0" w:color="auto"/>
          </w:divBdr>
          <w:divsChild>
            <w:div w:id="30350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8527">
      <w:bodyDiv w:val="1"/>
      <w:marLeft w:val="0"/>
      <w:marRight w:val="0"/>
      <w:marTop w:val="0"/>
      <w:marBottom w:val="0"/>
      <w:divBdr>
        <w:top w:val="none" w:sz="0" w:space="0" w:color="auto"/>
        <w:left w:val="none" w:sz="0" w:space="0" w:color="auto"/>
        <w:bottom w:val="none" w:sz="0" w:space="0" w:color="auto"/>
        <w:right w:val="none" w:sz="0" w:space="0" w:color="auto"/>
      </w:divBdr>
      <w:divsChild>
        <w:div w:id="203758429">
          <w:marLeft w:val="0"/>
          <w:marRight w:val="0"/>
          <w:marTop w:val="0"/>
          <w:marBottom w:val="0"/>
          <w:divBdr>
            <w:top w:val="none" w:sz="0" w:space="0" w:color="auto"/>
            <w:left w:val="none" w:sz="0" w:space="0" w:color="auto"/>
            <w:bottom w:val="none" w:sz="0" w:space="0" w:color="auto"/>
            <w:right w:val="none" w:sz="0" w:space="0" w:color="auto"/>
          </w:divBdr>
          <w:divsChild>
            <w:div w:id="1577469170">
              <w:marLeft w:val="0"/>
              <w:marRight w:val="0"/>
              <w:marTop w:val="0"/>
              <w:marBottom w:val="0"/>
              <w:divBdr>
                <w:top w:val="none" w:sz="0" w:space="0" w:color="auto"/>
                <w:left w:val="none" w:sz="0" w:space="0" w:color="auto"/>
                <w:bottom w:val="none" w:sz="0" w:space="0" w:color="auto"/>
                <w:right w:val="none" w:sz="0" w:space="0" w:color="auto"/>
              </w:divBdr>
              <w:divsChild>
                <w:div w:id="6093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139563">
      <w:bodyDiv w:val="1"/>
      <w:marLeft w:val="0"/>
      <w:marRight w:val="0"/>
      <w:marTop w:val="0"/>
      <w:marBottom w:val="0"/>
      <w:divBdr>
        <w:top w:val="none" w:sz="0" w:space="0" w:color="auto"/>
        <w:left w:val="none" w:sz="0" w:space="0" w:color="auto"/>
        <w:bottom w:val="none" w:sz="0" w:space="0" w:color="auto"/>
        <w:right w:val="none" w:sz="0" w:space="0" w:color="auto"/>
      </w:divBdr>
    </w:div>
    <w:div w:id="1377386530">
      <w:bodyDiv w:val="1"/>
      <w:marLeft w:val="0"/>
      <w:marRight w:val="0"/>
      <w:marTop w:val="0"/>
      <w:marBottom w:val="0"/>
      <w:divBdr>
        <w:top w:val="none" w:sz="0" w:space="0" w:color="auto"/>
        <w:left w:val="none" w:sz="0" w:space="0" w:color="auto"/>
        <w:bottom w:val="none" w:sz="0" w:space="0" w:color="auto"/>
        <w:right w:val="none" w:sz="0" w:space="0" w:color="auto"/>
      </w:divBdr>
      <w:divsChild>
        <w:div w:id="2046906322">
          <w:marLeft w:val="0"/>
          <w:marRight w:val="0"/>
          <w:marTop w:val="0"/>
          <w:marBottom w:val="0"/>
          <w:divBdr>
            <w:top w:val="none" w:sz="0" w:space="0" w:color="auto"/>
            <w:left w:val="none" w:sz="0" w:space="0" w:color="auto"/>
            <w:bottom w:val="none" w:sz="0" w:space="0" w:color="auto"/>
            <w:right w:val="none" w:sz="0" w:space="0" w:color="auto"/>
          </w:divBdr>
          <w:divsChild>
            <w:div w:id="10036119">
              <w:marLeft w:val="0"/>
              <w:marRight w:val="0"/>
              <w:marTop w:val="0"/>
              <w:marBottom w:val="0"/>
              <w:divBdr>
                <w:top w:val="none" w:sz="0" w:space="0" w:color="auto"/>
                <w:left w:val="none" w:sz="0" w:space="0" w:color="auto"/>
                <w:bottom w:val="none" w:sz="0" w:space="0" w:color="auto"/>
                <w:right w:val="none" w:sz="0" w:space="0" w:color="auto"/>
              </w:divBdr>
              <w:divsChild>
                <w:div w:id="10624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361355">
      <w:bodyDiv w:val="1"/>
      <w:marLeft w:val="0"/>
      <w:marRight w:val="0"/>
      <w:marTop w:val="0"/>
      <w:marBottom w:val="0"/>
      <w:divBdr>
        <w:top w:val="none" w:sz="0" w:space="0" w:color="auto"/>
        <w:left w:val="none" w:sz="0" w:space="0" w:color="auto"/>
        <w:bottom w:val="none" w:sz="0" w:space="0" w:color="auto"/>
        <w:right w:val="none" w:sz="0" w:space="0" w:color="auto"/>
      </w:divBdr>
    </w:div>
    <w:div w:id="1396853420">
      <w:bodyDiv w:val="1"/>
      <w:marLeft w:val="0"/>
      <w:marRight w:val="0"/>
      <w:marTop w:val="0"/>
      <w:marBottom w:val="0"/>
      <w:divBdr>
        <w:top w:val="none" w:sz="0" w:space="0" w:color="auto"/>
        <w:left w:val="none" w:sz="0" w:space="0" w:color="auto"/>
        <w:bottom w:val="none" w:sz="0" w:space="0" w:color="auto"/>
        <w:right w:val="none" w:sz="0" w:space="0" w:color="auto"/>
      </w:divBdr>
    </w:div>
    <w:div w:id="1412005024">
      <w:bodyDiv w:val="1"/>
      <w:marLeft w:val="0"/>
      <w:marRight w:val="0"/>
      <w:marTop w:val="0"/>
      <w:marBottom w:val="0"/>
      <w:divBdr>
        <w:top w:val="none" w:sz="0" w:space="0" w:color="auto"/>
        <w:left w:val="none" w:sz="0" w:space="0" w:color="auto"/>
        <w:bottom w:val="none" w:sz="0" w:space="0" w:color="auto"/>
        <w:right w:val="none" w:sz="0" w:space="0" w:color="auto"/>
      </w:divBdr>
    </w:div>
    <w:div w:id="1469401522">
      <w:bodyDiv w:val="1"/>
      <w:marLeft w:val="0"/>
      <w:marRight w:val="0"/>
      <w:marTop w:val="0"/>
      <w:marBottom w:val="0"/>
      <w:divBdr>
        <w:top w:val="none" w:sz="0" w:space="0" w:color="auto"/>
        <w:left w:val="none" w:sz="0" w:space="0" w:color="auto"/>
        <w:bottom w:val="none" w:sz="0" w:space="0" w:color="auto"/>
        <w:right w:val="none" w:sz="0" w:space="0" w:color="auto"/>
      </w:divBdr>
    </w:div>
    <w:div w:id="1507329162">
      <w:bodyDiv w:val="1"/>
      <w:marLeft w:val="0"/>
      <w:marRight w:val="0"/>
      <w:marTop w:val="0"/>
      <w:marBottom w:val="0"/>
      <w:divBdr>
        <w:top w:val="none" w:sz="0" w:space="0" w:color="auto"/>
        <w:left w:val="none" w:sz="0" w:space="0" w:color="auto"/>
        <w:bottom w:val="none" w:sz="0" w:space="0" w:color="auto"/>
        <w:right w:val="none" w:sz="0" w:space="0" w:color="auto"/>
      </w:divBdr>
      <w:divsChild>
        <w:div w:id="1103956942">
          <w:marLeft w:val="0"/>
          <w:marRight w:val="0"/>
          <w:marTop w:val="0"/>
          <w:marBottom w:val="0"/>
          <w:divBdr>
            <w:top w:val="none" w:sz="0" w:space="0" w:color="auto"/>
            <w:left w:val="none" w:sz="0" w:space="0" w:color="auto"/>
            <w:bottom w:val="none" w:sz="0" w:space="0" w:color="auto"/>
            <w:right w:val="none" w:sz="0" w:space="0" w:color="auto"/>
          </w:divBdr>
          <w:divsChild>
            <w:div w:id="35122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4440">
      <w:bodyDiv w:val="1"/>
      <w:marLeft w:val="0"/>
      <w:marRight w:val="0"/>
      <w:marTop w:val="0"/>
      <w:marBottom w:val="0"/>
      <w:divBdr>
        <w:top w:val="none" w:sz="0" w:space="0" w:color="auto"/>
        <w:left w:val="none" w:sz="0" w:space="0" w:color="auto"/>
        <w:bottom w:val="none" w:sz="0" w:space="0" w:color="auto"/>
        <w:right w:val="none" w:sz="0" w:space="0" w:color="auto"/>
      </w:divBdr>
    </w:div>
    <w:div w:id="1654677966">
      <w:bodyDiv w:val="1"/>
      <w:marLeft w:val="0"/>
      <w:marRight w:val="0"/>
      <w:marTop w:val="0"/>
      <w:marBottom w:val="0"/>
      <w:divBdr>
        <w:top w:val="none" w:sz="0" w:space="0" w:color="auto"/>
        <w:left w:val="none" w:sz="0" w:space="0" w:color="auto"/>
        <w:bottom w:val="none" w:sz="0" w:space="0" w:color="auto"/>
        <w:right w:val="none" w:sz="0" w:space="0" w:color="auto"/>
      </w:divBdr>
    </w:div>
    <w:div w:id="1661277081">
      <w:bodyDiv w:val="1"/>
      <w:marLeft w:val="0"/>
      <w:marRight w:val="0"/>
      <w:marTop w:val="0"/>
      <w:marBottom w:val="0"/>
      <w:divBdr>
        <w:top w:val="none" w:sz="0" w:space="0" w:color="auto"/>
        <w:left w:val="none" w:sz="0" w:space="0" w:color="auto"/>
        <w:bottom w:val="none" w:sz="0" w:space="0" w:color="auto"/>
        <w:right w:val="none" w:sz="0" w:space="0" w:color="auto"/>
      </w:divBdr>
    </w:div>
    <w:div w:id="1726950106">
      <w:bodyDiv w:val="1"/>
      <w:marLeft w:val="0"/>
      <w:marRight w:val="0"/>
      <w:marTop w:val="0"/>
      <w:marBottom w:val="0"/>
      <w:divBdr>
        <w:top w:val="none" w:sz="0" w:space="0" w:color="auto"/>
        <w:left w:val="none" w:sz="0" w:space="0" w:color="auto"/>
        <w:bottom w:val="none" w:sz="0" w:space="0" w:color="auto"/>
        <w:right w:val="none" w:sz="0" w:space="0" w:color="auto"/>
      </w:divBdr>
    </w:div>
    <w:div w:id="1785803751">
      <w:bodyDiv w:val="1"/>
      <w:marLeft w:val="0"/>
      <w:marRight w:val="0"/>
      <w:marTop w:val="0"/>
      <w:marBottom w:val="0"/>
      <w:divBdr>
        <w:top w:val="none" w:sz="0" w:space="0" w:color="auto"/>
        <w:left w:val="none" w:sz="0" w:space="0" w:color="auto"/>
        <w:bottom w:val="none" w:sz="0" w:space="0" w:color="auto"/>
        <w:right w:val="none" w:sz="0" w:space="0" w:color="auto"/>
      </w:divBdr>
    </w:div>
    <w:div w:id="1806577880">
      <w:bodyDiv w:val="1"/>
      <w:marLeft w:val="0"/>
      <w:marRight w:val="0"/>
      <w:marTop w:val="0"/>
      <w:marBottom w:val="0"/>
      <w:divBdr>
        <w:top w:val="none" w:sz="0" w:space="0" w:color="auto"/>
        <w:left w:val="none" w:sz="0" w:space="0" w:color="auto"/>
        <w:bottom w:val="none" w:sz="0" w:space="0" w:color="auto"/>
        <w:right w:val="none" w:sz="0" w:space="0" w:color="auto"/>
      </w:divBdr>
    </w:div>
    <w:div w:id="1907758890">
      <w:bodyDiv w:val="1"/>
      <w:marLeft w:val="0"/>
      <w:marRight w:val="0"/>
      <w:marTop w:val="0"/>
      <w:marBottom w:val="0"/>
      <w:divBdr>
        <w:top w:val="none" w:sz="0" w:space="0" w:color="auto"/>
        <w:left w:val="none" w:sz="0" w:space="0" w:color="auto"/>
        <w:bottom w:val="none" w:sz="0" w:space="0" w:color="auto"/>
        <w:right w:val="none" w:sz="0" w:space="0" w:color="auto"/>
      </w:divBdr>
    </w:div>
    <w:div w:id="1913268671">
      <w:bodyDiv w:val="1"/>
      <w:marLeft w:val="0"/>
      <w:marRight w:val="0"/>
      <w:marTop w:val="0"/>
      <w:marBottom w:val="0"/>
      <w:divBdr>
        <w:top w:val="none" w:sz="0" w:space="0" w:color="auto"/>
        <w:left w:val="none" w:sz="0" w:space="0" w:color="auto"/>
        <w:bottom w:val="none" w:sz="0" w:space="0" w:color="auto"/>
        <w:right w:val="none" w:sz="0" w:space="0" w:color="auto"/>
      </w:divBdr>
    </w:div>
    <w:div w:id="1917667245">
      <w:bodyDiv w:val="1"/>
      <w:marLeft w:val="0"/>
      <w:marRight w:val="0"/>
      <w:marTop w:val="0"/>
      <w:marBottom w:val="0"/>
      <w:divBdr>
        <w:top w:val="none" w:sz="0" w:space="0" w:color="auto"/>
        <w:left w:val="none" w:sz="0" w:space="0" w:color="auto"/>
        <w:bottom w:val="none" w:sz="0" w:space="0" w:color="auto"/>
        <w:right w:val="none" w:sz="0" w:space="0" w:color="auto"/>
      </w:divBdr>
    </w:div>
    <w:div w:id="1981642265">
      <w:bodyDiv w:val="1"/>
      <w:marLeft w:val="0"/>
      <w:marRight w:val="0"/>
      <w:marTop w:val="0"/>
      <w:marBottom w:val="0"/>
      <w:divBdr>
        <w:top w:val="none" w:sz="0" w:space="0" w:color="auto"/>
        <w:left w:val="none" w:sz="0" w:space="0" w:color="auto"/>
        <w:bottom w:val="none" w:sz="0" w:space="0" w:color="auto"/>
        <w:right w:val="none" w:sz="0" w:space="0" w:color="auto"/>
      </w:divBdr>
    </w:div>
    <w:div w:id="1992638768">
      <w:bodyDiv w:val="1"/>
      <w:marLeft w:val="0"/>
      <w:marRight w:val="0"/>
      <w:marTop w:val="0"/>
      <w:marBottom w:val="0"/>
      <w:divBdr>
        <w:top w:val="none" w:sz="0" w:space="0" w:color="auto"/>
        <w:left w:val="none" w:sz="0" w:space="0" w:color="auto"/>
        <w:bottom w:val="none" w:sz="0" w:space="0" w:color="auto"/>
        <w:right w:val="none" w:sz="0" w:space="0" w:color="auto"/>
      </w:divBdr>
    </w:div>
    <w:div w:id="2002811253">
      <w:bodyDiv w:val="1"/>
      <w:marLeft w:val="0"/>
      <w:marRight w:val="0"/>
      <w:marTop w:val="0"/>
      <w:marBottom w:val="0"/>
      <w:divBdr>
        <w:top w:val="none" w:sz="0" w:space="0" w:color="auto"/>
        <w:left w:val="none" w:sz="0" w:space="0" w:color="auto"/>
        <w:bottom w:val="none" w:sz="0" w:space="0" w:color="auto"/>
        <w:right w:val="none" w:sz="0" w:space="0" w:color="auto"/>
      </w:divBdr>
    </w:div>
    <w:div w:id="200377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annyjackson/CardinalisGenomics" TargetMode="External"/><Relationship Id="rId11" Type="http://schemas.openxmlformats.org/officeDocument/2006/relationships/fontTable" Target="fontTable.xml"/><Relationship Id="rId5" Type="http://schemas.openxmlformats.org/officeDocument/2006/relationships/hyperlink" Target="mailto:dannyjackson@arizona.edu" TargetMode="Externa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3430</TotalTime>
  <Pages>28</Pages>
  <Words>44685</Words>
  <Characters>254711</Characters>
  <Application>Microsoft Office Word</Application>
  <DocSecurity>0</DocSecurity>
  <Lines>2122</Lines>
  <Paragraphs>597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Jackson (Student)</dc:creator>
  <cp:keywords/>
  <dc:description/>
  <cp:lastModifiedBy>Danny Jackson (Student)</cp:lastModifiedBy>
  <cp:revision>36</cp:revision>
  <cp:lastPrinted>2025-06-08T20:08:00Z</cp:lastPrinted>
  <dcterms:created xsi:type="dcterms:W3CDTF">2024-02-26T21:08:00Z</dcterms:created>
  <dcterms:modified xsi:type="dcterms:W3CDTF">2025-06-10T03:35:00Z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id="2dIJ1C3d"/&gt;&lt;style id="http://www.zotero.org/styles/apa" locale="en-US" hasBibliography="1" bibliographyStyleHasBeenSet="1"/&gt;&lt;prefs&gt;&lt;pref name="fieldType" value="Field"/&gt;&lt;/prefs&gt;&lt;/data&gt;</vt:lpwstr>
  </property>
</Properties>
</file>
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0E8ED" w14:textId="6000160A" w:rsidR="00427F67" w:rsidRDefault="00604E25" w:rsidP="00427F67">
      <w:pPr>
        <w:spacing w:line="480" w:lineRule="auto"/>
        <w:jc w:val="center"/>
        <w:rPr>
          <w:b/>
          <w:sz w:val="28"/>
          <w:szCs w:val="28"/>
        </w:rPr>
      </w:pPr>
      <w:bookmarkStart w:id="0" w:name="_Hlk192494371"/>
      <w:r w:rsidRPr="00F701F8">
        <w:rPr>
          <w:b/>
          <w:sz w:val="28"/>
          <w:szCs w:val="28"/>
        </w:rPr>
        <w:t xml:space="preserve">Parallel Evolution </w:t>
      </w:r>
      <w:r w:rsidRPr="00C3554B">
        <w:rPr>
          <w:b/>
          <w:sz w:val="28"/>
          <w:szCs w:val="28"/>
        </w:rPr>
        <w:t>o</w:t>
      </w:r>
      <w:r w:rsidR="004F46E9" w:rsidRPr="00C3554B">
        <w:rPr>
          <w:b/>
          <w:sz w:val="28"/>
          <w:szCs w:val="28"/>
        </w:rPr>
        <w:t>f</w:t>
      </w:r>
      <w:r w:rsidRPr="00C3554B">
        <w:rPr>
          <w:b/>
          <w:sz w:val="28"/>
          <w:szCs w:val="28"/>
        </w:rPr>
        <w:t xml:space="preserve"> Genes</w:t>
      </w:r>
      <w:r w:rsidR="00444C7E" w:rsidRPr="00C3554B">
        <w:rPr>
          <w:b/>
          <w:sz w:val="28"/>
          <w:szCs w:val="28"/>
        </w:rPr>
        <w:t xml:space="preserve"> Related to Neurological Function and</w:t>
      </w:r>
      <w:r w:rsidR="00427F67">
        <w:rPr>
          <w:b/>
          <w:sz w:val="28"/>
          <w:szCs w:val="28"/>
        </w:rPr>
        <w:t xml:space="preserve"> </w:t>
      </w:r>
    </w:p>
    <w:p w14:paraId="5AD1B20B" w14:textId="657CC510" w:rsidR="00604E25" w:rsidRPr="00C3554B" w:rsidRDefault="00444C7E" w:rsidP="00427F67">
      <w:pPr>
        <w:spacing w:line="480" w:lineRule="auto"/>
        <w:jc w:val="center"/>
        <w:rPr>
          <w:b/>
          <w:sz w:val="28"/>
          <w:szCs w:val="28"/>
        </w:rPr>
      </w:pPr>
      <w:r w:rsidRPr="00C3554B">
        <w:rPr>
          <w:b/>
          <w:sz w:val="28"/>
          <w:szCs w:val="28"/>
        </w:rPr>
        <w:t>Muscle Development</w:t>
      </w:r>
      <w:r w:rsidR="00604E25" w:rsidRPr="00C3554B">
        <w:rPr>
          <w:b/>
          <w:sz w:val="28"/>
          <w:szCs w:val="28"/>
        </w:rPr>
        <w:t xml:space="preserve"> </w:t>
      </w:r>
      <w:r w:rsidR="004F46E9" w:rsidRPr="00C3554B">
        <w:rPr>
          <w:b/>
          <w:sz w:val="28"/>
          <w:szCs w:val="28"/>
        </w:rPr>
        <w:t xml:space="preserve">in </w:t>
      </w:r>
      <w:r w:rsidR="00397622" w:rsidRPr="00C3554B">
        <w:rPr>
          <w:b/>
          <w:sz w:val="28"/>
          <w:szCs w:val="28"/>
        </w:rPr>
        <w:t>Urban Birds</w:t>
      </w:r>
    </w:p>
    <w:p w14:paraId="57F96AA2" w14:textId="77777777" w:rsidR="006C4BC6" w:rsidRDefault="006C4BC6" w:rsidP="000F00A4">
      <w:pPr>
        <w:spacing w:line="480" w:lineRule="auto"/>
        <w:rPr>
          <w:b/>
          <w:u w:val="single"/>
        </w:rPr>
      </w:pPr>
    </w:p>
    <w:p w14:paraId="0FB666B2" w14:textId="77777777" w:rsidR="00847ABC" w:rsidRPr="000A5E4B" w:rsidRDefault="0085178F" w:rsidP="000F00A4">
      <w:pPr>
        <w:spacing w:line="480" w:lineRule="auto"/>
        <w:rPr>
          <w:b/>
          <w:u w:val="single"/>
        </w:rPr>
      </w:pPr>
      <w:r w:rsidRPr="000A5E4B">
        <w:rPr>
          <w:b/>
          <w:u w:val="single"/>
        </w:rPr>
        <w:t>Authors</w:t>
      </w:r>
    </w:p>
    <w:p w14:paraId="7D5C1BCC" w14:textId="6E2D355D" w:rsidR="00934DF3" w:rsidRDefault="00F97D88" w:rsidP="000F00A4">
      <w:pPr>
        <w:spacing w:line="480" w:lineRule="auto"/>
        <w:rPr>
          <w:bCs/>
        </w:rPr>
      </w:pPr>
      <w:r>
        <w:rPr>
          <w:bCs/>
        </w:rPr>
        <w:t>[Removed for double-blind review]</w:t>
      </w:r>
      <w:r w:rsidR="00934DF3">
        <w:rPr>
          <w:bCs/>
        </w:rPr>
        <w:br w:type="page"/>
      </w:r>
    </w:p>
    <w:p w14:paraId="5F65852C" w14:textId="77777777" w:rsidR="0085178F" w:rsidRPr="000A5E4B" w:rsidRDefault="0085178F" w:rsidP="000F00A4">
      <w:pPr>
        <w:spacing w:line="480" w:lineRule="auto"/>
        <w:rPr>
          <w:b/>
          <w:bCs/>
          <w:u w:val="single"/>
          <w:lang w:val="en"/>
        </w:rPr>
      </w:pPr>
      <w:r w:rsidRPr="000A5E4B">
        <w:rPr>
          <w:b/>
          <w:bCs/>
          <w:u w:val="single"/>
          <w:lang w:val="en"/>
        </w:rPr>
        <w:lastRenderedPageBreak/>
        <w:t>Abstract</w:t>
      </w:r>
    </w:p>
    <w:p w14:paraId="24448963" w14:textId="020028B1" w:rsidR="00CA2E21" w:rsidRDefault="006A7BA9" w:rsidP="00C3554B">
      <w:pPr>
        <w:spacing w:line="480" w:lineRule="auto"/>
        <w:rPr>
          <w:bCs/>
          <w:lang w:val="en"/>
        </w:rPr>
      </w:pPr>
      <w:r>
        <w:rPr>
          <w:bCs/>
          <w:lang w:val="en"/>
        </w:rPr>
        <w:t>Human activities</w:t>
      </w:r>
      <w:r w:rsidRPr="006D2868">
        <w:rPr>
          <w:bCs/>
          <w:lang w:val="en"/>
        </w:rPr>
        <w:t xml:space="preserve"> </w:t>
      </w:r>
      <w:r w:rsidR="0085178F" w:rsidRPr="006D2868">
        <w:rPr>
          <w:bCs/>
          <w:lang w:val="en"/>
        </w:rPr>
        <w:t>ha</w:t>
      </w:r>
      <w:r>
        <w:rPr>
          <w:bCs/>
          <w:lang w:val="en"/>
        </w:rPr>
        <w:t>ve</w:t>
      </w:r>
      <w:r w:rsidR="0085178F" w:rsidRPr="006D2868">
        <w:rPr>
          <w:bCs/>
          <w:lang w:val="en"/>
        </w:rPr>
        <w:t xml:space="preserve"> reshaped ecosystems globally and ha</w:t>
      </w:r>
      <w:r w:rsidR="00397622">
        <w:rPr>
          <w:bCs/>
          <w:lang w:val="en"/>
        </w:rPr>
        <w:t>ve</w:t>
      </w:r>
      <w:r w:rsidR="0085178F" w:rsidRPr="006D2868">
        <w:rPr>
          <w:bCs/>
          <w:lang w:val="en"/>
        </w:rPr>
        <w:t xml:space="preserve"> created new selective regimes to which wild animals must adapt</w:t>
      </w:r>
      <w:r w:rsidR="00397622">
        <w:rPr>
          <w:bCs/>
          <w:lang w:val="en"/>
        </w:rPr>
        <w:t>.</w:t>
      </w:r>
      <w:r w:rsidR="0085178F" w:rsidRPr="006D2868">
        <w:rPr>
          <w:bCs/>
          <w:lang w:val="en"/>
        </w:rPr>
        <w:t xml:space="preserve"> </w:t>
      </w:r>
      <w:r>
        <w:rPr>
          <w:bCs/>
          <w:lang w:val="en"/>
        </w:rPr>
        <w:t xml:space="preserve">Urban </w:t>
      </w:r>
      <w:r w:rsidR="00486A7C">
        <w:rPr>
          <w:bCs/>
          <w:lang w:val="en"/>
        </w:rPr>
        <w:t>settings</w:t>
      </w:r>
      <w:r w:rsidRPr="006D2868">
        <w:rPr>
          <w:bCs/>
          <w:lang w:val="en"/>
        </w:rPr>
        <w:t xml:space="preserve"> </w:t>
      </w:r>
      <w:r w:rsidR="0085178F" w:rsidRPr="006D2868">
        <w:rPr>
          <w:bCs/>
          <w:lang w:val="en"/>
        </w:rPr>
        <w:t>present</w:t>
      </w:r>
      <w:r>
        <w:rPr>
          <w:bCs/>
          <w:lang w:val="en"/>
        </w:rPr>
        <w:t xml:space="preserve"> wildlife with </w:t>
      </w:r>
      <w:r w:rsidR="0085178F" w:rsidRPr="006D2868">
        <w:rPr>
          <w:bCs/>
          <w:lang w:val="en"/>
        </w:rPr>
        <w:t>novel challenges</w:t>
      </w:r>
      <w:r w:rsidR="00486A7C">
        <w:rPr>
          <w:bCs/>
          <w:lang w:val="en"/>
        </w:rPr>
        <w:t xml:space="preserve"> that </w:t>
      </w:r>
      <w:r>
        <w:rPr>
          <w:bCs/>
          <w:lang w:val="en"/>
        </w:rPr>
        <w:t>are consistent across cities</w:t>
      </w:r>
      <w:r w:rsidR="0085178F" w:rsidRPr="006D2868">
        <w:rPr>
          <w:bCs/>
          <w:lang w:val="en"/>
        </w:rPr>
        <w:t xml:space="preserve"> (e.g. artificial light at night, noise pollution, novel resource distributions).</w:t>
      </w:r>
      <w:r w:rsidR="008F5817">
        <w:rPr>
          <w:bCs/>
          <w:lang w:val="en"/>
        </w:rPr>
        <w:t xml:space="preserve"> </w:t>
      </w:r>
      <w:r w:rsidR="00397622">
        <w:rPr>
          <w:bCs/>
          <w:lang w:val="en"/>
        </w:rPr>
        <w:t>A handful of b</w:t>
      </w:r>
      <w:r w:rsidR="00934DF3">
        <w:rPr>
          <w:bCs/>
          <w:lang w:val="en"/>
        </w:rPr>
        <w:t>ird</w:t>
      </w:r>
      <w:r w:rsidR="00397622">
        <w:rPr>
          <w:bCs/>
          <w:lang w:val="en"/>
        </w:rPr>
        <w:t xml:space="preserve"> </w:t>
      </w:r>
      <w:r w:rsidR="00934DF3">
        <w:rPr>
          <w:bCs/>
          <w:lang w:val="en"/>
        </w:rPr>
        <w:t>s</w:t>
      </w:r>
      <w:r w:rsidR="00397622">
        <w:rPr>
          <w:bCs/>
          <w:lang w:val="en"/>
        </w:rPr>
        <w:t xml:space="preserve">pecies </w:t>
      </w:r>
      <w:del w:id="1" w:author="Danny Jackson" w:date="2026-04-19T13:14:00Z" w16du:dateUtc="2026-04-19T17:14:00Z">
        <w:r w:rsidR="00397622" w:rsidDel="0033319F">
          <w:rPr>
            <w:bCs/>
            <w:lang w:val="en"/>
          </w:rPr>
          <w:delText>have</w:delText>
        </w:r>
        <w:r w:rsidR="00934DF3" w:rsidDel="0033319F">
          <w:rPr>
            <w:bCs/>
            <w:lang w:val="en"/>
          </w:rPr>
          <w:delText xml:space="preserve"> respond</w:delText>
        </w:r>
        <w:r w:rsidR="00397622" w:rsidDel="0033319F">
          <w:rPr>
            <w:bCs/>
            <w:lang w:val="en"/>
          </w:rPr>
          <w:delText>ed</w:delText>
        </w:r>
        <w:r w:rsidR="00934DF3" w:rsidDel="0033319F">
          <w:rPr>
            <w:bCs/>
            <w:lang w:val="en"/>
          </w:rPr>
          <w:delText xml:space="preserve"> to urbanization through</w:delText>
        </w:r>
      </w:del>
      <w:ins w:id="2" w:author="Danny Jackson" w:date="2026-04-19T13:14:00Z" w16du:dateUtc="2026-04-19T17:14:00Z">
        <w:r w:rsidR="0033319F">
          <w:rPr>
            <w:bCs/>
            <w:lang w:val="en"/>
          </w:rPr>
          <w:t>show</w:t>
        </w:r>
      </w:ins>
      <w:r w:rsidR="00934DF3">
        <w:rPr>
          <w:bCs/>
          <w:lang w:val="en"/>
        </w:rPr>
        <w:t xml:space="preserve"> </w:t>
      </w:r>
      <w:ins w:id="3" w:author="Danny Jackson" w:date="2026-04-19T13:13:00Z" w16du:dateUtc="2026-04-19T17:13:00Z">
        <w:r w:rsidR="0033319F">
          <w:rPr>
            <w:bCs/>
            <w:lang w:val="en"/>
          </w:rPr>
          <w:t xml:space="preserve">within-species </w:t>
        </w:r>
      </w:ins>
      <w:r w:rsidR="00756492">
        <w:rPr>
          <w:bCs/>
          <w:lang w:val="en"/>
        </w:rPr>
        <w:t xml:space="preserve">parallel </w:t>
      </w:r>
      <w:r w:rsidR="00934DF3">
        <w:rPr>
          <w:bCs/>
          <w:lang w:val="en"/>
        </w:rPr>
        <w:t>evolution</w:t>
      </w:r>
      <w:ins w:id="4" w:author="Danny Jackson" w:date="2026-04-19T13:14:00Z" w16du:dateUtc="2026-04-19T17:14:00Z">
        <w:r w:rsidR="0033319F">
          <w:rPr>
            <w:bCs/>
            <w:lang w:val="en"/>
          </w:rPr>
          <w:t xml:space="preserve"> in response to u</w:t>
        </w:r>
      </w:ins>
      <w:ins w:id="5" w:author="Danny Jackson" w:date="2026-04-19T13:15:00Z" w16du:dateUtc="2026-04-19T17:15:00Z">
        <w:r w:rsidR="0033319F">
          <w:rPr>
            <w:bCs/>
            <w:lang w:val="en"/>
          </w:rPr>
          <w:t xml:space="preserve">rbanization, with </w:t>
        </w:r>
      </w:ins>
      <w:del w:id="6" w:author="Danny Jackson" w:date="2026-04-19T13:14:00Z" w16du:dateUtc="2026-04-19T17:14:00Z">
        <w:r w:rsidR="00934DF3" w:rsidDel="0033319F">
          <w:rPr>
            <w:bCs/>
            <w:lang w:val="en"/>
          </w:rPr>
          <w:delText xml:space="preserve">ary changes </w:delText>
        </w:r>
      </w:del>
      <w:del w:id="7" w:author="Danny Jackson" w:date="2026-04-19T13:15:00Z" w16du:dateUtc="2026-04-19T17:15:00Z">
        <w:r w:rsidR="008F5817" w:rsidRPr="006D2868" w:rsidDel="0033319F">
          <w:rPr>
            <w:bCs/>
            <w:lang w:val="en"/>
          </w:rPr>
          <w:delText xml:space="preserve">in </w:delText>
        </w:r>
        <w:r w:rsidR="00C247FB" w:rsidDel="0033319F">
          <w:rPr>
            <w:bCs/>
            <w:lang w:val="en"/>
          </w:rPr>
          <w:delText xml:space="preserve">specific </w:delText>
        </w:r>
        <w:r w:rsidR="00756492" w:rsidDel="0033319F">
          <w:rPr>
            <w:bCs/>
            <w:lang w:val="en"/>
          </w:rPr>
          <w:delText>genes</w:delText>
        </w:r>
      </w:del>
      <w:ins w:id="8" w:author="Danny Jackson" w:date="2026-04-19T13:15:00Z" w16du:dateUtc="2026-04-19T17:15:00Z">
        <w:r w:rsidR="0033319F">
          <w:rPr>
            <w:bCs/>
            <w:lang w:val="en"/>
          </w:rPr>
          <w:t>consistent changes</w:t>
        </w:r>
      </w:ins>
      <w:r w:rsidR="00934DF3">
        <w:rPr>
          <w:bCs/>
          <w:lang w:val="en"/>
        </w:rPr>
        <w:t xml:space="preserve"> across multiple cities. </w:t>
      </w:r>
      <w:r w:rsidR="00AC696F">
        <w:rPr>
          <w:bCs/>
          <w:lang w:val="en"/>
        </w:rPr>
        <w:t>However, t</w:t>
      </w:r>
      <w:r w:rsidR="00934DF3">
        <w:rPr>
          <w:bCs/>
          <w:lang w:val="en"/>
        </w:rPr>
        <w:t xml:space="preserve">he extent of parallel evolution across taxa </w:t>
      </w:r>
      <w:del w:id="9" w:author="Danny Jackson" w:date="2026-04-19T13:11:00Z" w16du:dateUtc="2026-04-19T17:11:00Z">
        <w:r w:rsidR="00397622" w:rsidDel="0033319F">
          <w:rPr>
            <w:bCs/>
            <w:lang w:val="en"/>
          </w:rPr>
          <w:delText>that differ in ecology and natural history</w:delText>
        </w:r>
        <w:r w:rsidR="00934DF3" w:rsidDel="0033319F">
          <w:rPr>
            <w:bCs/>
            <w:lang w:val="en"/>
          </w:rPr>
          <w:delText xml:space="preserve"> </w:delText>
        </w:r>
      </w:del>
      <w:r w:rsidR="00934DF3">
        <w:rPr>
          <w:bCs/>
          <w:lang w:val="en"/>
        </w:rPr>
        <w:t xml:space="preserve">is </w:t>
      </w:r>
      <w:ins w:id="10" w:author="Danny Jackson" w:date="2026-04-19T13:12:00Z" w16du:dateUtc="2026-04-19T17:12:00Z">
        <w:r w:rsidR="0033319F">
          <w:rPr>
            <w:bCs/>
            <w:lang w:val="en"/>
          </w:rPr>
          <w:t xml:space="preserve">largely </w:t>
        </w:r>
      </w:ins>
      <w:r w:rsidR="00934DF3">
        <w:rPr>
          <w:bCs/>
          <w:lang w:val="en"/>
        </w:rPr>
        <w:t>unknown</w:t>
      </w:r>
      <w:r w:rsidR="00397622">
        <w:rPr>
          <w:bCs/>
          <w:lang w:val="en"/>
        </w:rPr>
        <w:t>, and</w:t>
      </w:r>
      <w:r w:rsidR="00934DF3">
        <w:rPr>
          <w:bCs/>
          <w:lang w:val="en"/>
        </w:rPr>
        <w:t xml:space="preserve"> </w:t>
      </w:r>
      <w:r w:rsidR="003E2D76">
        <w:rPr>
          <w:bCs/>
          <w:lang w:val="en"/>
        </w:rPr>
        <w:t xml:space="preserve">genomic </w:t>
      </w:r>
      <w:r w:rsidR="00934DF3">
        <w:rPr>
          <w:bCs/>
          <w:lang w:val="en"/>
        </w:rPr>
        <w:t>s</w:t>
      </w:r>
      <w:r w:rsidR="0085178F" w:rsidRPr="006D2868">
        <w:rPr>
          <w:bCs/>
          <w:lang w:val="en"/>
        </w:rPr>
        <w:t xml:space="preserve">tudies of </w:t>
      </w:r>
      <w:r w:rsidR="00847D9D" w:rsidRPr="006D2868">
        <w:rPr>
          <w:bCs/>
          <w:lang w:val="en"/>
        </w:rPr>
        <w:t>closely related</w:t>
      </w:r>
      <w:r w:rsidR="0085178F" w:rsidRPr="006D2868">
        <w:rPr>
          <w:bCs/>
          <w:lang w:val="en"/>
        </w:rPr>
        <w:t xml:space="preserve"> sympatric species </w:t>
      </w:r>
      <w:r w:rsidR="00934DF3">
        <w:rPr>
          <w:bCs/>
          <w:lang w:val="en"/>
        </w:rPr>
        <w:t xml:space="preserve">can provide new insights into interspecific </w:t>
      </w:r>
      <w:r w:rsidR="00397622">
        <w:rPr>
          <w:bCs/>
          <w:lang w:val="en"/>
        </w:rPr>
        <w:t xml:space="preserve">patterns of </w:t>
      </w:r>
      <w:r w:rsidR="00934DF3">
        <w:rPr>
          <w:bCs/>
          <w:lang w:val="en"/>
        </w:rPr>
        <w:t>urban evolution</w:t>
      </w:r>
      <w:r w:rsidR="0085178F" w:rsidRPr="006D2868">
        <w:rPr>
          <w:bCs/>
          <w:lang w:val="en"/>
        </w:rPr>
        <w:t xml:space="preserve">. Here we analyzed whole genome sequences of </w:t>
      </w:r>
      <w:r w:rsidR="00486A7C">
        <w:rPr>
          <w:bCs/>
          <w:lang w:val="en"/>
        </w:rPr>
        <w:t>N</w:t>
      </w:r>
      <w:r w:rsidR="0085178F" w:rsidRPr="006D2868">
        <w:rPr>
          <w:bCs/>
          <w:lang w:val="en"/>
        </w:rPr>
        <w:t xml:space="preserve">orthern </w:t>
      </w:r>
      <w:r w:rsidR="00486A7C">
        <w:rPr>
          <w:bCs/>
          <w:lang w:val="en"/>
        </w:rPr>
        <w:t>C</w:t>
      </w:r>
      <w:r w:rsidR="0085178F" w:rsidRPr="006D2868">
        <w:rPr>
          <w:bCs/>
          <w:lang w:val="en"/>
        </w:rPr>
        <w:t>ardinals (</w:t>
      </w:r>
      <w:r w:rsidR="0085178F" w:rsidRPr="006D2868">
        <w:rPr>
          <w:bCs/>
          <w:i/>
          <w:iCs/>
          <w:lang w:val="en"/>
        </w:rPr>
        <w:t>Cardinalis cardinalis</w:t>
      </w:r>
      <w:r w:rsidR="0085178F" w:rsidRPr="006D2868">
        <w:rPr>
          <w:bCs/>
          <w:lang w:val="en"/>
        </w:rPr>
        <w:t xml:space="preserve">) and </w:t>
      </w:r>
      <w:r w:rsidR="00486A7C">
        <w:rPr>
          <w:bCs/>
          <w:lang w:val="en"/>
        </w:rPr>
        <w:t>Pyrrhuloxia</w:t>
      </w:r>
      <w:r w:rsidR="0085178F" w:rsidRPr="006D2868">
        <w:rPr>
          <w:bCs/>
          <w:lang w:val="en"/>
        </w:rPr>
        <w:t xml:space="preserve"> (</w:t>
      </w:r>
      <w:r w:rsidR="0085178F" w:rsidRPr="006D2868">
        <w:rPr>
          <w:bCs/>
          <w:i/>
          <w:iCs/>
          <w:lang w:val="en"/>
        </w:rPr>
        <w:t>C. sinuatus</w:t>
      </w:r>
      <w:r w:rsidR="0085178F" w:rsidRPr="006D2868">
        <w:rPr>
          <w:bCs/>
          <w:lang w:val="en"/>
        </w:rPr>
        <w:t>) from urban and rural areas of Arizona, USA to test for the presence of parallel evolution</w:t>
      </w:r>
      <w:r w:rsidR="00397622">
        <w:rPr>
          <w:bCs/>
          <w:lang w:val="en"/>
        </w:rPr>
        <w:t xml:space="preserve"> to urban environments</w:t>
      </w:r>
      <w:r w:rsidR="0085178F" w:rsidRPr="006D2868">
        <w:rPr>
          <w:bCs/>
          <w:lang w:val="en"/>
        </w:rPr>
        <w:t xml:space="preserve">. </w:t>
      </w:r>
      <w:r w:rsidR="003E038C">
        <w:rPr>
          <w:bCs/>
          <w:lang w:val="en"/>
        </w:rPr>
        <w:t xml:space="preserve">We compare </w:t>
      </w:r>
      <w:r w:rsidR="00397622">
        <w:rPr>
          <w:bCs/>
          <w:lang w:val="en"/>
        </w:rPr>
        <w:t xml:space="preserve">our </w:t>
      </w:r>
      <w:r w:rsidR="003E038C">
        <w:rPr>
          <w:bCs/>
          <w:lang w:val="en"/>
        </w:rPr>
        <w:t>candidate</w:t>
      </w:r>
      <w:r w:rsidR="00397622">
        <w:rPr>
          <w:bCs/>
          <w:lang w:val="en"/>
        </w:rPr>
        <w:t xml:space="preserve"> urban adaptation</w:t>
      </w:r>
      <w:r w:rsidR="003E038C">
        <w:rPr>
          <w:bCs/>
          <w:lang w:val="en"/>
        </w:rPr>
        <w:t xml:space="preserve"> gene lists</w:t>
      </w:r>
      <w:r w:rsidR="00397622">
        <w:rPr>
          <w:bCs/>
          <w:lang w:val="en"/>
        </w:rPr>
        <w:t xml:space="preserve"> with </w:t>
      </w:r>
      <w:r w:rsidR="003E038C">
        <w:rPr>
          <w:bCs/>
          <w:lang w:val="en"/>
        </w:rPr>
        <w:t xml:space="preserve">published datasets of urban-selected genes in </w:t>
      </w:r>
      <w:r w:rsidR="00486A7C">
        <w:rPr>
          <w:bCs/>
          <w:lang w:val="en"/>
        </w:rPr>
        <w:t>B</w:t>
      </w:r>
      <w:r w:rsidR="003E038C">
        <w:rPr>
          <w:bCs/>
          <w:lang w:val="en"/>
        </w:rPr>
        <w:t xml:space="preserve">urrowing </w:t>
      </w:r>
      <w:r w:rsidR="00486A7C">
        <w:rPr>
          <w:bCs/>
          <w:lang w:val="en"/>
        </w:rPr>
        <w:t>O</w:t>
      </w:r>
      <w:r w:rsidR="003E038C">
        <w:rPr>
          <w:bCs/>
          <w:lang w:val="en"/>
        </w:rPr>
        <w:t>wls (</w:t>
      </w:r>
      <w:r w:rsidR="003E038C" w:rsidRPr="00EA3916">
        <w:rPr>
          <w:bCs/>
          <w:i/>
          <w:iCs/>
          <w:lang w:val="en"/>
        </w:rPr>
        <w:t xml:space="preserve">Athene </w:t>
      </w:r>
      <w:proofErr w:type="spellStart"/>
      <w:r w:rsidR="003E038C" w:rsidRPr="00EA3916">
        <w:rPr>
          <w:bCs/>
          <w:i/>
          <w:iCs/>
          <w:lang w:val="en"/>
        </w:rPr>
        <w:t>cunicularia</w:t>
      </w:r>
      <w:proofErr w:type="spellEnd"/>
      <w:r w:rsidR="003E038C">
        <w:rPr>
          <w:bCs/>
          <w:lang w:val="en"/>
        </w:rPr>
        <w:t xml:space="preserve">) and </w:t>
      </w:r>
      <w:r w:rsidR="00486A7C">
        <w:rPr>
          <w:bCs/>
          <w:lang w:val="en"/>
        </w:rPr>
        <w:t>Great Tit</w:t>
      </w:r>
      <w:r w:rsidR="003E038C">
        <w:rPr>
          <w:bCs/>
          <w:lang w:val="en"/>
        </w:rPr>
        <w:t>s (</w:t>
      </w:r>
      <w:r w:rsidR="003E038C">
        <w:rPr>
          <w:bCs/>
          <w:i/>
          <w:iCs/>
          <w:lang w:val="en"/>
        </w:rPr>
        <w:t>Parus major</w:t>
      </w:r>
      <w:r w:rsidR="003E038C">
        <w:rPr>
          <w:bCs/>
          <w:lang w:val="en"/>
        </w:rPr>
        <w:t xml:space="preserve">). </w:t>
      </w:r>
      <w:r w:rsidR="00C247FB">
        <w:rPr>
          <w:bCs/>
          <w:lang w:val="en"/>
        </w:rPr>
        <w:t>Across the four avian taxa, w</w:t>
      </w:r>
      <w:r w:rsidR="002D6E55">
        <w:rPr>
          <w:bCs/>
          <w:lang w:val="en"/>
        </w:rPr>
        <w:t xml:space="preserve">e </w:t>
      </w:r>
      <w:r w:rsidR="00486A7C">
        <w:rPr>
          <w:bCs/>
          <w:lang w:val="en"/>
        </w:rPr>
        <w:t>demonstrate</w:t>
      </w:r>
      <w:r w:rsidR="002D6E55">
        <w:rPr>
          <w:bCs/>
          <w:lang w:val="en"/>
        </w:rPr>
        <w:t xml:space="preserve"> evidence </w:t>
      </w:r>
      <w:r w:rsidR="00486A7C">
        <w:rPr>
          <w:bCs/>
          <w:lang w:val="en"/>
        </w:rPr>
        <w:t>of</w:t>
      </w:r>
      <w:r w:rsidR="002D6E55">
        <w:rPr>
          <w:bCs/>
          <w:lang w:val="en"/>
        </w:rPr>
        <w:t xml:space="preserve"> parallel </w:t>
      </w:r>
      <w:r w:rsidR="00486A7C">
        <w:rPr>
          <w:bCs/>
          <w:lang w:val="en"/>
        </w:rPr>
        <w:t xml:space="preserve">urban </w:t>
      </w:r>
      <w:r w:rsidR="002D6E55">
        <w:rPr>
          <w:bCs/>
          <w:lang w:val="en"/>
        </w:rPr>
        <w:t xml:space="preserve">selection on the same genes, </w:t>
      </w:r>
      <w:r w:rsidR="00AA3905">
        <w:rPr>
          <w:bCs/>
          <w:lang w:val="en"/>
        </w:rPr>
        <w:t xml:space="preserve">many of which affect the </w:t>
      </w:r>
      <w:r w:rsidR="00756492">
        <w:rPr>
          <w:bCs/>
          <w:lang w:val="en"/>
        </w:rPr>
        <w:t xml:space="preserve">function and </w:t>
      </w:r>
      <w:r w:rsidR="00AA3905">
        <w:rPr>
          <w:bCs/>
          <w:lang w:val="en"/>
        </w:rPr>
        <w:t>development of neurological and muscular tissues. Additionally, w</w:t>
      </w:r>
      <w:r w:rsidR="00847D9D">
        <w:rPr>
          <w:bCs/>
          <w:lang w:val="en"/>
        </w:rPr>
        <w:t>e identified genes</w:t>
      </w:r>
      <w:r w:rsidR="008574A1">
        <w:rPr>
          <w:bCs/>
          <w:lang w:val="en"/>
        </w:rPr>
        <w:t xml:space="preserve"> under selection in urban environments that are</w:t>
      </w:r>
      <w:r w:rsidR="00AA3905">
        <w:rPr>
          <w:bCs/>
          <w:lang w:val="en"/>
        </w:rPr>
        <w:t xml:space="preserve"> </w:t>
      </w:r>
      <w:r w:rsidR="00847D9D">
        <w:rPr>
          <w:bCs/>
          <w:lang w:val="en"/>
        </w:rPr>
        <w:t xml:space="preserve">involved in </w:t>
      </w:r>
      <w:r w:rsidR="00825C7F">
        <w:rPr>
          <w:bCs/>
          <w:lang w:val="en"/>
        </w:rPr>
        <w:t xml:space="preserve">blood physiology </w:t>
      </w:r>
      <w:r w:rsidR="00847D9D">
        <w:rPr>
          <w:bCs/>
          <w:lang w:val="en"/>
        </w:rPr>
        <w:t xml:space="preserve">and immune function </w:t>
      </w:r>
      <w:r w:rsidR="00C247FB">
        <w:rPr>
          <w:bCs/>
          <w:lang w:val="en"/>
        </w:rPr>
        <w:t xml:space="preserve">in </w:t>
      </w:r>
      <w:r w:rsidR="00847D9D">
        <w:rPr>
          <w:bCs/>
          <w:lang w:val="en"/>
        </w:rPr>
        <w:t xml:space="preserve">both </w:t>
      </w:r>
      <w:r w:rsidR="00AA3905">
        <w:rPr>
          <w:bCs/>
          <w:lang w:val="en"/>
        </w:rPr>
        <w:t xml:space="preserve">cardinal </w:t>
      </w:r>
      <w:r w:rsidR="00847D9D">
        <w:rPr>
          <w:bCs/>
          <w:lang w:val="en"/>
        </w:rPr>
        <w:t>species. Our findings emphasize th</w:t>
      </w:r>
      <w:r w:rsidR="00756492">
        <w:rPr>
          <w:bCs/>
          <w:lang w:val="en"/>
        </w:rPr>
        <w:t xml:space="preserve">at adaptation to anthropogenic change </w:t>
      </w:r>
      <w:r w:rsidR="00486A7C">
        <w:rPr>
          <w:bCs/>
          <w:lang w:val="en"/>
        </w:rPr>
        <w:t>can be</w:t>
      </w:r>
      <w:r w:rsidR="00756492">
        <w:rPr>
          <w:bCs/>
          <w:lang w:val="en"/>
        </w:rPr>
        <w:t xml:space="preserve"> </w:t>
      </w:r>
      <w:r w:rsidR="00AC696F">
        <w:rPr>
          <w:bCs/>
          <w:lang w:val="en"/>
        </w:rPr>
        <w:t>repeatable</w:t>
      </w:r>
      <w:r w:rsidR="00486A7C">
        <w:rPr>
          <w:bCs/>
          <w:lang w:val="en"/>
        </w:rPr>
        <w:t xml:space="preserve"> but </w:t>
      </w:r>
      <w:r w:rsidR="0008241F">
        <w:rPr>
          <w:bCs/>
          <w:lang w:val="en"/>
        </w:rPr>
        <w:t xml:space="preserve">is </w:t>
      </w:r>
      <w:r w:rsidR="00486A7C">
        <w:rPr>
          <w:bCs/>
          <w:lang w:val="en"/>
        </w:rPr>
        <w:t>also dependent on species-specific traits.</w:t>
      </w:r>
    </w:p>
    <w:p w14:paraId="591AA0AA" w14:textId="77777777" w:rsidR="00CA2E21" w:rsidRDefault="00CA2E21" w:rsidP="000F00A4">
      <w:pPr>
        <w:spacing w:line="480" w:lineRule="auto"/>
        <w:ind w:firstLine="720"/>
        <w:rPr>
          <w:bCs/>
          <w:lang w:val="en"/>
        </w:rPr>
      </w:pPr>
    </w:p>
    <w:p w14:paraId="2CC82A53" w14:textId="77777777" w:rsidR="00934DF3" w:rsidRDefault="00934DF3" w:rsidP="000F00A4">
      <w:pPr>
        <w:spacing w:line="480" w:lineRule="auto"/>
        <w:rPr>
          <w:b/>
          <w:u w:val="single"/>
          <w:lang w:val="en"/>
        </w:rPr>
      </w:pPr>
      <w:r>
        <w:rPr>
          <w:b/>
          <w:u w:val="single"/>
          <w:lang w:val="en"/>
        </w:rPr>
        <w:t>Key words:</w:t>
      </w:r>
    </w:p>
    <w:p w14:paraId="7A2FA345" w14:textId="216595BB" w:rsidR="00934DF3" w:rsidRPr="0077798F" w:rsidRDefault="0077798F" w:rsidP="000F00A4">
      <w:pPr>
        <w:spacing w:line="480" w:lineRule="auto"/>
        <w:rPr>
          <w:bCs/>
          <w:i/>
          <w:iCs/>
          <w:lang w:val="en"/>
        </w:rPr>
      </w:pPr>
      <w:r w:rsidRPr="0077798F">
        <w:rPr>
          <w:bCs/>
          <w:i/>
          <w:iCs/>
          <w:lang w:val="en"/>
        </w:rPr>
        <w:t>Anthropogenic</w:t>
      </w:r>
      <w:r w:rsidR="00F242EC" w:rsidRPr="0077798F">
        <w:rPr>
          <w:bCs/>
          <w:i/>
          <w:iCs/>
          <w:lang w:val="en"/>
        </w:rPr>
        <w:t xml:space="preserve">, </w:t>
      </w:r>
      <w:r w:rsidRPr="0077798F">
        <w:rPr>
          <w:bCs/>
          <w:i/>
          <w:iCs/>
          <w:lang w:val="en"/>
        </w:rPr>
        <w:t>Burrowing Owl, g</w:t>
      </w:r>
      <w:r w:rsidR="00F242EC" w:rsidRPr="0077798F">
        <w:rPr>
          <w:bCs/>
          <w:i/>
          <w:iCs/>
          <w:lang w:val="en"/>
        </w:rPr>
        <w:t>enomic,</w:t>
      </w:r>
      <w:r w:rsidRPr="0077798F">
        <w:rPr>
          <w:bCs/>
          <w:i/>
          <w:iCs/>
          <w:lang w:val="en"/>
        </w:rPr>
        <w:t xml:space="preserve"> Great Tit,</w:t>
      </w:r>
      <w:r w:rsidR="00F242EC" w:rsidRPr="0077798F">
        <w:rPr>
          <w:bCs/>
          <w:i/>
          <w:iCs/>
          <w:lang w:val="en"/>
        </w:rPr>
        <w:t xml:space="preserve"> </w:t>
      </w:r>
      <w:r w:rsidRPr="0077798F">
        <w:rPr>
          <w:bCs/>
          <w:i/>
          <w:iCs/>
          <w:lang w:val="en"/>
        </w:rPr>
        <w:t xml:space="preserve">Northern Cardinal, </w:t>
      </w:r>
      <w:r w:rsidR="00F242EC" w:rsidRPr="0077798F">
        <w:rPr>
          <w:bCs/>
          <w:i/>
          <w:iCs/>
          <w:lang w:val="en"/>
        </w:rPr>
        <w:t>parallel evolution</w:t>
      </w:r>
      <w:r w:rsidR="00486A7C" w:rsidRPr="0077798F">
        <w:rPr>
          <w:bCs/>
          <w:i/>
          <w:iCs/>
          <w:lang w:val="en"/>
        </w:rPr>
        <w:t xml:space="preserve">, </w:t>
      </w:r>
      <w:r w:rsidRPr="0077798F">
        <w:rPr>
          <w:bCs/>
          <w:i/>
          <w:iCs/>
          <w:lang w:val="en"/>
        </w:rPr>
        <w:t>Pyrrhuloxia, urbanization</w:t>
      </w:r>
    </w:p>
    <w:p w14:paraId="79C78DED" w14:textId="77777777" w:rsidR="00815648" w:rsidRPr="00815648" w:rsidRDefault="00815648" w:rsidP="000F00A4">
      <w:pPr>
        <w:spacing w:line="480" w:lineRule="auto"/>
        <w:rPr>
          <w:bCs/>
          <w:lang w:val="en"/>
        </w:rPr>
      </w:pPr>
    </w:p>
    <w:p w14:paraId="63189BD1" w14:textId="77777777" w:rsidR="003F6E85" w:rsidRDefault="00934DF3" w:rsidP="000F00A4">
      <w:pPr>
        <w:spacing w:line="480" w:lineRule="auto"/>
        <w:rPr>
          <w:b/>
          <w:u w:val="single"/>
          <w:lang w:val="en"/>
        </w:rPr>
      </w:pPr>
      <w:r>
        <w:rPr>
          <w:b/>
          <w:u w:val="single"/>
          <w:lang w:val="en"/>
        </w:rPr>
        <w:lastRenderedPageBreak/>
        <w:t>Lay summary:</w:t>
      </w:r>
    </w:p>
    <w:p w14:paraId="48CB3C8B" w14:textId="24A76A8B" w:rsidR="00847D9D" w:rsidRPr="00815648" w:rsidRDefault="00823F90" w:rsidP="000F00A4">
      <w:pPr>
        <w:spacing w:line="480" w:lineRule="auto"/>
        <w:rPr>
          <w:bCs/>
        </w:rPr>
      </w:pPr>
      <w:r>
        <w:rPr>
          <w:bCs/>
        </w:rPr>
        <w:t xml:space="preserve">Humans are rapidly changing </w:t>
      </w:r>
      <w:r w:rsidR="00E57851">
        <w:rPr>
          <w:bCs/>
        </w:rPr>
        <w:t>natural environments</w:t>
      </w:r>
      <w:r>
        <w:rPr>
          <w:bCs/>
        </w:rPr>
        <w:t xml:space="preserve">, and urbanization represents a severe ecological disturbance for native birds. </w:t>
      </w:r>
      <w:r w:rsidR="00E57851">
        <w:rPr>
          <w:bCs/>
        </w:rPr>
        <w:t>Studying</w:t>
      </w:r>
      <w:r>
        <w:rPr>
          <w:bCs/>
        </w:rPr>
        <w:t xml:space="preserve"> how birds adapt to urban environments can </w:t>
      </w:r>
      <w:r w:rsidR="00E57851">
        <w:rPr>
          <w:bCs/>
        </w:rPr>
        <w:t>reveal important</w:t>
      </w:r>
      <w:r>
        <w:rPr>
          <w:bCs/>
        </w:rPr>
        <w:t xml:space="preserve"> insight</w:t>
      </w:r>
      <w:r w:rsidR="00E57851">
        <w:rPr>
          <w:bCs/>
        </w:rPr>
        <w:t>s</w:t>
      </w:r>
      <w:r>
        <w:rPr>
          <w:bCs/>
        </w:rPr>
        <w:t xml:space="preserve"> </w:t>
      </w:r>
      <w:r w:rsidR="00E57851">
        <w:rPr>
          <w:bCs/>
        </w:rPr>
        <w:t xml:space="preserve">about </w:t>
      </w:r>
      <w:r>
        <w:rPr>
          <w:bCs/>
        </w:rPr>
        <w:t xml:space="preserve">evolution and </w:t>
      </w:r>
      <w:r w:rsidR="00CA7130">
        <w:rPr>
          <w:bCs/>
        </w:rPr>
        <w:t xml:space="preserve">how </w:t>
      </w:r>
      <w:r>
        <w:rPr>
          <w:bCs/>
        </w:rPr>
        <w:t xml:space="preserve">some </w:t>
      </w:r>
      <w:r w:rsidR="00E57851">
        <w:rPr>
          <w:bCs/>
        </w:rPr>
        <w:t xml:space="preserve">species thrive </w:t>
      </w:r>
      <w:r>
        <w:rPr>
          <w:bCs/>
        </w:rPr>
        <w:t xml:space="preserve">in cities while others do not. We </w:t>
      </w:r>
      <w:r w:rsidR="00E57851">
        <w:rPr>
          <w:bCs/>
        </w:rPr>
        <w:t>studied</w:t>
      </w:r>
      <w:r>
        <w:rPr>
          <w:bCs/>
        </w:rPr>
        <w:t xml:space="preserve"> two cardinal species in Tucson, Arizona </w:t>
      </w:r>
      <w:r w:rsidR="00CA7130">
        <w:rPr>
          <w:bCs/>
        </w:rPr>
        <w:t xml:space="preserve">– Northern Cardinals and Pyrrhuloxia – </w:t>
      </w:r>
      <w:r>
        <w:rPr>
          <w:bCs/>
        </w:rPr>
        <w:t>for evidence of urban-selection</w:t>
      </w:r>
      <w:r w:rsidR="00E57851">
        <w:rPr>
          <w:bCs/>
        </w:rPr>
        <w:t>. We also compared our findings to two other studies on urban selection in birds, one on Burrowing Owls and another on Great Tits.</w:t>
      </w:r>
      <w:r>
        <w:rPr>
          <w:bCs/>
        </w:rPr>
        <w:t xml:space="preserve"> </w:t>
      </w:r>
      <w:r w:rsidR="00E57851">
        <w:rPr>
          <w:bCs/>
        </w:rPr>
        <w:t>Across all four species, we found that brain and muscle function experienced selection in the urban environment</w:t>
      </w:r>
      <w:r w:rsidR="00CA7130">
        <w:rPr>
          <w:bCs/>
        </w:rPr>
        <w:t xml:space="preserve">. </w:t>
      </w:r>
      <w:r w:rsidR="00E02A5F">
        <w:rPr>
          <w:bCs/>
        </w:rPr>
        <w:t>We</w:t>
      </w:r>
      <w:r w:rsidR="00E57851">
        <w:rPr>
          <w:bCs/>
        </w:rPr>
        <w:t xml:space="preserve"> also found that some changes were unique to individual species, including blood physiology in Northern Cardinals and insulin function in Pyrrhuloxia. These findings show that</w:t>
      </w:r>
      <w:r w:rsidR="00CA7130">
        <w:rPr>
          <w:bCs/>
        </w:rPr>
        <w:t xml:space="preserve">, </w:t>
      </w:r>
      <w:r w:rsidR="00E57851">
        <w:rPr>
          <w:bCs/>
        </w:rPr>
        <w:t>while some effects of human disturbances on wildlife are consistent across species, the unique traits of each species also shape how they respond</w:t>
      </w:r>
      <w:r w:rsidR="00CA7130">
        <w:rPr>
          <w:bCs/>
        </w:rPr>
        <w:t xml:space="preserve"> to urbanization</w:t>
      </w:r>
      <w:r w:rsidR="00E57851">
        <w:rPr>
          <w:bCs/>
        </w:rPr>
        <w:t>.</w:t>
      </w:r>
      <w:r w:rsidR="00847D9D">
        <w:rPr>
          <w:bCs/>
          <w:lang w:val="en"/>
        </w:rPr>
        <w:br w:type="page"/>
      </w:r>
    </w:p>
    <w:p w14:paraId="6D191A15" w14:textId="70DF7CFF" w:rsidR="0085178F" w:rsidRPr="006D2868" w:rsidRDefault="0085178F" w:rsidP="00FE72A9">
      <w:pPr>
        <w:spacing w:line="480" w:lineRule="auto"/>
        <w:rPr>
          <w:b/>
          <w:bCs/>
          <w:u w:val="single"/>
          <w:lang w:val="en"/>
        </w:rPr>
      </w:pPr>
      <w:r w:rsidRPr="006D2868">
        <w:rPr>
          <w:b/>
          <w:bCs/>
          <w:u w:val="single"/>
          <w:lang w:val="en"/>
        </w:rPr>
        <w:lastRenderedPageBreak/>
        <w:t>Introduction</w:t>
      </w:r>
    </w:p>
    <w:p w14:paraId="4BBD5B81" w14:textId="6AE599D9" w:rsidR="005A3273" w:rsidRDefault="00536B35">
      <w:pPr>
        <w:spacing w:line="480" w:lineRule="auto"/>
        <w:ind w:firstLine="720"/>
        <w:rPr>
          <w:ins w:id="11" w:author="Danny Jackson" w:date="2026-03-14T15:20:00Z" w16du:dateUtc="2026-03-14T19:20:00Z"/>
          <w:bCs/>
          <w:lang w:val="en"/>
        </w:rPr>
        <w:pPrChange w:id="12" w:author="Danny Jackson" w:date="2026-03-14T16:06:00Z" w16du:dateUtc="2026-03-14T20:06:00Z">
          <w:pPr>
            <w:spacing w:line="480" w:lineRule="auto"/>
          </w:pPr>
        </w:pPrChange>
      </w:pPr>
      <w:bookmarkStart w:id="13" w:name="_Hlk224396778"/>
      <w:r>
        <w:rPr>
          <w:bCs/>
          <w:lang w:val="en"/>
        </w:rPr>
        <w:t xml:space="preserve">Ecological disturbances from human activities are </w:t>
      </w:r>
      <w:r w:rsidR="0085178F" w:rsidRPr="006D2868">
        <w:rPr>
          <w:bCs/>
          <w:lang w:val="en"/>
        </w:rPr>
        <w:t>reshap</w:t>
      </w:r>
      <w:r>
        <w:rPr>
          <w:bCs/>
          <w:lang w:val="en"/>
        </w:rPr>
        <w:t>ing</w:t>
      </w:r>
      <w:r w:rsidR="0085178F" w:rsidRPr="006D2868">
        <w:rPr>
          <w:bCs/>
          <w:lang w:val="en"/>
        </w:rPr>
        <w:t xml:space="preserve"> natural selective environments and creat</w:t>
      </w:r>
      <w:r>
        <w:rPr>
          <w:bCs/>
          <w:lang w:val="en"/>
        </w:rPr>
        <w:t xml:space="preserve">ing </w:t>
      </w:r>
      <w:r w:rsidR="0085178F" w:rsidRPr="006D2868">
        <w:rPr>
          <w:bCs/>
          <w:lang w:val="en"/>
        </w:rPr>
        <w:t>novel challenges for wild species</w:t>
      </w:r>
      <w:r w:rsidR="006651F0">
        <w:rPr>
          <w:bCs/>
          <w:lang w:val="en"/>
        </w:rPr>
        <w:t xml:space="preserve"> across the globe</w:t>
      </w:r>
      <w:r w:rsidR="00397622">
        <w:rPr>
          <w:bCs/>
          <w:lang w:val="en"/>
        </w:rPr>
        <w:t xml:space="preserve"> </w:t>
      </w:r>
      <w:r w:rsidR="007C16E0">
        <w:rPr>
          <w:bCs/>
          <w:lang w:val="en"/>
        </w:rPr>
        <w:fldChar w:fldCharType="begin"/>
      </w:r>
      <w:r w:rsidR="000A03BF">
        <w:rPr>
          <w:bCs/>
          <w:lang w:val="en"/>
        </w:rPr>
        <w:instrText xml:space="preserve"> ADDIN ZOTERO_ITEM CSL_CITATION {"citationID":"bx3I1KVk","properties":{"formattedCitation":"(Otto, 2018)","plainCitation":"(Otto, 2018)","noteIndex":0},"citationItems":[{"id":352,"uris":["http://zotero.org/users/15902993/items/VFUCELRP"],"itemData":{"id":352,"type":"article-journal","abstract":"Humans have dramatically altered the planet over the course of a century, from the acidity of our oceans to the fragmentation of our landscapes and the temperature of our climate. Species find themselves in novel environments, within communities assembled from never before encountered mixtures of invasives and natives. The speed with which the biotic and abiotic environment of species has changed has already altered the evolutionary trajectory of species, a trend that promises to escalate. In this article, I reflect upon this altered course of evolution. Human activities have reshaped selection pressures, favouring individuals that better survive in our built landscapes, that avoid our hunting and fishing, and that best tolerate the species that we have introduced. Human-altered selection pressures have also modified how organisms live and move through the landscape, and even the nature of reproduction and genome structure. Humans are also shaping selection pressures at the species level, and I discuss how species traits are affecting both extinction and speciation rates in the Anthropocene.","container-title":"Proceedings of the Royal Society B: Biological Sciences","DOI":"10.1098/rspb.2018.2047","issue":"1891","page":"20182047","publisher":"Royal Society","source":"royalsocietypublishing.org (Atypon)","title":"Adaptation, speciation and extinction in the Anthropocene","volume":"285","author":[{"family":"Otto","given":"Sarah P."}],"issued":{"date-parts":[["2018",11,14]]}}}],"schema":"https://github.com/citation-style-language/schema/raw/master/csl-citation.json"} </w:instrText>
      </w:r>
      <w:r w:rsidR="007C16E0">
        <w:rPr>
          <w:bCs/>
          <w:lang w:val="en"/>
        </w:rPr>
        <w:fldChar w:fldCharType="separate"/>
      </w:r>
      <w:r w:rsidR="007C16E0">
        <w:rPr>
          <w:bCs/>
          <w:noProof/>
          <w:lang w:val="en"/>
        </w:rPr>
        <w:t>(Otto, 2018)</w:t>
      </w:r>
      <w:r w:rsidR="007C16E0">
        <w:rPr>
          <w:bCs/>
          <w:lang w:val="en"/>
        </w:rPr>
        <w:fldChar w:fldCharType="end"/>
      </w:r>
      <w:r w:rsidR="00397622">
        <w:rPr>
          <w:bCs/>
          <w:lang w:val="en"/>
        </w:rPr>
        <w:t>.</w:t>
      </w:r>
      <w:r>
        <w:rPr>
          <w:bCs/>
          <w:lang w:val="en"/>
        </w:rPr>
        <w:t xml:space="preserve"> </w:t>
      </w:r>
      <w:r w:rsidR="00397622">
        <w:rPr>
          <w:bCs/>
          <w:lang w:val="en"/>
        </w:rPr>
        <w:t>O</w:t>
      </w:r>
      <w:r w:rsidR="002E44FF">
        <w:rPr>
          <w:bCs/>
          <w:lang w:val="en"/>
        </w:rPr>
        <w:t>ur understanding of the effects of human activities on avian evolution comes from studies of only a few species</w:t>
      </w:r>
      <w:r w:rsidR="00397622">
        <w:rPr>
          <w:bCs/>
          <w:lang w:val="en"/>
        </w:rPr>
        <w:t xml:space="preserve"> </w:t>
      </w:r>
      <w:r w:rsidR="007C16E0">
        <w:rPr>
          <w:bCs/>
          <w:lang w:val="en"/>
        </w:rPr>
        <w:fldChar w:fldCharType="begin"/>
      </w:r>
      <w:r w:rsidR="000A03BF">
        <w:rPr>
          <w:bCs/>
          <w:lang w:val="en"/>
        </w:rPr>
        <w:instrText xml:space="preserve"> ADDIN ZOTERO_ITEM CSL_CITATION {"citationID":"QKuEQgt6","properties":{"formattedCitation":"(Caizergues et al., 2021; Giraudeau et al., 2014; Hutton &amp; McGraw, 2016; Isaksson &amp; Andersson, 2007)","plainCitation":"(Caizergues et al., 2021; Giraudeau et al., 2014; Hutton &amp; McGraw, 2016; Isaksson &amp; Andersson, 2007)","noteIndex":0},"citationItems":[{"id":622,"uris":["http://zotero.org/users/15902993/items/4Z5M2HXE"],"itemData":{"id":622,"type":"article-journal","container-title":"Urban Ecosystems","DOI":"10.1007/s11252-020-01077-0","ISSN":"1573-1642","issue":"5","page":"929–941","publisher":"Springer Science and Business Media LLC","title":"An avian urban morphotype: how the city environment shapes great tit morphology at different life stages","volume":"24","author":[{"family":"Caizergues","given":"Aude E."},{"family":"Charmantier","given":"Anne"},{"family":"Lambrechts","given":"Marcel M."},{"family":"Perret","given":"Samuel"},{"family":"Demeyrier","given":"Virginie"},{"family":"Lucas","given":"Annick"},{"family":"Grégoire","given":"Arnaud"}],"issued":{"date-parts":[["2021",1]]}}},{"id":694,"uris":["http://zotero.org/users/15902993/items/R8AT35NH"],"itemData":{"id":694,"type":"article-journal","container-title":"Frontiers in Zoology","DOI":"10.1186/s12983-014-0083-8","ISSN":"1742-9994","issue":"1","publisher":"Springer Science and Business Media LLC","title":"Song characteristics track bill morphology along a gradient of urbanization in house finches (Haemorhous mexicanus)","URL":"http://dx.doi.org/10.1186/s12983-014-0083-8","volume":"11","author":[{"family":"Giraudeau","given":"Mathieu"},{"family":"Nolan","given":"Paul M"},{"family":"Black","given":"Caitlin E"},{"family":"Earl","given":"Stevan R"},{"family":"Hasegawa","given":"Masaru"},{"family":"McGraw","given":"Kevin J"}],"issued":{"date-parts":[["2014",11]]}}},{"id":727,"uris":["http://zotero.org/users/15902993/items/CSR5HF93"],"itemData":{"id":727,"type":"article-journal","container-title":"Integrative and Comparative Biology","DOI":"10.1093/icb/icw077","ISSN":"1557-7023","issue":"6","page":"1215–1224","publisher":"Oxford University Press (OUP)","title":"Urban–Rural Differences in Eye, Bill, and Skull Allometry in House Finches (Haemorhous mexicanus)","volume":"56","author":[{"family":"Hutton","given":"Pierce"},{"family":"McGraw","given":"Kevin J."}],"issued":{"date-parts":[["2016",7]]}}},{"id":732,"uris":["http://zotero.org/users/15902993/items/LEQ9KTTD"],"itemData":{"id":732,"type":"article-journal","container-title":"Journal of Avian Biology","DOI":"10.1111/j.0908-8857.2007.04030.x","ISSN":"1600-048X","issue":"5","page":"564–572","publisher":"Wiley","title":"Carotenoid diet and nestling provisioning in urban and rural great tits Parus major","volume":"38","author":[{"family":"Isaksson","given":"Caroline"},{"family":"Andersson","given":"Staffan"}],"issued":{"date-parts":[["2007",9]]}}}],"schema":"https://github.com/citation-style-language/schema/raw/master/csl-citation.json"} </w:instrText>
      </w:r>
      <w:r w:rsidR="007C16E0">
        <w:rPr>
          <w:bCs/>
          <w:lang w:val="en"/>
        </w:rPr>
        <w:fldChar w:fldCharType="separate"/>
      </w:r>
      <w:r w:rsidR="007C16E0">
        <w:rPr>
          <w:bCs/>
          <w:noProof/>
          <w:lang w:val="en"/>
        </w:rPr>
        <w:t>(Caizergues et al., 2021; Giraudeau et al., 2014; Hutton &amp; McGraw, 2016; Isaksson &amp; Andersson, 2007)</w:t>
      </w:r>
      <w:r w:rsidR="007C16E0">
        <w:rPr>
          <w:bCs/>
          <w:lang w:val="en"/>
        </w:rPr>
        <w:fldChar w:fldCharType="end"/>
      </w:r>
      <w:r w:rsidR="002E44FF">
        <w:rPr>
          <w:bCs/>
          <w:lang w:val="en"/>
        </w:rPr>
        <w:t xml:space="preserve">, and the extent to which </w:t>
      </w:r>
      <w:r w:rsidR="00397622">
        <w:rPr>
          <w:bCs/>
          <w:lang w:val="en"/>
        </w:rPr>
        <w:t xml:space="preserve">these </w:t>
      </w:r>
      <w:r w:rsidR="002E44FF">
        <w:rPr>
          <w:bCs/>
          <w:lang w:val="en"/>
        </w:rPr>
        <w:t xml:space="preserve">evolutionary patterns can be extended to different taxa remains an essential question </w:t>
      </w:r>
      <w:r w:rsidR="00397622">
        <w:rPr>
          <w:bCs/>
          <w:lang w:val="en"/>
        </w:rPr>
        <w:t>to address</w:t>
      </w:r>
      <w:r w:rsidR="002E44FF">
        <w:rPr>
          <w:bCs/>
          <w:lang w:val="en"/>
        </w:rPr>
        <w:t xml:space="preserve">. </w:t>
      </w:r>
      <w:ins w:id="14" w:author="Danny Jackson" w:date="2026-03-14T15:48:00Z" w16du:dateUtc="2026-03-14T19:48:00Z">
        <w:r w:rsidR="0099202F">
          <w:rPr>
            <w:bCs/>
            <w:lang w:val="en"/>
          </w:rPr>
          <w:t xml:space="preserve">Parallelism </w:t>
        </w:r>
      </w:ins>
      <w:ins w:id="15" w:author="Danny Jackson" w:date="2026-03-14T15:50:00Z" w16du:dateUtc="2026-03-14T19:50:00Z">
        <w:r w:rsidR="00120FB6">
          <w:rPr>
            <w:bCs/>
            <w:lang w:val="en"/>
          </w:rPr>
          <w:t>of</w:t>
        </w:r>
      </w:ins>
      <w:ins w:id="16" w:author="Danny Jackson" w:date="2026-03-14T15:48:00Z" w16du:dateUtc="2026-03-14T19:48:00Z">
        <w:r w:rsidR="0099202F">
          <w:rPr>
            <w:bCs/>
            <w:lang w:val="en"/>
          </w:rPr>
          <w:t xml:space="preserve"> evolutionary response</w:t>
        </w:r>
      </w:ins>
      <w:ins w:id="17" w:author="Danny Jackson" w:date="2026-03-14T15:50:00Z" w16du:dateUtc="2026-03-14T19:50:00Z">
        <w:r w:rsidR="00120FB6">
          <w:rPr>
            <w:bCs/>
            <w:lang w:val="en"/>
          </w:rPr>
          <w:t>s</w:t>
        </w:r>
      </w:ins>
      <w:ins w:id="18" w:author="Danny Jackson" w:date="2026-03-14T15:48:00Z" w16du:dateUtc="2026-03-14T19:48:00Z">
        <w:r w:rsidR="0099202F">
          <w:rPr>
            <w:bCs/>
            <w:lang w:val="en"/>
          </w:rPr>
          <w:t xml:space="preserve"> to multidimensional stressors </w:t>
        </w:r>
      </w:ins>
      <w:ins w:id="19" w:author="Danny Jackson" w:date="2026-03-14T15:50:00Z" w16du:dateUtc="2026-03-14T19:50:00Z">
        <w:r w:rsidR="00120FB6">
          <w:rPr>
            <w:bCs/>
            <w:lang w:val="en"/>
          </w:rPr>
          <w:t>can</w:t>
        </w:r>
      </w:ins>
      <w:ins w:id="20" w:author="Danny Jackson" w:date="2026-03-14T15:49:00Z" w16du:dateUtc="2026-03-14T19:49:00Z">
        <w:r w:rsidR="0099202F">
          <w:rPr>
            <w:bCs/>
            <w:lang w:val="en"/>
          </w:rPr>
          <w:t xml:space="preserve"> </w:t>
        </w:r>
      </w:ins>
      <w:ins w:id="21" w:author="Danny Jackson" w:date="2026-03-14T15:50:00Z" w16du:dateUtc="2026-03-14T19:50:00Z">
        <w:r w:rsidR="00120FB6">
          <w:rPr>
            <w:bCs/>
            <w:lang w:val="en"/>
          </w:rPr>
          <w:t xml:space="preserve">occur </w:t>
        </w:r>
      </w:ins>
      <w:ins w:id="22" w:author="Danny Jackson" w:date="2026-03-14T15:52:00Z" w16du:dateUtc="2026-03-14T19:52:00Z">
        <w:r w:rsidR="00120FB6">
          <w:rPr>
            <w:bCs/>
            <w:lang w:val="en"/>
          </w:rPr>
          <w:t>across populations and species</w:t>
        </w:r>
      </w:ins>
      <w:ins w:id="23" w:author="Danny Jackson" w:date="2026-03-14T15:53:00Z" w16du:dateUtc="2026-03-14T19:53:00Z">
        <w:r w:rsidR="00120FB6">
          <w:rPr>
            <w:bCs/>
            <w:lang w:val="en"/>
          </w:rPr>
          <w:t xml:space="preserve"> </w:t>
        </w:r>
      </w:ins>
      <w:r w:rsidR="00120FB6">
        <w:rPr>
          <w:bCs/>
          <w:lang w:val="en"/>
        </w:rPr>
        <w:fldChar w:fldCharType="begin"/>
      </w:r>
      <w:r w:rsidR="00C04462">
        <w:rPr>
          <w:bCs/>
          <w:lang w:val="en"/>
        </w:rPr>
        <w:instrText xml:space="preserve"> ADDIN ZOTERO_ITEM CSL_CITATION {"citationID":"4b3IdQeI","properties":{"formattedCitation":"(Cerca et al., 2023; Reid et al., 2016)","plainCitation":"(Cerca et al., 2023; Reid et al., 2016)","noteIndex":0},"citationItems":[{"id":1521,"uris":["http://zotero.org/users/15902993/items/2LNDICDV"],"itemData":{"id":1521,"type":"article-journal","container-title":"Trends in Ecology &amp; Evolution","DOI":"10.1016/j.tree.2023.02.003","ISSN":"0169-5347","issue":"7","journalAbbreviation":"Trends in Ecology &amp; Evolution","language":"English","page":"631-642","PMID":"36870806","publisher":"Elsevier","source":"www-cell-com.ezproxy3.library.arizona.edu","title":"Evolutionary genomics of oceanic island radiations","volume":"38","author":[{"family":"Cerca","given":"José"},{"family":"Cotoras","given":"Darko D."},{"family":"Bieker","given":"Vanessa C."},{"family":"De-Kayne","given":"Rishi"},{"family":"Vargas","given":"Pablo"},{"family":"Fernández-Mazuecos","given":"Mario"},{"family":"López-Delgado","given":"Julia"},{"family":"White","given":"Oliver"},{"family":"Stervander","given":"Martin"},{"family":"Geneva","given":"Anthony J."},{"family":"Andino","given":"Juan Ernesto Guevara"},{"family":"Meier","given":"Joana Isabel"},{"family":"Roeble","given":"Lizzie"},{"family":"Brée","given":"Baptiste"},{"family":"Patiño","given":"Jairo"},{"family":"Guayasamin","given":"Juan M."},{"family":"Torres","given":"María de Lourdes"},{"family":"Valdebenito","given":"Hugo"},{"family":"Castañeda","given":"María del Rosario"},{"family":"Chaves","given":"Jaime A."},{"family":"Díaz","given":"Patricia Jaramillo"},{"family":"Valente","given":"Luis"},{"family":"Knope","given":"Matthew L."},{"family":"Price","given":"Jonathan P."},{"family":"Rieseberg","given":"Loren H."},{"family":"Baldwin","given":"Bruce G."},{"family":"Emerson","given":"Brent C."},{"family":"Rivas-Torres","given":"Gonzalo"},{"family":"Gillespie","given":"Rosemary"},{"family":"Martin","given":"Michael D."}],"issued":{"date-parts":[["2023",7,1]]}}},{"id":1530,"uris":["http://zotero.org/users/15902993/items/T68KYGWA"],"itemData":{"id":1530,"type":"article-journal","abstract":"Atlantic killifish populations have rapidly adapted to normally lethal levels of pollution in four urban estuaries. Through analysis of 384 whole killifish genome sequences and comparative transcriptomics in four pairs of sensitive and tolerant populations, we identify the aryl hydrocarbon receptor–based signaling pathway as a shared target of selection. This suggests evolutionary constraint on adaptive solutions to complex toxicant mixtures at each site. However, distinct molecular variants apparently contribute to adaptive pathway modification among tolerant populations. Selection also targets other toxicity-mediating genes and genes of connected signaling pathways; this indicates complex tolerance phenotypes and potentially compensatory adaptations. Molecular changes are consistent with selection on standing genetic variation. In killifish, high nucleotide diversity has likely been a crucial substrate for selective sweeps to propel rapid adaptation.","container-title":"Science","DOI":"10.1126/science.aah4993","issue":"6317","page":"1305-1308","publisher":"American Association for the Advancement of Science","source":"www-science-org.ezproxy3.library.arizona.edu (Atypon)","title":"The genomic landscape of rapid repeated evolutionary adaptation to toxic pollution in wild fish","volume":"354","author":[{"family":"Reid","given":"Noah M."},{"family":"Proestou","given":"Dina A."},{"family":"Clark","given":"Bryan W."},{"family":"Warren","given":"Wesley C."},{"family":"Colbourne","given":"John K."},{"family":"Shaw","given":"Joseph R."},{"family":"Karchner","given":"Sibel I."},{"family":"Hahn","given":"Mark E."},{"family":"Nacci","given":"Diane"},{"family":"Oleksiak","given":"Marjorie F."},{"family":"Crawford","given":"Douglas L."},{"family":"Whitehead","given":"Andrew"}],"issued":{"date-parts":[["2016",12,9]]}}}],"schema":"https://github.com/citation-style-language/schema/raw/master/csl-citation.json"} </w:instrText>
      </w:r>
      <w:r w:rsidR="00120FB6">
        <w:rPr>
          <w:bCs/>
          <w:lang w:val="en"/>
        </w:rPr>
        <w:fldChar w:fldCharType="separate"/>
      </w:r>
      <w:r w:rsidR="00C04462">
        <w:rPr>
          <w:bCs/>
          <w:noProof/>
          <w:lang w:val="en"/>
        </w:rPr>
        <w:t>(Cerca et al., 2023; Reid et al., 2016)</w:t>
      </w:r>
      <w:r w:rsidR="00120FB6">
        <w:rPr>
          <w:bCs/>
          <w:lang w:val="en"/>
        </w:rPr>
        <w:fldChar w:fldCharType="end"/>
      </w:r>
      <w:ins w:id="24" w:author="Danny Jackson" w:date="2026-03-14T15:54:00Z" w16du:dateUtc="2026-03-14T19:54:00Z">
        <w:r w:rsidR="00120FB6">
          <w:rPr>
            <w:bCs/>
            <w:lang w:val="en"/>
          </w:rPr>
          <w:t xml:space="preserve">, but is not guaranteed </w:t>
        </w:r>
      </w:ins>
      <w:r w:rsidR="00120FB6">
        <w:rPr>
          <w:bCs/>
          <w:lang w:val="en"/>
        </w:rPr>
        <w:fldChar w:fldCharType="begin"/>
      </w:r>
      <w:r w:rsidR="00120FB6">
        <w:rPr>
          <w:bCs/>
          <w:lang w:val="en"/>
        </w:rPr>
        <w:instrText xml:space="preserve"> ADDIN ZOTERO_ITEM CSL_CITATION {"citationID":"oomFVrAC","properties":{"formattedCitation":"(Thurman et al., 2023)","plainCitation":"(Thurman et al., 2023)","noteIndex":0},"citationItems":[{"id":1526,"uris":["http://zotero.org/users/15902993/items/R2QYWPQR"],"itemData":{"id":1526,"type":"article-journal","abstract":"Determining whether and how evolution is predictable is an important goal, particularly as anthropogenic disturbances lead to novel species interactions that could modify selective pressures. Here, we use a multigeneration field experiment with brown anole lizards (Anolis sagrei) to test hypotheses about the predictability of evolution. We manipulated the presence/absence of predators and competitors of A. sagrei across 16 islands in the Bahamas that had preexisting brown anole populations. Before the experiment and again after roughly five generations, we measured traits related to locomotor performance and habitat use by brown anoles and used double-digest restriction enzyme–associated DNA sequencing to estimate genome-wide changes in allele frequencies. Although previous work showed that predators and competitors had characteristic effects on brown anole behavior, diet, and population sizes, we found that evolutionary change at both phenotypic and genomic levels was difficult to forecast. Phenotypic changes were contingent on sex and habitat use, whereas genetic change was unpredictable and not measurably correlated with phenotypic changes, experimental treatments, or other environmental factors. Our work shows how differences in ecological context can alter evolutionary outcomes over short timescales and underscores the difficulty of forecasting evolutionary responses to multispecies interactions in natural conditions, even in a well-studied system with ample supporting ecological information.","container-title":"The American Naturalist","DOI":"10.1086/723209","ISSN":"0003-0147","issue":"4","page":"537-556","publisher":"The University of Chicago Press","source":"www-journals-uchicago-edu.ezproxy3.library.arizona.edu (Atypon)","title":"The Difficulty of Predicting Evolutionary Change in Response to Novel Ecological Interactions: A Field Experiment with Anolis Lizards","title-short":"The Difficulty of Predicting Evolutionary Change in Response to Novel Ecological Interactions","volume":"201","author":[{"family":"Thurman","given":"Timothy J."},{"family":"Palmer","given":"Todd M."},{"family":"Kolbe","given":"Jason J."},{"family":"Askary","given":"Arash M."},{"family":"Gotanda","given":"Kiyoko M."},{"family":"Lapiedra","given":"Oriol"},{"family":"Kartzinel","given":"Tyler R."},{"family":"Man in’t Veld","given":"Naomi"},{"family":"Revell","given":"Liam J."},{"family":"Wegener","given":"Johanna E."},{"family":"Schoener","given":"Thomas W."},{"family":"Spiller","given":"David A."},{"family":"Losos","given":"Jonathan B."},{"family":"Pringle","given":"Robert M."},{"family":"Barrett","given":"Rowan D. H."}],"issued":{"date-parts":[["2023",4]]}}}],"schema":"https://github.com/citation-style-language/schema/raw/master/csl-citation.json"} </w:instrText>
      </w:r>
      <w:r w:rsidR="00120FB6">
        <w:rPr>
          <w:bCs/>
          <w:lang w:val="en"/>
        </w:rPr>
        <w:fldChar w:fldCharType="separate"/>
      </w:r>
      <w:r w:rsidR="00120FB6">
        <w:rPr>
          <w:bCs/>
          <w:noProof/>
          <w:lang w:val="en"/>
        </w:rPr>
        <w:t>(Thurman et al., 2023)</w:t>
      </w:r>
      <w:r w:rsidR="00120FB6">
        <w:rPr>
          <w:bCs/>
          <w:lang w:val="en"/>
        </w:rPr>
        <w:fldChar w:fldCharType="end"/>
      </w:r>
      <w:ins w:id="25" w:author="Danny Jackson" w:date="2026-03-14T15:59:00Z" w16du:dateUtc="2026-03-14T19:59:00Z">
        <w:r w:rsidR="00120FB6">
          <w:rPr>
            <w:bCs/>
            <w:lang w:val="en"/>
          </w:rPr>
          <w:t xml:space="preserve">, </w:t>
        </w:r>
      </w:ins>
      <w:ins w:id="26" w:author="Danny Jackson" w:date="2026-03-14T16:00:00Z" w16du:dateUtc="2026-03-14T20:00:00Z">
        <w:r w:rsidR="00CD579E">
          <w:rPr>
            <w:bCs/>
            <w:lang w:val="en"/>
          </w:rPr>
          <w:t xml:space="preserve">with variation in the </w:t>
        </w:r>
      </w:ins>
      <w:ins w:id="27" w:author="Danny Jackson" w:date="2026-03-14T16:01:00Z" w16du:dateUtc="2026-03-14T20:01:00Z">
        <w:r w:rsidR="00CD579E">
          <w:rPr>
            <w:bCs/>
            <w:lang w:val="en"/>
          </w:rPr>
          <w:t xml:space="preserve">degree of </w:t>
        </w:r>
      </w:ins>
      <w:ins w:id="28" w:author="Danny Jackson" w:date="2026-03-14T16:00:00Z" w16du:dateUtc="2026-03-14T20:00:00Z">
        <w:r w:rsidR="00CD579E">
          <w:rPr>
            <w:bCs/>
            <w:lang w:val="en"/>
          </w:rPr>
          <w:t xml:space="preserve">parallelism </w:t>
        </w:r>
      </w:ins>
      <w:r w:rsidR="00CD579E">
        <w:rPr>
          <w:bCs/>
          <w:lang w:val="en"/>
        </w:rPr>
        <w:fldChar w:fldCharType="begin"/>
      </w:r>
      <w:r w:rsidR="00CD579E">
        <w:rPr>
          <w:bCs/>
          <w:lang w:val="en"/>
        </w:rPr>
        <w:instrText xml:space="preserve"> ADDIN ZOTERO_ITEM CSL_CITATION {"citationID":"Asg5zHrL","properties":{"formattedCitation":"(Oke et al., 2017)","plainCitation":"(Oke et al., 2017)","noteIndex":0},"citationItems":[{"id":1528,"uris":["http://zotero.org/users/15902993/items/FRTVWDWD"],"itemData":{"id":1528,"type":"article-journal","abstract":"Evidence of phenotypic parallelism is often used to infer the deterministic role played by natural selection. However, variation in the extent or direction of divergence is often evident among independent evolutionary replicates, raising the following question: just how parallel, overall, is parallel evolution? We answer this question through a comparative analysis of studies of fishes, a taxon where parallel evolution has been much discussed. We first ask how much of the among-population variance in phenotypic traits can be explained by different “environment” types, such as high predation versus low predation or benthic versus limnetic. We then use phenotypic change vector analysis to quantify variation in the direction (vector angles) and magnitude (vector lengths) of environment-associated divergence. All analyses show high variation in the extent of parallelism—from very high to very low, along with everything in between—highlighting the importance of quantifying parallelism rather than just asserting its presence. Interestingly, instances of low extents of parallelism represent important components of divergence in many cases, promising considerable opportunities for inferences about the factors shaping phenotypic divergence.","container-title":"The American Naturalist","DOI":"10.1086/691989","ISSN":"0003-0147","issue":"1","page":"1-16","publisher":"The University of Chicago Press","source":"www-journals-uchicago-edu.ezproxy3.library.arizona.edu (Atypon)","title":"How Parallel Is Parallel Evolution? A Comparative Analysis in Fishes","title-short":"How Parallel Is Parallel Evolution?","volume":"190","author":[{"family":"Oke","given":"Krista B."},{"family":"Rolshausen","given":"Gregor"},{"family":"LeBlond","given":"Caroline"},{"family":"Hendry","given":"Andrew P."}],"issued":{"date-parts":[["2017",7]]}}}],"schema":"https://github.com/citation-style-language/schema/raw/master/csl-citation.json"} </w:instrText>
      </w:r>
      <w:r w:rsidR="00CD579E">
        <w:rPr>
          <w:bCs/>
          <w:lang w:val="en"/>
        </w:rPr>
        <w:fldChar w:fldCharType="separate"/>
      </w:r>
      <w:r w:rsidR="00CD579E">
        <w:rPr>
          <w:bCs/>
          <w:noProof/>
          <w:lang w:val="en"/>
        </w:rPr>
        <w:t>(Oke et al., 2017)</w:t>
      </w:r>
      <w:r w:rsidR="00CD579E">
        <w:rPr>
          <w:bCs/>
          <w:lang w:val="en"/>
        </w:rPr>
        <w:fldChar w:fldCharType="end"/>
      </w:r>
      <w:ins w:id="29" w:author="Danny Jackson" w:date="2026-03-14T15:48:00Z" w16du:dateUtc="2026-03-14T19:48:00Z">
        <w:r w:rsidR="0099202F">
          <w:rPr>
            <w:bCs/>
            <w:lang w:val="en"/>
          </w:rPr>
          <w:t xml:space="preserve">. </w:t>
        </w:r>
      </w:ins>
      <w:ins w:id="30" w:author="Danny Jackson" w:date="2026-03-14T15:56:00Z" w16du:dateUtc="2026-03-14T19:56:00Z">
        <w:r w:rsidR="00120FB6">
          <w:rPr>
            <w:bCs/>
            <w:lang w:val="en"/>
          </w:rPr>
          <w:t>While some evolutionary responses are likely generalizable across species, others may be specific to the focal taxon, and c</w:t>
        </w:r>
      </w:ins>
      <w:ins w:id="31" w:author="Danny Jackson" w:date="2026-03-14T15:22:00Z" w16du:dateUtc="2026-03-14T19:22:00Z">
        <w:r w:rsidR="005A3273">
          <w:rPr>
            <w:bCs/>
            <w:lang w:val="en"/>
          </w:rPr>
          <w:t xml:space="preserve">omplex factors influence the </w:t>
        </w:r>
      </w:ins>
      <w:ins w:id="32" w:author="Danny Jackson" w:date="2026-03-14T15:23:00Z" w16du:dateUtc="2026-03-14T19:23:00Z">
        <w:r w:rsidR="005A3273">
          <w:rPr>
            <w:bCs/>
            <w:lang w:val="en"/>
          </w:rPr>
          <w:t>repeatability of responses to human disturbance across populations, species, and environments</w:t>
        </w:r>
      </w:ins>
      <w:ins w:id="33" w:author="Danny Jackson" w:date="2026-03-14T15:43:00Z" w16du:dateUtc="2026-03-14T19:43:00Z">
        <w:r w:rsidR="0099202F">
          <w:rPr>
            <w:bCs/>
            <w:lang w:val="en"/>
          </w:rPr>
          <w:t xml:space="preserve"> at </w:t>
        </w:r>
      </w:ins>
      <w:r w:rsidR="005A3273">
        <w:rPr>
          <w:bCs/>
          <w:lang w:val="en"/>
        </w:rPr>
        <w:fldChar w:fldCharType="begin"/>
      </w:r>
      <w:r w:rsidR="0099202F">
        <w:rPr>
          <w:bCs/>
          <w:lang w:val="en"/>
        </w:rPr>
        <w:instrText xml:space="preserve"> ADDIN ZOTERO_ITEM CSL_CITATION {"citationID":"bfigqO1E","properties":{"formattedCitation":"(Bolnick et al., 2018; Jackson et al., 2026)","plainCitation":"(Bolnick et al., 2018; Jackson et al., 2026)","noteIndex":0},"citationItems":[{"id":1512,"uris":["http://zotero.org/users/15902993/items/796MP3D5"],"itemData":{"id":1512,"type":"article-journal","abstract":"Humans drive species evolution in numerous ways, ranging from the deliberate interventions of domestication to the indirect but far-reaching impacts of climate change. Anticipating how species will adapt to these pressures assumes that evolution is, to some extent, predictable. Evidence of parallel evolution from time series studies can inform such forecasts. In this article we review time series genomic studies, which directly quantify evolution by sampling populations over time. First, we evaluate the extent to which selection drives parallel adaptation in time series studies. We give specific attention to evolution in response to anthropogenic drivers of change and within host-parasite interactions, which represent major themes in the literature. Then we analyze the patterns seen in retrospective genomic time series studies to identify how distinct drivers of change influence evolutionary processes such as population structure, gene flow, and genetic diversity. Finally, we draw from current advancements in population genomics to anticipate how time series data will be analyzed in the near future to provide recommendations for both researchers and methods developers.","container-title":"The American Naturalist","DOI":"10.1086/739046","ISSN":"0003-0147","issue":"3","license":"Creative Commons Attribution-NonCommercial-NoDerivatives 4.0 International License","page":"448-465","publisher":"The University of Chicago Press","source":"www-journals-uchicago-edu.ezproxy4.library.arizona.edu (Atypon)","title":"Forecasting Genomic Change with Time Series Sequence                         Data","volume":"207","author":[{"family":"Jackson","given":"Danny"},{"family":"Deese","given":"Henrey A."},{"family":"Placko","given":"Allyson"},{"family":"Weiler","given":"Isabella L. G."},{"family":"McNew","given":"Sabrina M."}],"issued":{"date-parts":[["2026",3]]}}},{"id":1517,"uris":["http://zotero.org/users/15902993/items/IS3966LE"],"itemData":{"id":1517,"type":"article-journal","abstract":"Parallel evolution across replicate populations has provided evolutionary biologists with iconic examples of adaptation. When multiple populations colonize seemingly similar habitats, they may evolve similar genes, traits, or functions. Yet, replicated evolution in nature or in the laboratory often yields inconsistent outcomes: Some replicate populations evolve along highly similar trajectories, whereas other replicate populations evolve to different extents or in distinct directions. To understand these heterogeneous outcomes, biologists are increasingly treating parallel evolution not as a binary phenomenon but rather as a quantitative continuum ranging from parallel to nonparallel. By measuring replicate populations’ positions along this (non)parallel continuum, we can test hypotheses about evolutionary and ecological factors that influence the extent of repeatable evolution. We review evidence regarding the manifestation of (non)parallel evolution in the laboratory, in natural populations, and in applied contexts such as cancer. We enumerate the many genetic, ecological, and evolutionary processes that contribute to variation in the extent of parallel evolution.","container-title":"Annual Review of Ecology, Evolution, and Systematics","DOI":"10.1146/annurev-ecolsys-110617-062240","ISSN":"1543-592X, 1545-2069","issue":"Volume 49, 2018","language":"en","page":"303-330","publisher":"Annual Reviews","source":"www.annualreviews.org","title":"(Non)Parallel Evolution","volume":"49","author":[{"family":"Bolnick","given":"Daniel I."},{"family":"Barrett","given":"Rowan D. H."},{"family":"Oke","given":"Krista B."},{"family":"Rennison","given":"Diana J."},{"family":"Stuart","given":"Yoel E."}],"issued":{"date-parts":[["2018",11,2]]}}}],"schema":"https://github.com/citation-style-language/schema/raw/master/csl-citation.json"} </w:instrText>
      </w:r>
      <w:r w:rsidR="005A3273">
        <w:rPr>
          <w:bCs/>
          <w:lang w:val="en"/>
        </w:rPr>
        <w:fldChar w:fldCharType="separate"/>
      </w:r>
      <w:r w:rsidR="0099202F">
        <w:rPr>
          <w:bCs/>
          <w:noProof/>
          <w:lang w:val="en"/>
        </w:rPr>
        <w:t>(Bolnick et al., 2018; Jackson et al., 2026)</w:t>
      </w:r>
      <w:r w:rsidR="005A3273">
        <w:rPr>
          <w:bCs/>
          <w:lang w:val="en"/>
        </w:rPr>
        <w:fldChar w:fldCharType="end"/>
      </w:r>
      <w:ins w:id="34" w:author="Danny Jackson" w:date="2026-03-14T15:29:00Z" w16du:dateUtc="2026-03-14T19:29:00Z">
        <w:r w:rsidR="00EC5ED1">
          <w:rPr>
            <w:bCs/>
            <w:lang w:val="en"/>
          </w:rPr>
          <w:t xml:space="preserve">. </w:t>
        </w:r>
      </w:ins>
      <w:ins w:id="35" w:author="Danny Jackson" w:date="2026-03-14T15:24:00Z" w16du:dateUtc="2026-03-14T19:24:00Z">
        <w:r w:rsidR="005A3273">
          <w:rPr>
            <w:bCs/>
            <w:lang w:val="en"/>
          </w:rPr>
          <w:t xml:space="preserve">Comparative studies </w:t>
        </w:r>
      </w:ins>
      <w:ins w:id="36" w:author="Danny Jackson" w:date="2026-03-14T15:26:00Z" w16du:dateUtc="2026-03-14T19:26:00Z">
        <w:r w:rsidR="00EC5ED1">
          <w:rPr>
            <w:bCs/>
            <w:lang w:val="en"/>
          </w:rPr>
          <w:t>of multiple taxa</w:t>
        </w:r>
      </w:ins>
      <w:ins w:id="37" w:author="Danny Jackson" w:date="2026-03-14T15:24:00Z" w16du:dateUtc="2026-03-14T19:24:00Z">
        <w:r w:rsidR="005A3273">
          <w:rPr>
            <w:bCs/>
            <w:lang w:val="en"/>
          </w:rPr>
          <w:t xml:space="preserve"> in response to the same disturbance can </w:t>
        </w:r>
      </w:ins>
      <w:ins w:id="38" w:author="Danny Jackson" w:date="2026-03-14T15:30:00Z" w16du:dateUtc="2026-03-14T19:30:00Z">
        <w:r w:rsidR="00EC5ED1">
          <w:rPr>
            <w:bCs/>
            <w:lang w:val="en"/>
          </w:rPr>
          <w:t>indicate which evolutionary patterns</w:t>
        </w:r>
      </w:ins>
      <w:ins w:id="39" w:author="Danny Jackson" w:date="2026-03-14T15:29:00Z" w16du:dateUtc="2026-03-14T19:29:00Z">
        <w:r w:rsidR="00EC5ED1">
          <w:rPr>
            <w:bCs/>
            <w:lang w:val="en"/>
          </w:rPr>
          <w:t xml:space="preserve"> </w:t>
        </w:r>
      </w:ins>
      <w:ins w:id="40" w:author="Danny Jackson" w:date="2026-03-14T15:25:00Z" w16du:dateUtc="2026-03-14T19:25:00Z">
        <w:r w:rsidR="00EC5ED1">
          <w:rPr>
            <w:bCs/>
            <w:lang w:val="en"/>
          </w:rPr>
          <w:t xml:space="preserve">are consistent </w:t>
        </w:r>
      </w:ins>
      <w:ins w:id="41" w:author="Danny Jackson" w:date="2026-03-14T15:26:00Z" w16du:dateUtc="2026-03-14T19:26:00Z">
        <w:r w:rsidR="00EC5ED1">
          <w:rPr>
            <w:bCs/>
            <w:lang w:val="en"/>
          </w:rPr>
          <w:t>across lineages</w:t>
        </w:r>
      </w:ins>
      <w:ins w:id="42" w:author="Danny Jackson" w:date="2026-03-14T15:30:00Z" w16du:dateUtc="2026-03-14T19:30:00Z">
        <w:r w:rsidR="00EC5ED1">
          <w:rPr>
            <w:bCs/>
            <w:lang w:val="en"/>
          </w:rPr>
          <w:t>.</w:t>
        </w:r>
      </w:ins>
      <w:bookmarkEnd w:id="13"/>
    </w:p>
    <w:p w14:paraId="4B2D280B" w14:textId="0B5108F8" w:rsidR="00EA3916" w:rsidDel="000A03BF" w:rsidRDefault="009D6CB0">
      <w:pPr>
        <w:spacing w:line="480" w:lineRule="auto"/>
        <w:ind w:firstLine="720"/>
        <w:rPr>
          <w:del w:id="43" w:author="Danny Jackson" w:date="2026-03-14T10:15:00Z" w16du:dateUtc="2026-03-14T14:15:00Z"/>
          <w:bCs/>
          <w:lang w:val="en"/>
        </w:rPr>
        <w:pPrChange w:id="44" w:author="Danny Jackson" w:date="2026-03-14T10:11:00Z" w16du:dateUtc="2026-03-14T14:11:00Z">
          <w:pPr>
            <w:spacing w:line="480" w:lineRule="auto"/>
          </w:pPr>
        </w:pPrChange>
      </w:pPr>
      <w:del w:id="45" w:author="Danny Jackson" w:date="2026-03-14T10:15:00Z" w16du:dateUtc="2026-03-14T14:15:00Z">
        <w:r w:rsidDel="000A03BF">
          <w:rPr>
            <w:bCs/>
            <w:lang w:val="en"/>
          </w:rPr>
          <w:delText xml:space="preserve">Similar environmental disturbances may drive </w:delText>
        </w:r>
        <w:r w:rsidR="006651F0" w:rsidDel="000A03BF">
          <w:rPr>
            <w:bCs/>
            <w:lang w:val="en"/>
          </w:rPr>
          <w:delText>parallel</w:delText>
        </w:r>
        <w:r w:rsidDel="000A03BF">
          <w:rPr>
            <w:bCs/>
            <w:lang w:val="en"/>
          </w:rPr>
          <w:delText xml:space="preserve"> evolution in different taxa</w:delText>
        </w:r>
        <w:r w:rsidR="000A03BF" w:rsidDel="000A03BF">
          <w:rPr>
            <w:bCs/>
            <w:lang w:val="en"/>
          </w:rPr>
          <w:delText xml:space="preserve"> </w:delText>
        </w:r>
        <w:r w:rsidR="000A03BF" w:rsidDel="000A03BF">
          <w:rPr>
            <w:bCs/>
            <w:lang w:val="en"/>
          </w:rPr>
          <w:fldChar w:fldCharType="begin"/>
        </w:r>
        <w:r w:rsidR="000A03BF" w:rsidDel="000A03BF">
          <w:rPr>
            <w:bCs/>
            <w:lang w:val="en"/>
          </w:rPr>
          <w:delInstrText xml:space="preserve"> ADDIN ZOTERO_ITEM CSL_CITATION {"citationID":"XvRADrd0","properties":{"formattedCitation":"(Jackson et al., 2026)","plainCitation":"(Jackson et al., 2026)","noteIndex":0},"citationItems":[{"id":1512,"uris":["http://zotero.org/users/15902993/items/796MP3D5"],"itemData":{"id":1512,"type":"article-journal","abstract":"Humans drive species evolution in numerous ways, ranging from the deliberate interventions of domestication to the indirect but far-reaching impacts of climate change. Anticipating how species will adapt to these pressures assumes that evolution is, to some extent, predictable. Evidence of parallel evolution from time series studies can inform such forecasts. In this article we review time series genomic studies, which directly quantify evolution by sampling populations over time. First, we evaluate the extent to which selection drives parallel adaptation in time series studies. We give specific attention to evolution in response to anthropogenic drivers of change and within host-parasite interactions, which represent major themes in the literature. Then we analyze the patterns seen in retrospective genomic time series studies to identify how distinct drivers of change influence evolutionary processes such as population structure, gene flow, and genetic diversity. Finally, we draw from current advancements in population genomics to anticipate how time series data will be analyzed in the near future to provide recommendations for both researchers and methods developers.","container-title":"The American Naturalist","DOI":"10.1086/739046","ISSN":"0003-0147","issue":"3","license":"Creative Commons Attribution-NonCommercial-NoDerivatives 4.0 International License","page":"448-465","publisher":"The University of Chicago Press","source":"www-journals-uchicago-edu.ezproxy4.library.arizona.edu (Atypon)","title":"Forecasting Genomic Change with Time Series Sequence                         Data","volume":"207","author":[{"family":"Jackson","given":"Danny"},{"family":"Deese","given":"Henrey A."},{"family":"Placko","given":"Allyson"},{"family":"Weiler","given":"Isabella L. G."},{"family":"McNew","given":"Sabrina M."}],"issued":{"date-parts":[["2026",3]]}}}],"schema":"https://github.com/citation-style-language/schema/raw/master/csl-citation.json"} </w:delInstrText>
        </w:r>
        <w:r w:rsidR="000A03BF" w:rsidDel="000A03BF">
          <w:rPr>
            <w:bCs/>
            <w:lang w:val="en"/>
          </w:rPr>
          <w:fldChar w:fldCharType="separate"/>
        </w:r>
        <w:r w:rsidR="000A03BF" w:rsidDel="000A03BF">
          <w:rPr>
            <w:bCs/>
            <w:noProof/>
            <w:lang w:val="en"/>
          </w:rPr>
          <w:delText>(Jackson et al., 2026)</w:delText>
        </w:r>
        <w:r w:rsidR="000A03BF" w:rsidDel="000A03BF">
          <w:rPr>
            <w:bCs/>
            <w:lang w:val="en"/>
          </w:rPr>
          <w:fldChar w:fldCharType="end"/>
        </w:r>
        <w:r w:rsidDel="000A03BF">
          <w:rPr>
            <w:bCs/>
            <w:lang w:val="en"/>
          </w:rPr>
          <w:delText>. For instance</w:delText>
        </w:r>
        <w:r w:rsidR="00D17B8C" w:rsidDel="000A03BF">
          <w:rPr>
            <w:bCs/>
            <w:lang w:val="en"/>
          </w:rPr>
          <w:delText xml:space="preserve">, the introduction of </w:delText>
        </w:r>
        <w:r w:rsidR="00826583" w:rsidDel="000A03BF">
          <w:rPr>
            <w:bCs/>
            <w:lang w:val="en"/>
          </w:rPr>
          <w:delText>myxoma</w:delText>
        </w:r>
        <w:r w:rsidR="00D17B8C" w:rsidDel="000A03BF">
          <w:rPr>
            <w:bCs/>
            <w:lang w:val="en"/>
          </w:rPr>
          <w:delText xml:space="preserve"> virus </w:delText>
        </w:r>
        <w:r w:rsidR="00397622" w:rsidDel="000A03BF">
          <w:rPr>
            <w:bCs/>
            <w:lang w:val="en"/>
          </w:rPr>
          <w:delText xml:space="preserve">led to selection for </w:delText>
        </w:r>
        <w:r w:rsidR="00D17B8C" w:rsidDel="000A03BF">
          <w:rPr>
            <w:bCs/>
            <w:lang w:val="en"/>
          </w:rPr>
          <w:delText>similar gene</w:delText>
        </w:r>
        <w:r w:rsidR="00397622" w:rsidDel="000A03BF">
          <w:rPr>
            <w:bCs/>
            <w:lang w:val="en"/>
          </w:rPr>
          <w:delText xml:space="preserve"> variants</w:delText>
        </w:r>
        <w:r w:rsidR="00D17B8C" w:rsidDel="000A03BF">
          <w:rPr>
            <w:bCs/>
            <w:lang w:val="en"/>
          </w:rPr>
          <w:delText xml:space="preserve"> in naïve rabbit populations across </w:delText>
        </w:r>
        <w:r w:rsidR="00397622" w:rsidDel="000A03BF">
          <w:rPr>
            <w:bCs/>
            <w:lang w:val="en"/>
          </w:rPr>
          <w:delText xml:space="preserve">both native </w:delText>
        </w:r>
        <w:r w:rsidR="00D17B8C" w:rsidDel="000A03BF">
          <w:rPr>
            <w:bCs/>
            <w:lang w:val="en"/>
          </w:rPr>
          <w:delText>Europe</w:delText>
        </w:r>
        <w:r w:rsidR="00397622" w:rsidDel="000A03BF">
          <w:rPr>
            <w:bCs/>
            <w:lang w:val="en"/>
          </w:rPr>
          <w:delText>an</w:delText>
        </w:r>
        <w:r w:rsidR="00D17B8C" w:rsidDel="000A03BF">
          <w:rPr>
            <w:bCs/>
            <w:lang w:val="en"/>
          </w:rPr>
          <w:delText xml:space="preserve"> and </w:delText>
        </w:r>
        <w:r w:rsidR="00397622" w:rsidDel="000A03BF">
          <w:rPr>
            <w:bCs/>
            <w:lang w:val="en"/>
          </w:rPr>
          <w:delText xml:space="preserve">introduced </w:delText>
        </w:r>
        <w:r w:rsidR="00D17B8C" w:rsidDel="000A03BF">
          <w:rPr>
            <w:bCs/>
            <w:lang w:val="en"/>
          </w:rPr>
          <w:delText>Australia</w:delText>
        </w:r>
        <w:r w:rsidR="00397622" w:rsidDel="000A03BF">
          <w:rPr>
            <w:bCs/>
            <w:lang w:val="en"/>
          </w:rPr>
          <w:delText>n populations</w:delText>
        </w:r>
        <w:r w:rsidR="00D17B8C" w:rsidDel="000A03BF">
          <w:rPr>
            <w:bCs/>
            <w:lang w:val="en"/>
          </w:rPr>
          <w:delText xml:space="preserve"> </w:delText>
        </w:r>
        <w:r w:rsidR="00D17B8C" w:rsidDel="000A03BF">
          <w:rPr>
            <w:bCs/>
            <w:lang w:val="en"/>
          </w:rPr>
          <w:fldChar w:fldCharType="begin"/>
        </w:r>
        <w:r w:rsidR="000A03BF" w:rsidDel="000A03BF">
          <w:rPr>
            <w:bCs/>
            <w:lang w:val="en"/>
          </w:rPr>
          <w:delInstrText xml:space="preserve"> ADDIN ZOTERO_ITEM CSL_CITATION {"citationID":"tICZSdsz","properties":{"formattedCitation":"(Alves et al., 2019)","plainCitation":"(Alves et al., 2019)","noteIndex":0},"citationItems":[{"id":373,"uris":["http://zotero.org/users/15902993/items/5ZD5JCPP"],"itemData":{"id":373,"type":"article-journal","abstract":"In the 1950s the myxoma virus was released into European rabbit populations in Australia and Europe, decimating populations and resulting in the rapid evolution of resistance. We investigated the genetic basis of resistance by comparing the exomes of rabbits collected before and after the pandemic. We found a strong pattern of parallel evolution, with selection on standing genetic variation favoring the same alleles in Australia, France, and the United Kingdom. Many of these changes occurred in immunity-related genes, supporting a polygenic basis of resistance. We experimentally validated the role of several genes in viral replication and showed that selection acting on an interferon protein has increased the protein’s antiviral effect.","container-title":"Science","DOI":"10.1126/science.aau7285","issue":"6433","page":"1319-1326","publisher":"American Association for the Advancement of Science","source":"science.org (Atypon)","title":"Parallel adaptation of rabbit populations to myxoma virus","volume":"363","author":[{"family":"Alves","given":"Joel M."},{"family":"Carneiro","given":"Miguel"},{"family":"Cheng","given":"Jade Y."},{"family":"Lemos de Matos","given":"Ana"},{"family":"Rahman","given":"Masmudur M."},{"family":"Loog","given":"Liisa"},{"family":"Campos","given":"Paula F."},{"family":"Wales","given":"Nathan"},{"family":"Eriksson","given":"Anders"},{"family":"Manica","given":"Andrea"},{"family":"Strive","given":"Tanja"},{"family":"Graham","given":"Stephen C."},{"family":"Afonso","given":"Sandra"},{"family":"Bell","given":"Diana J."},{"family":"Belmont","given":"Laura"},{"family":"Day","given":"Jonathan P."},{"family":"Fuller","given":"Susan J."},{"family":"Marchandeau","given":"Stéphane"},{"family":"Palmer","given":"William J."},{"family":"Queney","given":"Guillaume"},{"family":"Surridge","given":"Alison K."},{"family":"Vieira","given":"Filipe G."},{"family":"McFadden","given":"Grant"},{"family":"Nielsen","given":"Rasmus"},{"family":"Gilbert","given":"M. Thomas P."},{"family":"Esteves","given":"Pedro J."},{"family":"Ferrand","given":"Nuno"},{"family":"Jiggins","given":"Francis M."}],"issued":{"date-parts":[["2019",3,22]]}}}],"schema":"https://github.com/citation-style-language/schema/raw/master/csl-citation.json"} </w:delInstrText>
        </w:r>
        <w:r w:rsidR="00D17B8C" w:rsidDel="000A03BF">
          <w:rPr>
            <w:bCs/>
            <w:lang w:val="en"/>
          </w:rPr>
          <w:fldChar w:fldCharType="separate"/>
        </w:r>
        <w:r w:rsidR="00D17B8C" w:rsidDel="000A03BF">
          <w:rPr>
            <w:bCs/>
            <w:noProof/>
            <w:lang w:val="en"/>
          </w:rPr>
          <w:delText>(Alves et al., 2019)</w:delText>
        </w:r>
        <w:r w:rsidR="00D17B8C" w:rsidDel="000A03BF">
          <w:rPr>
            <w:bCs/>
            <w:lang w:val="en"/>
          </w:rPr>
          <w:fldChar w:fldCharType="end"/>
        </w:r>
        <w:r w:rsidR="00D17B8C" w:rsidDel="000A03BF">
          <w:rPr>
            <w:bCs/>
            <w:lang w:val="en"/>
          </w:rPr>
          <w:delText>.</w:delText>
        </w:r>
        <w:r w:rsidDel="000A03BF">
          <w:rPr>
            <w:bCs/>
            <w:lang w:val="en"/>
          </w:rPr>
          <w:delText xml:space="preserve"> </w:delText>
        </w:r>
        <w:commentRangeStart w:id="46"/>
        <w:r w:rsidR="0009553C" w:rsidDel="000A03BF">
          <w:rPr>
            <w:bCs/>
            <w:lang w:val="en"/>
          </w:rPr>
          <w:delText>However</w:delText>
        </w:r>
        <w:r w:rsidDel="000A03BF">
          <w:rPr>
            <w:bCs/>
            <w:lang w:val="en"/>
          </w:rPr>
          <w:delText xml:space="preserve">, </w:delText>
        </w:r>
        <w:r w:rsidR="0009553C" w:rsidDel="000A03BF">
          <w:rPr>
            <w:bCs/>
            <w:lang w:val="en"/>
          </w:rPr>
          <w:delText>parallel evolution in response to the same environmental disturbance is not consistently identified across taxa</w:delText>
        </w:r>
        <w:r w:rsidR="00536B35" w:rsidDel="000A03BF">
          <w:rPr>
            <w:bCs/>
            <w:lang w:val="en"/>
          </w:rPr>
          <w:delText>; for instance, Atlantic cod (</w:delText>
        </w:r>
        <w:r w:rsidR="00536B35" w:rsidDel="000A03BF">
          <w:rPr>
            <w:bCs/>
            <w:i/>
            <w:iCs/>
            <w:lang w:val="en"/>
          </w:rPr>
          <w:delText>Gadus morha</w:delText>
        </w:r>
        <w:r w:rsidR="00536B35" w:rsidDel="000A03BF">
          <w:rPr>
            <w:bCs/>
            <w:lang w:val="en"/>
          </w:rPr>
          <w:delText>) demonstrate parallel evolution across hatcheries while Chinook salmon (</w:delText>
        </w:r>
        <w:r w:rsidR="00536B35" w:rsidRPr="00536B35" w:rsidDel="000A03BF">
          <w:rPr>
            <w:bCs/>
            <w:i/>
            <w:iCs/>
            <w:lang w:val="en"/>
          </w:rPr>
          <w:delText>Oncorhynchus tshawytscha</w:delText>
        </w:r>
        <w:r w:rsidR="00536B35" w:rsidDel="000A03BF">
          <w:rPr>
            <w:bCs/>
            <w:lang w:val="en"/>
          </w:rPr>
          <w:delText xml:space="preserve">) </w:delText>
        </w:r>
        <w:r w:rsidR="00536B35" w:rsidRPr="00536B35" w:rsidDel="000A03BF">
          <w:rPr>
            <w:bCs/>
            <w:lang w:val="en"/>
          </w:rPr>
          <w:delText>do</w:delText>
        </w:r>
        <w:r w:rsidR="00536B35" w:rsidDel="000A03BF">
          <w:rPr>
            <w:bCs/>
            <w:lang w:val="en"/>
          </w:rPr>
          <w:delText xml:space="preserve"> not </w:delText>
        </w:r>
        <w:r w:rsidR="00536B35" w:rsidDel="000A03BF">
          <w:rPr>
            <w:bCs/>
            <w:lang w:val="en"/>
          </w:rPr>
          <w:fldChar w:fldCharType="begin"/>
        </w:r>
        <w:r w:rsidR="00536B35" w:rsidDel="000A03BF">
          <w:rPr>
            <w:bCs/>
            <w:lang w:val="en"/>
          </w:rPr>
          <w:delInstrText xml:space="preserve"> ADDIN ZOTERO_ITEM CSL_CITATION {"citationID":"bP8l4E23","properties":{"formattedCitation":"(Howe et al., 2024; Therkildsen et al., 2013)","plainCitation":"(Howe et al., 2024; Therkildsen et al., 2013)","noteIndex":0},"citationItems":[{"id":210,"uris":["http://zotero.org/users/15902993/items/YAJ5HH49"],"itemData":{"id":210,"type":"article-journal","abstract":"Abstract\n            \n              Fish hatcheries are widely used to enhance fisheries and supplement declining wild populations. However, substantial evidence suggests that hatchery fish are subject to differential selection pressures compared to their wild counterparts. Domestication selection, or adaptation to the hatchery environment, poses a risk to wild populations if traits specific to success in the hatchery environment have a genetic component and there is subsequent introgression between hatchery and wild fish. Few studies have investigated domestication selection in hatcheries on a genomic level, and even fewer have done so in parallel across multiple hatchery–wild population pairs. In this study, we used low‐coverage whole‐genome sequencing to investigate signals of domestication selection in three separate hatchery populations of Chinook salmon,\n              Oncorhynchus tshawytscha\n              , after approximately seven generations of divergence from their corresponding wild progenitor populations. We sequenced 192 individuals from populations across Southeast Alaska and estimated genotype likelihoods at over six million loci. We discovered a total of 14 outlier peaks displaying high genetic differentiation (\n              F\n              ST\n              ) between hatchery–wild pairs, although no peaks were shared across the three comparisons. Peaks were small (53 kb on average) and often displayed elevated absolute genetic divergence (\n              D\n              \n                xy\n              \n              ) and linkage disequilibrium, suggesting some level of domestication selection has occurred. Our study provides evidence that domestication selection can lead to genetic differences between hatchery and wild populations in only a few generations. Additionally, our data suggest that population‐specific adaptation to hatchery environments likely occurs through different genetic pathways, even for populations with similar standing genetic variation. These results highlight the need to collect paired genotype–phenotype data to understand how domestication may be affecting fitness and to identify potential management practices that may mitigate genetic risks despite multiple pathways of domestication.","container-title":"Evolutionary Applications","DOI":"10.1111/eva.13656","ISSN":"1752-4571, 1752-4571","issue":"2","journalAbbreviation":"Evolutionary Applications","language":"en","page":"e13656","source":"DOI.org (Crossref)","title":"Genomic evidence for domestication selection in three hatchery populations of Chinook salmon, &lt;i&gt;Oncorhynchus tshawytscha&lt;/i&gt;","volume":"17","author":[{"family":"Howe","given":"Natasha S."},{"family":"Hale","given":"Matthew C."},{"family":"Waters","given":"Charles D."},{"family":"Schaal","given":"Sara M."},{"family":"Shedd","given":"Kyle R."},{"family":"Larson","given":"Wesley A."}],"issued":{"date-parts":[["2024",2]]}}},{"id":221,"uris":["http://zotero.org/users/15902993/items/5GMGZU9S"],"itemData":{"id":221,"type":"article-journal","abstract":"Abstract\n            \n              Little is known about how quickly natural populations adapt to changes in their environment and how temporal and spatial variation in selection pressures interact to shape patterns of genetic diversity. We here address these issues with a series of genome scans in four overfished populations of Atlantic cod (\n              \n                G\n                adus morhua\n              \n              ) studied over an 80‐year period. Screening of &gt;1000 gene‐associated single‐nucleotide polymorphisms (\n              SNP\n              s) identified 77 loci that showed highly elevated levels of differentiation, likely as an effect of directional selection, in either time, space or both. Exploratory analysis suggested that temporal allele frequency shifts at certain loci may correlate with local temperature variation and with life history changes suggested to be fisheries induced. Interestingly, however, largely nonoverlapping sets of loci were temporal outliers in the different populations and outliers from the 1928 to 1960 period showed almost complete stability during later decades. The contrasting microevolutionary trajectories among populations resulted in sequential shifts in spatial outliers, with no locus maintaining elevated spatial differentiation throughout the study period. Simulations of migration coupled with observations of temporally stable spatial structure at neutral loci suggest that population replacement or gene flow alone could not explain all the observed allele frequency variation. Thus, the genetic changes are likely to at least partly be driven by highly dynamic temporally and spatially varying selection. These findings have important implications for our understanding of local adaptation and evolutionary potential in high gene flow organisms and underscore the need to carefully consider all dimensions of biocomplexity for evolutionarily sustainable management.","container-title":"Molecular Ecology","DOI":"10.1111/mec.12260","ISSN":"0962-1083, 1365-294X","issue":"9","journalAbbreviation":"Molecular Ecology","language":"en","license":"http://onlinelibrary.wiley.com/termsAndConditions#vor","page":"2424-2440","source":"DOI.org (Crossref)","title":"Microevolution in time and space: &lt;span style=\"font-variant:small-caps;\"&gt;SNP&lt;/span&gt; analysis of historical &lt;span style=\"font-variant:small-caps;\"&gt;DNA&lt;/span&gt; reveals dynamic signatures of selection in &lt;span style=\"font-variant:small-caps;\"&gt;A&lt;/span&gt; tlantic cod","title-short":"Microevolution in time and space","volume":"22","author":[{"family":"Therkildsen","given":"Nina O."},{"family":"Hemmer‐Hansen","given":"Jakob"},{"family":"Als","given":"Thomas D."},{"family":"Swain","given":"Douglas P."},{"family":"Morgan","given":"M. Joanne"},{"family":"Trippel","given":"Edward A."},{"family":"Palumbi","given":"Stephen R."},{"family":"Meldrup","given":"Dorte"},{"family":"Nielsen","given":"Einar E."}],"issued":{"date-parts":[["2013",5]]}}}],"schema":"https://github.com/citation-style-language/schema/raw/master/csl-citation.json"} </w:delInstrText>
        </w:r>
        <w:r w:rsidR="00536B35" w:rsidDel="000A03BF">
          <w:rPr>
            <w:bCs/>
            <w:lang w:val="en"/>
          </w:rPr>
          <w:fldChar w:fldCharType="separate"/>
        </w:r>
        <w:r w:rsidR="00536B35" w:rsidDel="000A03BF">
          <w:rPr>
            <w:bCs/>
            <w:noProof/>
            <w:lang w:val="en"/>
          </w:rPr>
          <w:delText>(Howe et al., 2024; Therkildsen et al., 2013)</w:delText>
        </w:r>
        <w:r w:rsidR="00536B35" w:rsidDel="000A03BF">
          <w:rPr>
            <w:bCs/>
            <w:lang w:val="en"/>
          </w:rPr>
          <w:fldChar w:fldCharType="end"/>
        </w:r>
        <w:r w:rsidR="00536B35" w:rsidDel="000A03BF">
          <w:rPr>
            <w:bCs/>
            <w:lang w:val="en"/>
          </w:rPr>
          <w:delText>.</w:delText>
        </w:r>
        <w:commentRangeEnd w:id="46"/>
        <w:r w:rsidR="000A03BF" w:rsidDel="000A03BF">
          <w:rPr>
            <w:rStyle w:val="CommentReference"/>
            <w:rFonts w:ascii="Calibri" w:eastAsia="Calibri" w:hAnsi="Calibri" w:cs="Calibri"/>
          </w:rPr>
          <w:commentReference w:id="46"/>
        </w:r>
      </w:del>
    </w:p>
    <w:p w14:paraId="3B80ED7B" w14:textId="23DC9A4A" w:rsidR="000B2986" w:rsidRDefault="00536B35" w:rsidP="005A3273">
      <w:pPr>
        <w:spacing w:line="480" w:lineRule="auto"/>
        <w:ind w:firstLine="720"/>
        <w:rPr>
          <w:ins w:id="47" w:author="Danny Jackson" w:date="2026-03-14T18:05:00Z" w16du:dateUtc="2026-03-14T22:05:00Z"/>
          <w:bCs/>
          <w:lang w:val="en"/>
        </w:rPr>
      </w:pPr>
      <w:bookmarkStart w:id="48" w:name="_Hlk224407160"/>
      <w:r>
        <w:rPr>
          <w:bCs/>
          <w:lang w:val="en"/>
        </w:rPr>
        <w:t>Cities worldwide are characterized by novel</w:t>
      </w:r>
      <w:r w:rsidR="00886386">
        <w:rPr>
          <w:bCs/>
          <w:lang w:val="en"/>
        </w:rPr>
        <w:t xml:space="preserve"> </w:t>
      </w:r>
      <w:r w:rsidR="006651F0">
        <w:rPr>
          <w:bCs/>
          <w:lang w:val="en"/>
        </w:rPr>
        <w:t>environmental changes</w:t>
      </w:r>
      <w:r w:rsidR="00886386">
        <w:rPr>
          <w:bCs/>
          <w:lang w:val="en"/>
        </w:rPr>
        <w:t xml:space="preserve"> that drive evolution in wildlife </w:t>
      </w:r>
      <w:r w:rsidR="00CA5229">
        <w:rPr>
          <w:bCs/>
          <w:lang w:val="en"/>
        </w:rPr>
        <w:fldChar w:fldCharType="begin"/>
      </w:r>
      <w:r w:rsidR="000A03BF">
        <w:rPr>
          <w:bCs/>
          <w:lang w:val="en"/>
        </w:rPr>
        <w:instrText xml:space="preserve"> ADDIN ZOTERO_ITEM CSL_CITATION {"citationID":"71fwAOfj","properties":{"formattedCitation":"(Biondi et al., 2020; Castano et al., 2024; Sarkar &amp; Bhadra, 2022)","plainCitation":"(Biondi et al., 2020; Castano et al., 2024; Sarkar &amp; Bhadra, 2022)","noteIndex":0},"citationItems":[{"id":1171,"uris":["http://zotero.org/users/15902993/items/B33XPM9L"],"itemData":{"id":1171,"type":"article-journal","abstract":"The study of traits that enable species to thrive in urban habitats is critical to a better understanding the evolution of urban ecosystems. Here, we examined variation in boldness, neophobia, and exploratory behavior in a generalist raptor, the Chimango Caracara, Milvago chimango, occurring in areas with different urbanization level. We also focused on the relationship between object exploration and neophobia in rural and urban population of this species. The results showed that birds from more urbanized habitats showed more tolerance to humans than rural raptors, without any effect of age and sex in this trait. Rural birds were also more neophobic and were slower to explore than urban raptors, though they dedicated a similar amount of time to exploring novel objects, indicating a non-correspondence between the speed to approach and contact these objects and the amount of exploration performed. Finally, we found a correlation between exploration speed and neophobia in rural birds, whereas for urban raptors this correlation was not observed. Our results show that urbanization not only influences the expression of risk-taking behaviors and novelty responses in the chimango, but can also modify the relationship between exploration and neophobia.","container-title":"Behavioural Processes","DOI":"10.1016/j.beproc.2020.104064","ISSN":"0376-6357","journalAbbreviation":"Behavioural Processes","page":"104064","source":"ScienceDirect","title":"Variation in boldness and novelty response between rural and urban predatory birds: The Chimango Caracara, &lt;i&gt;Milvago chimango&lt;/i&gt; as study case","title-short":"Variation in boldness and novelty response between rural and urban predatory birds","volume":"173","author":[{"family":"Biondi","given":"L. M."},{"family":"Fuentes","given":"G. M."},{"family":"Córdoba","given":"R. S."},{"family":"Bó","given":"M. S."},{"family":"Cavalli","given":"M."},{"family":"Paterlini","given":"C. A."},{"family":"Castano","given":"M. V."},{"family":"García","given":"G. O."}],"issued":{"date-parts":[["2020",4,1]]}}},{"id":1169,"uris":["http://zotero.org/users/15902993/items/MK4LHBCX"],"itemData":{"id":1169,"type":"article-journal","abstract":"Animals have to face different challenges related to the rapid expansion of urbanization in their environments, so being behaviorally flexible will allow them to thrive in these scenarios. Here we aimed to examine the response of a south American threatened species, the Olrog’s Gull (Larus atlanticus), to novel stimuli in urban and non-urban habitats, analyzing the social context of the feeding group. Fieldwork was conducted at the Mar Chiquita Reserve and Mar del Plata city in Argentina. We compared the response of individuals in presence and absence of a novel objects in urban and non-urban habitats. The habitat type affected the proportion of individuals that approached and consumed from the feeding area, being higher in urban areas. The probability of immature individuals entering first to the area was also higher in urban areas, while the probability of adult individuals approaching first only increased with the increasing adult presence at the feeding station. Consumption latency and neophobia level did not differ between habitat types. However, general consumption latency was higher in novel situation respect to familiar situation, suggesting an aversion of birds to novelty. This response decreased over the experimental days, probably involving a learning process, and with the increase of individuals around the feeding station. The study of this threatened species that has recently colonized urban ecosystems provides us a comprehensive understanding of this species’ ability to exhibit behavioral flexibility in their natural environment.","container-title":"Urban Ecosystems","DOI":"10.1007/s11252-023-01465-2","ISSN":"1573-1642","issue":"2","journalAbbreviation":"Urban Ecosyst","language":"en","license":"2023 The Author(s), under exclusive licence to Springer Science+Business Media, LLC, part of Springer Nature","note":"Company: Springer\nDistributor: Springer\nInstitution: Springer\nLabel: Springer\nnumber: 2","page":"427-437","publisher":"Springer US","source":"link-springer-com.ezproxy3.library.arizona.edu","title":"Does urbanization affect behavioral responses to novel objects in marine birds? The Olrog’s Gull as a case of study","title-short":"Does urbanization affect behavioral responses to novel objects in marine birds?","volume":"27","author":[{"family":"Castano","given":"Melina Vanesa"},{"family":"Zumpano","given":"Francisco"},{"family":"Biondi","given":"Laura Marina"},{"family":"García","given":"Germán Oscar"}],"issued":{"date-parts":[["2024",4,1]]}}},{"id":1173,"uris":["http://zotero.org/users/15902993/items/2ECK47JU"],"itemData":{"id":1173,"type":"article-journal","abstract":"Rapid urbanisation leading to habitat loss is a major problem for biodiversity conservation. While urbanisation negatively affects the survival of many species, some species are well adapted to the urban environment, often depending on humans directly or indirectly for food and shelter. Such animals show various behavioural adaptations to anthropogenic disturbance, and there are even examples of some exploiting humans for their own advantage. In this review, we use some of these examples to highlight how cognitive and physiological underpinnings of urban adaptation in some animals can help us to understand how they survive in the human jungle. We propose that more in-depth studies of urban-adapted species are necessary for nurturing biodiversity in the face of urbanisation, and building more sustainable cities for the future.","container-title":"Current Opinion in Behavioral Sciences","DOI":"10.1016/j.cobeha.2022.101177","ISSN":"2352-1546","journalAbbreviation":"Current Opinion in Behavioral Sciences","page":"101177","source":"ScienceDirect","title":"How do animals navigate the urban jungle? A review of cognition in urban-adapted animals","title-short":"How do animals navigate the urban jungle?","volume":"46","author":[{"family":"Sarkar","given":"Rohan"},{"family":"Bhadra","given":"Anindita"}],"issued":{"date-parts":[["2022",8,1]]}}}],"schema":"https://github.com/citation-style-language/schema/raw/master/csl-citation.json"} </w:instrText>
      </w:r>
      <w:r w:rsidR="00CA5229">
        <w:rPr>
          <w:bCs/>
          <w:lang w:val="en"/>
        </w:rPr>
        <w:fldChar w:fldCharType="separate"/>
      </w:r>
      <w:r w:rsidR="00C212DF">
        <w:rPr>
          <w:bCs/>
          <w:noProof/>
          <w:lang w:val="en"/>
        </w:rPr>
        <w:t>(Biondi et al., 2020; Castano et al., 2024; Sarkar &amp; Bhadra, 2022)</w:t>
      </w:r>
      <w:r w:rsidR="00CA5229">
        <w:rPr>
          <w:bCs/>
          <w:lang w:val="en"/>
        </w:rPr>
        <w:fldChar w:fldCharType="end"/>
      </w:r>
      <w:r>
        <w:rPr>
          <w:bCs/>
          <w:lang w:val="en"/>
        </w:rPr>
        <w:t>.</w:t>
      </w:r>
      <w:r w:rsidR="002E44FF">
        <w:rPr>
          <w:bCs/>
          <w:lang w:val="en"/>
        </w:rPr>
        <w:t xml:space="preserve"> </w:t>
      </w:r>
      <w:commentRangeStart w:id="49"/>
      <w:r w:rsidR="002E44FF">
        <w:rPr>
          <w:bCs/>
          <w:lang w:val="en"/>
        </w:rPr>
        <w:t xml:space="preserve">Yet despite this novelty, many aspects of </w:t>
      </w:r>
      <w:r w:rsidR="006651F0">
        <w:rPr>
          <w:bCs/>
          <w:lang w:val="en"/>
        </w:rPr>
        <w:t xml:space="preserve">environmental </w:t>
      </w:r>
      <w:r w:rsidR="002E44FF">
        <w:rPr>
          <w:bCs/>
          <w:lang w:val="en"/>
        </w:rPr>
        <w:t>change are consistent across urban landscapes</w:t>
      </w:r>
      <w:ins w:id="50" w:author="Danny Jackson" w:date="2026-03-14T15:05:00Z" w16du:dateUtc="2026-03-14T19:05:00Z">
        <w:r w:rsidR="00EC2632">
          <w:rPr>
            <w:bCs/>
            <w:lang w:val="en"/>
          </w:rPr>
          <w:t>.</w:t>
        </w:r>
      </w:ins>
      <w:ins w:id="51" w:author="Danny Jackson" w:date="2026-03-14T15:08:00Z" w16du:dateUtc="2026-03-14T19:08:00Z">
        <w:r w:rsidR="00EC2632">
          <w:rPr>
            <w:bCs/>
            <w:lang w:val="en"/>
          </w:rPr>
          <w:t xml:space="preserve"> Cities are characterized by high </w:t>
        </w:r>
      </w:ins>
      <w:ins w:id="52" w:author="Danny Jackson" w:date="2026-03-14T15:09:00Z" w16du:dateUtc="2026-03-14T19:09:00Z">
        <w:r w:rsidR="00EC2632">
          <w:rPr>
            <w:bCs/>
            <w:lang w:val="en"/>
          </w:rPr>
          <w:t xml:space="preserve">percentages of impervious land surface, with </w:t>
        </w:r>
      </w:ins>
      <w:ins w:id="53" w:author="Danny Jackson" w:date="2026-03-14T15:10:00Z" w16du:dateUtc="2026-03-14T19:10:00Z">
        <w:r w:rsidR="00EC2632">
          <w:rPr>
            <w:bCs/>
            <w:lang w:val="en"/>
          </w:rPr>
          <w:t xml:space="preserve">plant growth limited to </w:t>
        </w:r>
      </w:ins>
      <w:ins w:id="54" w:author="Danny Jackson" w:date="2026-03-14T16:24:00Z" w16du:dateUtc="2026-03-14T20:24:00Z">
        <w:r w:rsidR="006D462C">
          <w:rPr>
            <w:bCs/>
            <w:lang w:val="en"/>
          </w:rPr>
          <w:t>areas</w:t>
        </w:r>
      </w:ins>
      <w:ins w:id="55" w:author="Danny Jackson" w:date="2026-03-14T15:10:00Z" w16du:dateUtc="2026-03-14T19:10:00Z">
        <w:r w:rsidR="00EC2632">
          <w:rPr>
            <w:bCs/>
            <w:lang w:val="en"/>
          </w:rPr>
          <w:t xml:space="preserve"> without </w:t>
        </w:r>
      </w:ins>
      <w:ins w:id="56" w:author="Danny Jackson" w:date="2026-03-14T15:09:00Z" w16du:dateUtc="2026-03-14T19:09:00Z">
        <w:r w:rsidR="00EC2632">
          <w:rPr>
            <w:bCs/>
            <w:lang w:val="en"/>
          </w:rPr>
          <w:t>concrete, asphalt, and building</w:t>
        </w:r>
      </w:ins>
      <w:ins w:id="57" w:author="Danny Jackson" w:date="2026-03-14T15:10:00Z" w16du:dateUtc="2026-03-14T19:10:00Z">
        <w:r w:rsidR="00EC2632">
          <w:rPr>
            <w:bCs/>
            <w:lang w:val="en"/>
          </w:rPr>
          <w:t>s</w:t>
        </w:r>
      </w:ins>
      <w:ins w:id="58" w:author="Danny Jackson" w:date="2026-03-14T15:18:00Z" w16du:dateUtc="2026-03-14T19:18:00Z">
        <w:r w:rsidR="005A3273">
          <w:rPr>
            <w:bCs/>
            <w:lang w:val="en"/>
          </w:rPr>
          <w:t xml:space="preserve"> </w:t>
        </w:r>
      </w:ins>
      <w:r w:rsidR="005A3273">
        <w:rPr>
          <w:bCs/>
          <w:lang w:val="en"/>
        </w:rPr>
        <w:fldChar w:fldCharType="begin"/>
      </w:r>
      <w:r w:rsidR="005A3273">
        <w:rPr>
          <w:bCs/>
          <w:lang w:val="en"/>
        </w:rPr>
        <w:instrText xml:space="preserve"> ADDIN ZOTERO_ITEM CSL_CITATION {"citationID":"13wEIuAn","properties":{"formattedCitation":"(Perillo et al., 2017)","plainCitation":"(Perillo et al., 2017)","noteIndex":0},"citationItems":[{"id":1282,"uris":["http://zotero.org/users/15902993/items/6TE6ZSRD"],"itemData":{"id":1282,"type":"article-journal","abstract":"Anthropogenic noise is becoming more prevalent in the world and has been shown to affect many animal species, including birds. The impact of such noise was measured in Neotropical urban parks to assess how the noise affects avifauna diversity and species richness. We sampled bird species, and concurrently measured sound pressure (noise) levels (Leq, equivalent noise levels) in eight urban green areas or parks located in a large city (Belo Horizonte) in south-eastern Brazil over a 1-year period. The diversity of sampled points was measured by means of total species richness, Fisher's alpha and Shannon–Wiener diversity indices. Noise levels within all parks were greater than those in natural areas. We found that an increase in noise levels and the area of open habitats surrounding sampling points were negatively related to species richness. Social factors reflecting increased urbanization, such as higher incomes, were also negatively correlated with bird species richness. However, noise was the factor that explained most of the variance. These results suggest that anthropogenic noise can have a significant negative impact on the conservation value of urban parks for bird species.","container-title":"Ibis","DOI":"10.1111/ibi.12481","ISSN":"1474-919X","issue":"3","language":"en","license":"© 2017 British Ornithologists’ Union","note":"_eprint: https://onlinelibrary.wiley.com/doi/pdf/10.1111/ibi.12481","page":"638-646","source":"Wiley Online Library","title":"Anthropogenic noise reduces bird species richness and diversity in urban parks","volume":"159","author":[{"family":"Perillo","given":"Alyne"},{"family":"Mazzoni","given":"Luiz G."},{"family":"Passos","given":"Luiza F."},{"family":"Goulart","given":"Vinicius D. L. R."},{"family":"Duca","given":"Charles"},{"family":"Young","given":"Robert J."}],"issued":{"date-parts":[["2017"]]}}}],"schema":"https://github.com/citation-style-language/schema/raw/master/csl-citation.json"} </w:instrText>
      </w:r>
      <w:r w:rsidR="005A3273">
        <w:rPr>
          <w:bCs/>
          <w:lang w:val="en"/>
        </w:rPr>
        <w:fldChar w:fldCharType="separate"/>
      </w:r>
      <w:r w:rsidR="005A3273">
        <w:rPr>
          <w:bCs/>
          <w:noProof/>
          <w:lang w:val="en"/>
        </w:rPr>
        <w:t>(Perillo et al., 2017)</w:t>
      </w:r>
      <w:r w:rsidR="005A3273">
        <w:rPr>
          <w:bCs/>
          <w:lang w:val="en"/>
        </w:rPr>
        <w:fldChar w:fldCharType="end"/>
      </w:r>
      <w:ins w:id="59" w:author="Danny Jackson" w:date="2026-03-14T15:10:00Z" w16du:dateUtc="2026-03-14T19:10:00Z">
        <w:r w:rsidR="00EC2632">
          <w:rPr>
            <w:bCs/>
            <w:lang w:val="en"/>
          </w:rPr>
          <w:t>.</w:t>
        </w:r>
      </w:ins>
      <w:ins w:id="60" w:author="Danny Jackson" w:date="2026-03-14T15:11:00Z" w16du:dateUtc="2026-03-14T19:11:00Z">
        <w:r w:rsidR="00EC2632">
          <w:rPr>
            <w:bCs/>
            <w:lang w:val="en"/>
          </w:rPr>
          <w:t xml:space="preserve"> Sources of shelter, food, and water are </w:t>
        </w:r>
      </w:ins>
      <w:ins w:id="61" w:author="Danny Jackson" w:date="2026-03-14T15:13:00Z" w16du:dateUtc="2026-03-14T19:13:00Z">
        <w:r w:rsidR="00EC2632">
          <w:rPr>
            <w:bCs/>
            <w:lang w:val="en"/>
          </w:rPr>
          <w:t xml:space="preserve">patchily distributed and urban birds </w:t>
        </w:r>
      </w:ins>
      <w:ins w:id="62" w:author="Danny Jackson" w:date="2026-03-14T15:14:00Z" w16du:dateUtc="2026-03-14T19:14:00Z">
        <w:r w:rsidR="00EC2632">
          <w:rPr>
            <w:bCs/>
            <w:lang w:val="en"/>
          </w:rPr>
          <w:t>rely on man</w:t>
        </w:r>
      </w:ins>
      <w:ins w:id="63" w:author="Danny Jackson" w:date="2026-03-14T15:15:00Z" w16du:dateUtc="2026-03-14T19:15:00Z">
        <w:r w:rsidR="00EC2632">
          <w:rPr>
            <w:bCs/>
            <w:lang w:val="en"/>
          </w:rPr>
          <w:t xml:space="preserve">y human-mediated resources for survival including </w:t>
        </w:r>
      </w:ins>
      <w:ins w:id="64" w:author="Danny Jackson" w:date="2026-03-14T15:19:00Z" w16du:dateUtc="2026-03-14T19:19:00Z">
        <w:r w:rsidR="005A3273">
          <w:rPr>
            <w:bCs/>
            <w:lang w:val="en"/>
          </w:rPr>
          <w:t>food</w:t>
        </w:r>
      </w:ins>
      <w:ins w:id="65" w:author="Danny Jackson" w:date="2026-03-14T15:15:00Z" w16du:dateUtc="2026-03-14T19:15:00Z">
        <w:r w:rsidR="005A3273">
          <w:rPr>
            <w:bCs/>
            <w:lang w:val="en"/>
          </w:rPr>
          <w:t>, nesting sites, and even air conditioning</w:t>
        </w:r>
      </w:ins>
      <w:ins w:id="66" w:author="Danny Jackson" w:date="2026-03-14T15:16:00Z" w16du:dateUtc="2026-03-14T19:16:00Z">
        <w:r w:rsidR="005A3273">
          <w:rPr>
            <w:bCs/>
            <w:lang w:val="en"/>
          </w:rPr>
          <w:t xml:space="preserve"> </w:t>
        </w:r>
      </w:ins>
      <w:r w:rsidR="005A3273">
        <w:rPr>
          <w:bCs/>
          <w:lang w:val="en"/>
        </w:rPr>
        <w:fldChar w:fldCharType="begin"/>
      </w:r>
      <w:r w:rsidR="005A3273">
        <w:rPr>
          <w:bCs/>
          <w:lang w:val="en"/>
        </w:rPr>
        <w:instrText xml:space="preserve"> ADDIN ZOTERO_ITEM CSL_CITATION {"citationID":"v31Zd3IX","properties":{"formattedCitation":"(Arnold et al., 2021; Mills &amp; McGraw, 2021)","plainCitation":"(Arnold et al., 2021; Mills &amp; McGraw, 2021)","noteIndex":0},"citationItems":[{"id":1514,"uris":["http://zotero.org/users/15902993/items/A2CB45FH"],"itemData":{"id":1514,"type":"article-journal","abstract":"Rapid climate change across the globe is having dramatic effects on wildlife. Responses of organisms to shifting thermal conditions often include physiological and behavioural accommodations, but to date these have been largely viewed and studied as naturally evolved phenomena (e.g. heat avoidance, sweating, panting) and not necessarily as strategies where animals exploit other anthropogenic conditions or resources. Moreover, the degree to which native versus introduced species show thermal plasticity has generated much conservation and ecological interest. We previously have observed introduced rosy-faced lovebirds (Agapornis roseicollis) perching in the relief-air vents on building faces in the Phoenix, Arizona, USA, metropolitan area, but doing so only during summer. Here, we show that such vent-perching events are significantly associated with extreme outdoor summer temperatures (when daily local highs routinely exceed 40°C). In fact, the temperature threshold at which we detected lovebirds starting to perch in cool air vents mirrors the upper range of the thermoneutral zone for this species. These results implicate novel, facultative use of an anthropogenic resource—industrial air-conditioning systems—by a recently introduced species (within the last 35 years) to cool down and survive extremely hot conditions in this urban ‘heat-island' environment.","container-title":"Biology Letters","DOI":"10.1098/rsbl.2020.0813","ISSN":"1744-9561","issue":"3","journalAbbreviation":"Biol Lett","page":"20200813","source":"Silverchair","title":"Cool birds: facultative use by an introduced species of mechanical air conditioning systems during extremely hot outdoor conditions","title-short":"Cool birds","volume":"17","author":[{"family":"Mills","given":"Raegan"},{"family":"McGraw","given":"Kevin J."}],"issued":{"date-parts":[["2021",3,24]]}}},{"id":596,"uris":["http://zotero.org/users/15902993/items/JCMMNBLF"],"itemData":{"id":596,"type":"article-journal","container-title":"PLOS ONE","DOI":"10.1371/journal.pone.0255391","ISSN":"1932-6203","issue":"9","page":"e0255391","publisher":"Public Library of Science (PLoS)","title":"Not just trash birds: Quantifying avian diversity at landfills using community science data","volume":"16","author":[{"family":"Arnold","given":"Zachary J."},{"family":"Wenger","given":"Seth J."},{"family":"Hall","given":"Richard J."}],"editor":[{"family":"Silva","given":"Daniel de Paiva"}],"issued":{"date-parts":[["2021",9]]}}}],"schema":"https://github.com/citation-style-language/schema/raw/master/csl-citation.json"} </w:instrText>
      </w:r>
      <w:r w:rsidR="005A3273">
        <w:rPr>
          <w:bCs/>
          <w:lang w:val="en"/>
        </w:rPr>
        <w:fldChar w:fldCharType="separate"/>
      </w:r>
      <w:r w:rsidR="005A3273">
        <w:rPr>
          <w:bCs/>
          <w:noProof/>
          <w:lang w:val="en"/>
        </w:rPr>
        <w:t>(Arnold et al., 2021; Mills &amp; McGraw, 2021)</w:t>
      </w:r>
      <w:r w:rsidR="005A3273">
        <w:rPr>
          <w:bCs/>
          <w:lang w:val="en"/>
        </w:rPr>
        <w:fldChar w:fldCharType="end"/>
      </w:r>
      <w:ins w:id="67" w:author="Danny Jackson" w:date="2026-03-14T15:15:00Z" w16du:dateUtc="2026-03-14T19:15:00Z">
        <w:r w:rsidR="005A3273">
          <w:rPr>
            <w:bCs/>
            <w:lang w:val="en"/>
          </w:rPr>
          <w:t>.</w:t>
        </w:r>
      </w:ins>
      <w:ins w:id="68" w:author="Danny Jackson" w:date="2026-03-14T15:17:00Z" w16du:dateUtc="2026-03-14T19:17:00Z">
        <w:r w:rsidR="005A3273">
          <w:rPr>
            <w:bCs/>
            <w:lang w:val="en"/>
          </w:rPr>
          <w:t xml:space="preserve"> U</w:t>
        </w:r>
      </w:ins>
      <w:ins w:id="69" w:author="Danny Jackson" w:date="2026-03-14T15:05:00Z" w16du:dateUtc="2026-03-14T19:05:00Z">
        <w:r w:rsidR="00EC2632">
          <w:rPr>
            <w:bCs/>
            <w:lang w:val="en"/>
          </w:rPr>
          <w:t>rban birds</w:t>
        </w:r>
      </w:ins>
      <w:ins w:id="70" w:author="Danny Jackson" w:date="2026-03-14T18:00:00Z" w16du:dateUtc="2026-03-14T22:00:00Z">
        <w:r w:rsidR="000B2986">
          <w:rPr>
            <w:bCs/>
            <w:lang w:val="en"/>
          </w:rPr>
          <w:t xml:space="preserve"> also</w:t>
        </w:r>
      </w:ins>
      <w:ins w:id="71" w:author="Danny Jackson" w:date="2026-03-14T15:05:00Z" w16du:dateUtc="2026-03-14T19:05:00Z">
        <w:r w:rsidR="00EC2632">
          <w:rPr>
            <w:bCs/>
            <w:lang w:val="en"/>
          </w:rPr>
          <w:t xml:space="preserve"> face</w:t>
        </w:r>
      </w:ins>
      <w:ins w:id="72" w:author="Danny Jackson" w:date="2026-03-14T15:17:00Z" w16du:dateUtc="2026-03-14T19:17:00Z">
        <w:r w:rsidR="005A3273">
          <w:rPr>
            <w:bCs/>
            <w:lang w:val="en"/>
          </w:rPr>
          <w:t xml:space="preserve"> nove</w:t>
        </w:r>
      </w:ins>
      <w:ins w:id="73" w:author="Danny Jackson" w:date="2026-03-14T15:18:00Z" w16du:dateUtc="2026-03-14T19:18:00Z">
        <w:r w:rsidR="005A3273">
          <w:rPr>
            <w:bCs/>
            <w:lang w:val="en"/>
          </w:rPr>
          <w:t>l stressors</w:t>
        </w:r>
      </w:ins>
      <w:del w:id="74" w:author="Danny Jackson" w:date="2026-03-14T15:05:00Z" w16du:dateUtc="2026-03-14T19:05:00Z">
        <w:r w:rsidR="002E44FF" w:rsidDel="00EC2632">
          <w:rPr>
            <w:bCs/>
            <w:lang w:val="en"/>
          </w:rPr>
          <w:delText>,</w:delText>
        </w:r>
      </w:del>
      <w:r w:rsidR="002E44FF">
        <w:rPr>
          <w:bCs/>
          <w:lang w:val="en"/>
        </w:rPr>
        <w:t xml:space="preserve"> including </w:t>
      </w:r>
      <w:r w:rsidR="00886386">
        <w:rPr>
          <w:bCs/>
          <w:lang w:val="en"/>
        </w:rPr>
        <w:t xml:space="preserve">increased disease risk </w:t>
      </w:r>
      <w:r w:rsidR="00886386">
        <w:rPr>
          <w:bCs/>
          <w:lang w:val="en"/>
        </w:rPr>
        <w:fldChar w:fldCharType="begin"/>
      </w:r>
      <w:r w:rsidR="000A03BF">
        <w:rPr>
          <w:bCs/>
          <w:lang w:val="en"/>
        </w:rPr>
        <w: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page":"e12264","publisher":"PeerJ","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instrText>
      </w:r>
      <w:r w:rsidR="00886386">
        <w:rPr>
          <w:bCs/>
          <w:lang w:val="en"/>
        </w:rPr>
        <w:fldChar w:fldCharType="separate"/>
      </w:r>
      <w:r w:rsidR="00886386">
        <w:rPr>
          <w:bCs/>
          <w:noProof/>
          <w:lang w:val="en"/>
        </w:rPr>
        <w:t>(Minias, 2023; Pikus et al., 2021)</w:t>
      </w:r>
      <w:r w:rsidR="00886386">
        <w:rPr>
          <w:bCs/>
          <w:lang w:val="en"/>
        </w:rPr>
        <w:fldChar w:fldCharType="end"/>
      </w:r>
      <w:r w:rsidR="00886386">
        <w:rPr>
          <w:bCs/>
          <w:lang w:val="en"/>
        </w:rPr>
        <w:t>, noise pollution</w:t>
      </w:r>
      <w:r w:rsidR="00397622">
        <w:rPr>
          <w:bCs/>
          <w:lang w:val="en"/>
        </w:rPr>
        <w:t xml:space="preserve"> </w:t>
      </w:r>
      <w:r w:rsidR="00AC696F">
        <w:rPr>
          <w:bCs/>
          <w:lang w:val="en"/>
        </w:rPr>
        <w:fldChar w:fldCharType="begin"/>
      </w:r>
      <w:r w:rsidR="00AC696F">
        <w:rPr>
          <w:bCs/>
          <w:lang w:val="en"/>
        </w:rPr>
        <w:instrText xml:space="preserve"> ADDIN ZOTERO_ITEM CSL_CITATION {"citationID":"Sjp1Pj99","properties":{"formattedCitation":"(Perillo et al., 2017)","plainCitation":"(Perillo et al., 2017)","noteIndex":0},"citationItems":[{"id":1282,"uris":["http://zotero.org/users/15902993/items/6TE6ZSRD"],"itemData":{"id":1282,"type":"article-journal","abstract":"Anthropogenic noise is becoming more prevalent in the world and has been shown to affect many animal species, including birds. The impact of such noise was measured in Neotropical urban parks to assess how the noise affects avifauna diversity and species richness. We sampled bird species, and concurrently measured sound pressure (noise) levels (Leq, equivalent noise levels) in eight urban green areas or parks located in a large city (Belo Horizonte) in south-eastern Brazil over a 1-year period. The diversity of sampled points was measured by means of total species richness, Fisher's alpha and Shannon–Wiener diversity indices. Noise levels within all parks were greater than those in natural areas. We found that an increase in noise levels and the area of open habitats surrounding sampling points were negatively related to species richness. Social factors reflecting increased urbanization, such as higher incomes, were also negatively correlated with bird species richness. However, noise was the factor that explained most of the variance. These results suggest that anthropogenic noise can have a significant negative impact on the conservation value of urban parks for bird species.","container-title":"Ibis","DOI":"10.1111/ibi.12481","ISSN":"1474-919X","issue":"3","language":"en","license":"© 2017 British Ornithologists’ Union","note":"_eprint: https://onlinelibrary.wiley.com/doi/pdf/10.1111/ibi.12481","page":"638-646","source":"Wiley Online Library","title":"Anthropogenic noise reduces bird species richness and diversity in urban parks","volume":"159","author":[{"family":"Perillo","given":"Alyne"},{"family":"Mazzoni","given":"Luiz G."},{"family":"Passos","given":"Luiza F."},{"family":"Goulart","given":"Vinicius D. L. R."},{"family":"Duca","given":"Charles"},{"family":"Young","given":"Robert J."}],"issued":{"date-parts":[["2017"]]}}}],"schema":"https://github.com/citation-style-language/schema/raw/master/csl-citation.json"} </w:instrText>
      </w:r>
      <w:r w:rsidR="00AC696F">
        <w:rPr>
          <w:bCs/>
          <w:lang w:val="en"/>
        </w:rPr>
        <w:fldChar w:fldCharType="separate"/>
      </w:r>
      <w:r w:rsidR="00AC696F">
        <w:rPr>
          <w:bCs/>
          <w:noProof/>
          <w:lang w:val="en"/>
        </w:rPr>
        <w:t>(Perillo et al., 2017)</w:t>
      </w:r>
      <w:r w:rsidR="00AC696F">
        <w:rPr>
          <w:bCs/>
          <w:lang w:val="en"/>
        </w:rPr>
        <w:fldChar w:fldCharType="end"/>
      </w:r>
      <w:r w:rsidR="002E44FF">
        <w:rPr>
          <w:bCs/>
          <w:lang w:val="en"/>
        </w:rPr>
        <w:t xml:space="preserve">, and an increase in inter- and intraspecific </w:t>
      </w:r>
      <w:bookmarkStart w:id="75" w:name="_Hlk209339372"/>
      <w:r w:rsidR="002E44FF">
        <w:rPr>
          <w:bCs/>
          <w:lang w:val="en"/>
        </w:rPr>
        <w:lastRenderedPageBreak/>
        <w:t>conflict</w:t>
      </w:r>
      <w:r w:rsidR="00C25187">
        <w:rPr>
          <w:bCs/>
          <w:lang w:val="en"/>
        </w:rPr>
        <w:t xml:space="preserve"> </w:t>
      </w:r>
      <w:r w:rsidR="00C25187">
        <w:rPr>
          <w:bCs/>
          <w:lang w:val="en"/>
        </w:rPr>
        <w:fldChar w:fldCharType="begin"/>
      </w:r>
      <w:r w:rsidR="000A03BF">
        <w:rPr>
          <w:bCs/>
          <w:lang w:val="en"/>
        </w:rPr>
        <w:instrText xml:space="preserve"> ADDIN ZOTERO_ITEM CSL_CITATION {"citationID":"5tAKt1pn","properties":{"formattedCitation":"(Lane et al., 2023; Martin &amp; Bonier, 2018)","plainCitation":"(Lane et al., 2023; Martin &amp; Bonier, 2018)","noteIndex":0},"citationItems":[{"id":1344,"uris":["http://zotero.org/users/15902993/items/LDJVBLHN"],"itemData":{"id":1344,"type":"article-journal","abstract":"Behavioral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Evol.","language":"English","publisher":"Frontiers","source":"Frontiers","title":"Indirect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B."}],"accessed":{"date-parts":[["2025",9,20]]},"issued":{"date-parts":[["2023",8,22]]}}},{"id":1342,"uris":["http://zotero.org/users/15902993/items/I8T9XC8A"],"itemData":{"id":1342,"type":"article-journal","abstract":"Urbanization represents an extreme transformation of more natural systems. Populations of most species decline or disappear with urbanization, and yet some species persist and even thrive in cities. What determines which species persist or thrive in urban habitats? Direct competitive interactions among species can influence their distributions and resource use, particularly along gradients of environmental challenge. Given the challenges of urbanization, similar interactions may be important for determining which species persist or thrive in cities; however, their role remains poorly understood. Here, we use a global dataset to test among three alternative hypotheses for how direct competitive interactions and behavioral dominance may influence the breeding occurrence of birds in cities. We find evidence to support the competitive interference hypothesis: behaviorally dominant species were more widespread in urban habitats than closely related subordinate species, but only in taxa that thrive in urban environments (hereafter, urban adapted), and only when dominant and subordinate species overlapped their geographic ranges. This result was evident across diverse phylogenetic groups but varied significantly with a country’s level of economic development. Urban-adapted, dominant species were more widespread than closely related subordinate species in cities in developed, but not developing, countries; countries in economic transition showed an intermediate pattern. Our results provide evidence that competitive interactions broadly influence species responses to urbanization, and that these interactions have asymmetric effects on subordinate species that otherwise could be widespread in urban environments. Results further suggest that economic development might accentuate the consequences of competitive interactions, thereby reducing local diversity in cities.","container-title":"Proceedings of the National Academy of Sciences","DOI":"10.1073/pnas.1809317115","issue":"49","page":"E11495-E11504","publisher":"Proceedings of the National Academy of Sciences","source":"pnas.org (Atypon)","title":"Species interactions limit the occurrence of urban-adapted birds in cities","volume":"115","author":[{"family":"Martin","given":"Paul R."},{"family":"Bonier","given":"Frances"}],"issued":{"date-parts":[["2018",12,4]]}}}],"schema":"https://github.com/citation-style-language/schema/raw/master/csl-citation.json"} </w:instrText>
      </w:r>
      <w:r w:rsidR="00C25187">
        <w:rPr>
          <w:bCs/>
          <w:lang w:val="en"/>
        </w:rPr>
        <w:fldChar w:fldCharType="separate"/>
      </w:r>
      <w:r w:rsidR="0078003E">
        <w:rPr>
          <w:bCs/>
          <w:noProof/>
          <w:lang w:val="en"/>
        </w:rPr>
        <w:t>(Lane et al., 2023; Martin &amp; Bonier, 2018)</w:t>
      </w:r>
      <w:r w:rsidR="00C25187">
        <w:rPr>
          <w:bCs/>
          <w:lang w:val="en"/>
        </w:rPr>
        <w:fldChar w:fldCharType="end"/>
      </w:r>
      <w:bookmarkEnd w:id="75"/>
      <w:commentRangeEnd w:id="49"/>
      <w:r w:rsidR="000A03BF">
        <w:rPr>
          <w:rStyle w:val="CommentReference"/>
          <w:rFonts w:ascii="Calibri" w:eastAsia="Calibri" w:hAnsi="Calibri" w:cs="Calibri"/>
        </w:rPr>
        <w:commentReference w:id="49"/>
      </w:r>
      <w:r w:rsidR="00C3554B">
        <w:rPr>
          <w:bCs/>
          <w:lang w:val="en"/>
        </w:rPr>
        <w:t>.</w:t>
      </w:r>
      <w:r w:rsidR="002E44FF">
        <w:rPr>
          <w:bCs/>
          <w:lang w:val="en"/>
        </w:rPr>
        <w:t xml:space="preserve"> </w:t>
      </w:r>
      <w:ins w:id="76" w:author="Danny Jackson" w:date="2026-03-14T18:00:00Z" w16du:dateUtc="2026-03-14T22:00:00Z">
        <w:r w:rsidR="000B2986">
          <w:rPr>
            <w:bCs/>
            <w:lang w:val="en"/>
          </w:rPr>
          <w:t>While aspects of urbanization are consistent across cities, they vary</w:t>
        </w:r>
      </w:ins>
      <w:ins w:id="77" w:author="Danny Jackson" w:date="2026-03-14T18:01:00Z" w16du:dateUtc="2026-03-14T22:01:00Z">
        <w:r w:rsidR="000B2986">
          <w:rPr>
            <w:bCs/>
            <w:lang w:val="en"/>
          </w:rPr>
          <w:t xml:space="preserve"> in intensity and have unique interactions with local ecosystems. For instance, urban heat exacerbates</w:t>
        </w:r>
      </w:ins>
      <w:ins w:id="78" w:author="Danny Jackson" w:date="2026-03-14T18:02:00Z" w16du:dateUtc="2026-03-14T22:02:00Z">
        <w:r w:rsidR="000B2986">
          <w:rPr>
            <w:bCs/>
            <w:lang w:val="en"/>
          </w:rPr>
          <w:t xml:space="preserve"> </w:t>
        </w:r>
      </w:ins>
      <w:ins w:id="79" w:author="Danny Jackson" w:date="2026-03-14T18:03:00Z" w16du:dateUtc="2026-03-14T22:03:00Z">
        <w:r w:rsidR="000B2986">
          <w:rPr>
            <w:bCs/>
            <w:lang w:val="en"/>
          </w:rPr>
          <w:t xml:space="preserve">summer </w:t>
        </w:r>
      </w:ins>
      <w:ins w:id="80" w:author="Danny Jackson" w:date="2026-03-14T18:02:00Z" w16du:dateUtc="2026-03-14T22:02:00Z">
        <w:r w:rsidR="000B2986">
          <w:rPr>
            <w:bCs/>
            <w:lang w:val="en"/>
          </w:rPr>
          <w:t xml:space="preserve">stress in </w:t>
        </w:r>
      </w:ins>
      <w:ins w:id="81" w:author="Danny Jackson" w:date="2026-03-14T18:03:00Z" w16du:dateUtc="2026-03-14T22:03:00Z">
        <w:r w:rsidR="000B2986">
          <w:rPr>
            <w:bCs/>
            <w:lang w:val="en"/>
          </w:rPr>
          <w:t>very hot climates</w:t>
        </w:r>
      </w:ins>
      <w:ins w:id="82" w:author="Danny Jackson" w:date="2026-03-14T18:02:00Z" w16du:dateUtc="2026-03-14T22:02:00Z">
        <w:r w:rsidR="000B2986">
          <w:rPr>
            <w:bCs/>
            <w:lang w:val="en"/>
          </w:rPr>
          <w:t xml:space="preserve"> but relieves winter stress in </w:t>
        </w:r>
      </w:ins>
      <w:ins w:id="83" w:author="Danny Jackson" w:date="2026-03-14T18:03:00Z" w16du:dateUtc="2026-03-14T22:03:00Z">
        <w:r w:rsidR="000B2986">
          <w:rPr>
            <w:bCs/>
            <w:lang w:val="en"/>
          </w:rPr>
          <w:t>colder climates</w:t>
        </w:r>
      </w:ins>
      <w:ins w:id="84" w:author="Danny Jackson" w:date="2026-03-14T18:05:00Z" w16du:dateUtc="2026-03-14T22:05:00Z">
        <w:r w:rsidR="000B2986">
          <w:rPr>
            <w:bCs/>
            <w:lang w:val="en"/>
          </w:rPr>
          <w:t xml:space="preserve"> </w:t>
        </w:r>
      </w:ins>
      <w:r w:rsidR="000B2986">
        <w:rPr>
          <w:bCs/>
          <w:lang w:val="en"/>
        </w:rPr>
        <w:fldChar w:fldCharType="begin"/>
      </w:r>
      <w:r w:rsidR="000B2986">
        <w:rPr>
          <w:bCs/>
          <w:lang w:val="en"/>
        </w:rPr>
        <w:instrText xml:space="preserve"> ADDIN ZOTERO_ITEM CSL_CITATION {"citationID":"QyHP8sW6","properties":{"formattedCitation":"(Sumasgutner et al., 2023)","plainCitation":"(Sumasgutner et al., 2023)","noteIndex":0},"citationItems":[{"id":1532,"uris":["http://zotero.org/users/15902993/items/HSGW5AUS"],"itemData":{"id":1532,"type":"article-journal","abstract":"Climate change and urbanisation are among the most pervasive and rapidly growing threats to biodiversity worldwide. However, their impacts are usually considered in isolation, and interactions are rarely examined. Predicting species' responses to the combined effects of climate change and urbanisation, therefore, represents a pressing challenge in global change biology. Birds are important model taxa for exploring the impacts of both climate change and urbanisation, and their behaviour and physiology have been well studied in urban and non-urban systems. This understanding should allow interactive effects of rising temperatures and urbanisation to be inferred, yet considerations of these interactions are almost entirely lacking from empirical research. Here, we synthesise our current understanding of the potential mechanisms that could affect how species respond to the combined effects of rising temperatures and urbanisation, with a focus on avian taxa. We discuss potential interactive effects to motivate future in-depth research on this critically important, yet overlooked, aspect of global change biology. Increased temperatures are a pronounced consequence of both urbanisation (through the urban heat island effect) and climate change. The biological impact of this warming in urban and non-urban systems will likely differ in magnitude and direction when interacting with other factors that typically vary between these habitats, such as resource availability (e.g. water, food and microsites) and pollution levels. Furthermore, the nature of such interactions may differ for cities situated in different climate types, for example, tropical, arid, temperate, continental and polar. Within this article, we highlight the potential for interactive effects of climate and urban drivers on the mechanistic responses of birds, identify knowledge gaps and propose promising future research avenues. A deeper understanding of the behavioural and physiological mechanisms mediating species' responses to urbanisation and rising temperatures will provide novel insights into ecology and evolution under global change and may help better predict future population responses.","container-title":"Global Change Biology","DOI":"10.1111/gcb.16645","ISSN":"1365-2486","issue":"9","language":"en","license":"© 2023 The Authors. Global Change Biology published by John Wiley &amp; Sons Ltd.","note":"_eprint: https://onlinelibrary.wiley.com/doi/pdf/10.1111/gcb.16645","page":"2399-2420","source":"Wiley Online Library","title":"Interactive effects of rising temperatures and urbanisation on birds across different climate zones: A mechanistic perspective","title-short":"Interactive effects of rising temperatures and urbanisation on birds across different climate zones","volume":"29","author":[{"family":"Sumasgutner","given":"Petra"},{"family":"Cunningham","given":"Susan J."},{"family":"Hegemann","given":"Arne"},{"family":"Amar","given":"Arjun"},{"family":"Watson","given":"Hannah"},{"family":"Nilsson","given":"Johan F."},{"family":"Andersson","given":"Martin N."},{"family":"Isaksson","given":"Caroline"}],"issued":{"date-parts":[["2023"]]}}}],"schema":"https://github.com/citation-style-language/schema/raw/master/csl-citation.json"} </w:instrText>
      </w:r>
      <w:r w:rsidR="000B2986">
        <w:rPr>
          <w:bCs/>
          <w:lang w:val="en"/>
        </w:rPr>
        <w:fldChar w:fldCharType="separate"/>
      </w:r>
      <w:r w:rsidR="000B2986">
        <w:rPr>
          <w:bCs/>
          <w:noProof/>
          <w:lang w:val="en"/>
        </w:rPr>
        <w:t>(Sumasgutner et al., 2023)</w:t>
      </w:r>
      <w:r w:rsidR="000B2986">
        <w:rPr>
          <w:bCs/>
          <w:lang w:val="en"/>
        </w:rPr>
        <w:fldChar w:fldCharType="end"/>
      </w:r>
      <w:ins w:id="85" w:author="Danny Jackson" w:date="2026-03-14T18:03:00Z" w16du:dateUtc="2026-03-14T22:03:00Z">
        <w:r w:rsidR="000B2986">
          <w:rPr>
            <w:bCs/>
            <w:lang w:val="en"/>
          </w:rPr>
          <w:t xml:space="preserve">. </w:t>
        </w:r>
      </w:ins>
    </w:p>
    <w:p w14:paraId="33B1BB65" w14:textId="293B4316" w:rsidR="000A03BF" w:rsidRDefault="000B2986" w:rsidP="000B2986">
      <w:pPr>
        <w:spacing w:line="480" w:lineRule="auto"/>
        <w:ind w:firstLine="720"/>
        <w:rPr>
          <w:bCs/>
          <w:lang w:val="en"/>
        </w:rPr>
      </w:pPr>
      <w:ins w:id="86" w:author="Danny Jackson" w:date="2026-03-14T18:04:00Z" w16du:dateUtc="2026-03-14T22:04:00Z">
        <w:r>
          <w:rPr>
            <w:bCs/>
            <w:lang w:val="en"/>
          </w:rPr>
          <w:t>Nonetheless, some degree of parallelism is expected across all urban landscapes</w:t>
        </w:r>
      </w:ins>
      <w:ins w:id="87" w:author="Danny Jackson" w:date="2026-03-14T18:05:00Z" w16du:dateUtc="2026-03-14T22:05:00Z">
        <w:r>
          <w:rPr>
            <w:bCs/>
            <w:lang w:val="en"/>
          </w:rPr>
          <w:t xml:space="preserve">, and </w:t>
        </w:r>
      </w:ins>
      <w:del w:id="88" w:author="Danny Jackson" w:date="2026-03-14T18:05:00Z" w16du:dateUtc="2026-03-14T22:05:00Z">
        <w:r w:rsidR="00397622" w:rsidDel="000B2986">
          <w:rPr>
            <w:bCs/>
            <w:lang w:val="en"/>
          </w:rPr>
          <w:delText xml:space="preserve">Indeed, </w:delText>
        </w:r>
      </w:del>
      <w:r w:rsidR="00397622">
        <w:rPr>
          <w:bCs/>
          <w:lang w:val="en"/>
        </w:rPr>
        <w:t>t</w:t>
      </w:r>
      <w:r w:rsidR="00EA3916">
        <w:rPr>
          <w:bCs/>
          <w:lang w:val="en"/>
        </w:rPr>
        <w:t>he</w:t>
      </w:r>
      <w:r w:rsidR="0085178F" w:rsidRPr="006D2868">
        <w:rPr>
          <w:bCs/>
          <w:lang w:val="en"/>
        </w:rPr>
        <w:t xml:space="preserve"> effects of urbanization</w:t>
      </w:r>
      <w:r w:rsidR="00397622">
        <w:rPr>
          <w:bCs/>
          <w:lang w:val="en"/>
        </w:rPr>
        <w:t xml:space="preserve"> on genetic variation</w:t>
      </w:r>
      <w:r w:rsidR="0085178F" w:rsidRPr="006D2868">
        <w:rPr>
          <w:bCs/>
          <w:lang w:val="en"/>
        </w:rPr>
        <w:t xml:space="preserve"> can be consistent within a species across different urban environments </w:t>
      </w:r>
      <w:r w:rsidR="00DF2823">
        <w:rPr>
          <w:bCs/>
          <w:lang w:val="en"/>
        </w:rPr>
        <w:fldChar w:fldCharType="begin"/>
      </w:r>
      <w:r w:rsidR="000A03BF">
        <w:rPr>
          <w:bCs/>
          <w:lang w:val="en"/>
        </w:rPr>
        <w:instrText xml:space="preserve"> ADDIN ZOTERO_ITEM CSL_CITATION {"citationID":"cMTZBx6W","properties":{"formattedCitation":"(Mueller et al., 2013; Winchell et al., 2023)","plainCitation":"(Mueller et al., 2013; Winchell et al., 2023)","dontUpdate":true,"noteIndex":0},"citationItems":[{"id":580,"uris":["http://zotero.org/users/15902993/items/JZCTMD96"],"itemData":{"id":580,"type":"article-journal","abstract":"Successful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L."}],"issued":{"date-parts":[["2013"]]}}},{"id":447,"uris":["http://zotero.org/users/15902993/items/337B4QK5"],"itemData":{"id":447,"type":"article-journal","abstract":"Urbanization drastically transforms landscapes, resulting in fragmentation, degradation, and the loss of local biodiversity. Yet, urban environments also offer opportunities to observe rapid evolutionary change in wild populations that survive and even thrive in these novel habitats. In many ways, cities represent replicated “natural experiments” in which geographically separated populations adaptively respond to similar selection pressures over rapid evolutionary timescales. Little is known, however, about the genetic basis of adaptive phenotypic differentiation in urban populations nor the extent to which phenotypic parallelism is reflected at the genomic level with signatures of parallel selection. Here, we analyzed the genomic underpinnings of parallel urban-associated phenotypic change in Anolis cristatellus, a small-bodied neotropical lizard found abundantly in both urbanized and forested environments. We show that phenotypic parallelism in response to parallel urban environmental change is underlain by genomic parallelism and identify candidate loci across the Anolis genome associated with this adaptive morphological divergence. Our findings point to polygenic selection on standing genetic variation as a key process to effectuate rapid morphological adaptation. Identified candidate loci represent several functions associated with skeletomuscular development, morphology, and human disease. Taken together, these results shed light on the genomic basis of complex morphological adaptations, provide insight into the role of contingency and determinism in adaptation to novel environments, and underscore the value of urban environments to address fundamental evolutionary questions.","container-title":"Proceedings of the National Academy of Sciences","DOI":"10.1073/pnas.2216789120","issue":"3","page":"e2216789120","publisher":"Proceedings of the National Academy of Sciences","source":"pnas.org (Atypon)","title":"Genome-wide parallelism underlies contemporary adaptation in urban lizards","volume":"120","author":[{"family":"Winchell","given":"Kristin M."},{"family":"Campbell-Staton","given":"Shane C."},{"family":"Losos","given":"Jonathan B."},{"family":"Revell","given":"Liam J."},{"family":"Verrelli","given":"Brian C."},{"family":"Geneva","given":"Anthony J."}],"issued":{"date-parts":[["2023",1,17]]}}}],"schema":"https://github.com/citation-style-language/schema/raw/master/csl-citation.json"} </w:instrText>
      </w:r>
      <w:r w:rsidR="00DF2823">
        <w:rPr>
          <w:bCs/>
          <w:lang w:val="en"/>
        </w:rPr>
        <w:fldChar w:fldCharType="separate"/>
      </w:r>
      <w:r w:rsidR="00DF2823">
        <w:rPr>
          <w:bCs/>
          <w:noProof/>
          <w:lang w:val="en"/>
        </w:rPr>
        <w:t>(e.g. Mueller et al., 2013; Winchell et al., 2023)</w:t>
      </w:r>
      <w:r w:rsidR="00DF2823">
        <w:rPr>
          <w:bCs/>
          <w:lang w:val="en"/>
        </w:rPr>
        <w:fldChar w:fldCharType="end"/>
      </w:r>
      <w:r w:rsidR="00EA3916">
        <w:rPr>
          <w:bCs/>
          <w:lang w:val="en"/>
        </w:rPr>
        <w:t xml:space="preserve">. </w:t>
      </w:r>
      <w:r w:rsidR="006651F0">
        <w:rPr>
          <w:bCs/>
          <w:lang w:val="en"/>
        </w:rPr>
        <w:t>For example,</w:t>
      </w:r>
      <w:r w:rsidR="00EA3916">
        <w:rPr>
          <w:bCs/>
          <w:lang w:val="en"/>
        </w:rPr>
        <w:t xml:space="preserve"> </w:t>
      </w:r>
      <w:r w:rsidR="00486A7C">
        <w:rPr>
          <w:bCs/>
          <w:lang w:val="en"/>
        </w:rPr>
        <w:t>Great Tits</w:t>
      </w:r>
      <w:r w:rsidR="00EA3916">
        <w:rPr>
          <w:bCs/>
          <w:lang w:val="en"/>
        </w:rPr>
        <w:t xml:space="preserve"> (</w:t>
      </w:r>
      <w:r w:rsidR="00EA3916">
        <w:rPr>
          <w:bCs/>
          <w:i/>
          <w:iCs/>
          <w:lang w:val="en"/>
        </w:rPr>
        <w:t>Parus major</w:t>
      </w:r>
      <w:r w:rsidR="00EA3916">
        <w:rPr>
          <w:bCs/>
          <w:lang w:val="en"/>
        </w:rPr>
        <w:t xml:space="preserve">) display </w:t>
      </w:r>
      <w:del w:id="89" w:author="Danny Jackson" w:date="2026-04-18T11:09:00Z" w16du:dateUtc="2026-04-18T15:09:00Z">
        <w:r w:rsidR="00EA3916" w:rsidDel="00766E45">
          <w:rPr>
            <w:bCs/>
            <w:lang w:val="en"/>
          </w:rPr>
          <w:delText>parallel evolution</w:delText>
        </w:r>
      </w:del>
      <w:ins w:id="90" w:author="Danny Jackson" w:date="2026-04-18T11:09:00Z" w16du:dateUtc="2026-04-18T15:09:00Z">
        <w:r w:rsidR="00766E45">
          <w:rPr>
            <w:bCs/>
            <w:lang w:val="en"/>
          </w:rPr>
          <w:t>evidence of selection on</w:t>
        </w:r>
      </w:ins>
      <w:del w:id="91" w:author="Danny Jackson" w:date="2026-04-18T11:10:00Z" w16du:dateUtc="2026-04-18T15:10:00Z">
        <w:r w:rsidR="00EA3916" w:rsidDel="00766E45">
          <w:rPr>
            <w:bCs/>
            <w:lang w:val="en"/>
          </w:rPr>
          <w:delText xml:space="preserve"> in</w:delText>
        </w:r>
      </w:del>
      <w:r w:rsidR="00EA3916">
        <w:rPr>
          <w:bCs/>
          <w:lang w:val="en"/>
        </w:rPr>
        <w:t xml:space="preserve"> neural and developmental genes </w:t>
      </w:r>
      <w:del w:id="92" w:author="Danny Jackson" w:date="2026-04-18T11:17:00Z" w16du:dateUtc="2026-04-18T15:17:00Z">
        <w:r w:rsidR="00EA3916" w:rsidDel="000F6513">
          <w:rPr>
            <w:bCs/>
            <w:lang w:val="en"/>
          </w:rPr>
          <w:delText xml:space="preserve">in urban environments </w:delText>
        </w:r>
      </w:del>
      <w:r w:rsidR="00EA3916">
        <w:rPr>
          <w:bCs/>
          <w:lang w:val="en"/>
        </w:rPr>
        <w:t>across the European continent</w:t>
      </w:r>
      <w:r w:rsidR="00DF2823">
        <w:rPr>
          <w:bCs/>
          <w:lang w:val="en"/>
        </w:rPr>
        <w:t xml:space="preserve"> </w:t>
      </w:r>
      <w:r w:rsidR="00DF2823">
        <w:rPr>
          <w:bCs/>
          <w:lang w:val="en"/>
        </w:rPr>
        <w:fldChar w:fldCharType="begin"/>
      </w:r>
      <w:r w:rsidR="000F6513">
        <w:rPr>
          <w:bCs/>
          <w:lang w:val="en"/>
        </w:rPr>
        <w:instrText xml:space="preserve"> ADDIN ZOTERO_ITEM CSL_CITATION {"citationID":"f31GTRoW","properties":{"formattedCitation":"(Laine et al., 2016)","plainCitation":"(Laine et al., 2016)","noteIndex":0},"citationItems":[{"id":1548,"uris":["http://zotero.org/users/15902993/items/AP3HS6HM"],"itemData":{"id":1548,"type":"article-journal","abstract":"For over 50 years, the great tit (Parus major) has been a model species for research in evolutionary, ecological and behavioural research; in particular, learning and cognition have been intensively studied. Here, to provide further insight into the molecular mechanisms behind these important traits, we de novo assemble a great tit reference genome and whole-genome re-sequence another 29 individuals from across Europe. We show an overrepresentation of genes related to neuronal functions, learning and cognition in regions under positive selection, as well as increased CpG methylation in these regions. In addition, great tit neuronal non-CpG methylation patterns are very similar to those observed in mammals, suggesting a universal role in neuronal epigenetic regulation which can affect learning-, memory- and experience-induced plasticity. The high-quality great tit genome assembly will play an instrumental role in furthering the integration of ecological, evolutionary, behavioural and genomic approaches in this model species.","container-title":"Nature Communications","DOI":"10.1038/ncomms10474","ISSN":"2041-1723","issue":"1","journalAbbreviation":"Nat Commun","language":"en","license":"2016 The Author(s)","page":"10474","publisher":"Nature Publishing Group","source":"www.nature.com","title":"Evolutionary signals of selection on cognition from the great tit genome and methylome","volume":"7","author":[{"family":"Laine","given":"Veronika N."},{"family":"Gossmann","given":"Toni I."},{"family":"Schachtschneider","given":"Kyle M."},{"family":"Garroway","given":"Colin J."},{"family":"Madsen","given":"Ole"},{"family":"Verhoeven","given":"Koen J. F."},{"family":"Jager","given":"Victor","non-dropping-particle":"de"},{"family":"Megens","given":"Hendrik-Jan"},{"family":"Warren","given":"Wesley C."},{"family":"Minx","given":"Patrick"},{"family":"Crooijmans","given":"Richard P. M. A."},{"family":"Corcoran","given":"Pádraic"},{"family":"Sheldon","given":"Ben C."},{"family":"Slate","given":"Jon"},{"family":"Zeng","given":"Kai"},{"family":"Oers","given":"Kees","non-dropping-particle":"van"},{"family":"Visser","given":"Marcel E."},{"family":"Groenen","given":"Martien A. M."}],"issued":{"date-parts":[["2016",1,25]]}}}],"schema":"https://github.com/citation-style-language/schema/raw/master/csl-citation.json"} </w:instrText>
      </w:r>
      <w:r w:rsidR="00DF2823">
        <w:rPr>
          <w:bCs/>
          <w:lang w:val="en"/>
        </w:rPr>
        <w:fldChar w:fldCharType="separate"/>
      </w:r>
      <w:r w:rsidR="000F6513">
        <w:rPr>
          <w:rFonts w:eastAsiaTheme="minorHAnsi"/>
        </w:rPr>
        <w:t>(Laine et al., 2016)</w:t>
      </w:r>
      <w:r w:rsidR="00DF2823">
        <w:rPr>
          <w:bCs/>
          <w:lang w:val="en"/>
        </w:rPr>
        <w:fldChar w:fldCharType="end"/>
      </w:r>
      <w:ins w:id="93" w:author="Danny Jackson" w:date="2026-04-18T11:21:00Z" w16du:dateUtc="2026-04-18T15:21:00Z">
        <w:r w:rsidR="000F6513" w:rsidRPr="000F6513">
          <w:rPr>
            <w:bCs/>
            <w:lang w:val="en"/>
          </w:rPr>
          <w:t xml:space="preserve">; however, because this study </w:t>
        </w:r>
      </w:ins>
      <w:ins w:id="94" w:author="Danny Jackson" w:date="2026-04-18T11:24:00Z" w16du:dateUtc="2026-04-18T15:24:00Z">
        <w:r w:rsidR="00F01CDB">
          <w:rPr>
            <w:bCs/>
            <w:lang w:val="en"/>
          </w:rPr>
          <w:t>combined</w:t>
        </w:r>
      </w:ins>
      <w:ins w:id="95" w:author="Danny Jackson" w:date="2026-04-18T11:21:00Z" w16du:dateUtc="2026-04-18T15:21:00Z">
        <w:r w:rsidR="000F6513" w:rsidRPr="000F6513">
          <w:rPr>
            <w:bCs/>
            <w:lang w:val="en"/>
          </w:rPr>
          <w:t xml:space="preserve"> both urban and rural populations, these signals may be confounded by urbanization.</w:t>
        </w:r>
      </w:ins>
      <w:ins w:id="96" w:author="Danny Jackson" w:date="2026-04-18T11:18:00Z" w16du:dateUtc="2026-04-18T15:18:00Z">
        <w:r w:rsidR="000F6513">
          <w:rPr>
            <w:bCs/>
            <w:lang w:val="en"/>
          </w:rPr>
          <w:t xml:space="preserve"> </w:t>
        </w:r>
      </w:ins>
      <w:ins w:id="97" w:author="Danny Jackson" w:date="2026-04-18T11:22:00Z" w16du:dateUtc="2026-04-18T15:22:00Z">
        <w:r w:rsidR="000F6513">
          <w:rPr>
            <w:bCs/>
            <w:lang w:val="en"/>
          </w:rPr>
          <w:t xml:space="preserve">Studies </w:t>
        </w:r>
      </w:ins>
      <w:ins w:id="98" w:author="Danny Jackson" w:date="2026-04-18T11:23:00Z" w16du:dateUtc="2026-04-18T15:23:00Z">
        <w:r w:rsidR="00F01CDB">
          <w:rPr>
            <w:bCs/>
            <w:lang w:val="en"/>
          </w:rPr>
          <w:t xml:space="preserve">that </w:t>
        </w:r>
      </w:ins>
      <w:ins w:id="99" w:author="Danny Jackson" w:date="2026-04-18T11:24:00Z" w16du:dateUtc="2026-04-18T15:24:00Z">
        <w:r w:rsidR="00F01CDB">
          <w:rPr>
            <w:bCs/>
            <w:lang w:val="en"/>
          </w:rPr>
          <w:t>compare</w:t>
        </w:r>
      </w:ins>
      <w:ins w:id="100" w:author="Danny Jackson" w:date="2026-04-18T11:23:00Z" w16du:dateUtc="2026-04-18T15:23:00Z">
        <w:r w:rsidR="00F01CDB">
          <w:rPr>
            <w:bCs/>
            <w:lang w:val="en"/>
          </w:rPr>
          <w:t xml:space="preserve"> urban </w:t>
        </w:r>
      </w:ins>
      <w:ins w:id="101" w:author="Danny Jackson" w:date="2026-04-18T11:24:00Z" w16du:dateUtc="2026-04-18T15:24:00Z">
        <w:r w:rsidR="00F01CDB">
          <w:rPr>
            <w:bCs/>
            <w:lang w:val="en"/>
          </w:rPr>
          <w:t>with</w:t>
        </w:r>
      </w:ins>
      <w:ins w:id="102" w:author="Danny Jackson" w:date="2026-04-18T11:23:00Z" w16du:dateUtc="2026-04-18T15:23:00Z">
        <w:r w:rsidR="00F01CDB">
          <w:rPr>
            <w:bCs/>
            <w:lang w:val="en"/>
          </w:rPr>
          <w:t xml:space="preserve"> rural populations</w:t>
        </w:r>
      </w:ins>
      <w:ins w:id="103" w:author="Danny Jackson" w:date="2026-04-18T11:18:00Z" w16du:dateUtc="2026-04-18T15:18:00Z">
        <w:r w:rsidR="000F6513">
          <w:rPr>
            <w:bCs/>
            <w:lang w:val="en"/>
          </w:rPr>
          <w:t xml:space="preserve"> </w:t>
        </w:r>
      </w:ins>
      <w:ins w:id="104" w:author="Danny Jackson" w:date="2026-04-18T11:22:00Z" w16du:dateUtc="2026-04-18T15:22:00Z">
        <w:r w:rsidR="00F01CDB">
          <w:rPr>
            <w:bCs/>
            <w:lang w:val="en"/>
          </w:rPr>
          <w:t>find</w:t>
        </w:r>
      </w:ins>
      <w:ins w:id="105" w:author="Danny Jackson" w:date="2026-04-18T11:18:00Z" w16du:dateUtc="2026-04-18T15:18:00Z">
        <w:r w:rsidR="000F6513">
          <w:rPr>
            <w:bCs/>
            <w:lang w:val="en"/>
          </w:rPr>
          <w:t xml:space="preserve"> </w:t>
        </w:r>
      </w:ins>
      <w:ins w:id="106" w:author="Danny Jackson" w:date="2026-04-18T11:23:00Z" w16du:dateUtc="2026-04-18T15:23:00Z">
        <w:r w:rsidR="00F01CDB">
          <w:rPr>
            <w:bCs/>
            <w:lang w:val="en"/>
          </w:rPr>
          <w:t xml:space="preserve">urban-associated selection on </w:t>
        </w:r>
      </w:ins>
      <w:ins w:id="107" w:author="Danny Jackson" w:date="2026-04-18T11:25:00Z" w16du:dateUtc="2026-04-18T15:25:00Z">
        <w:r w:rsidR="00F01CDB">
          <w:rPr>
            <w:bCs/>
            <w:lang w:val="en"/>
          </w:rPr>
          <w:t xml:space="preserve">these pathways </w:t>
        </w:r>
      </w:ins>
      <w:r w:rsidR="000F6513">
        <w:rPr>
          <w:bCs/>
          <w:lang w:val="en"/>
        </w:rPr>
        <w:fldChar w:fldCharType="begin"/>
      </w:r>
      <w:r w:rsidR="000F6513">
        <w:rPr>
          <w:bCs/>
          <w:lang w:val="en"/>
        </w:rPr>
        <w:instrText xml:space="preserve"> ADDIN ZOTERO_ITEM CSL_CITATION {"citationID":"OEwUnIKT","properties":{"formattedCitation":"(Salm\\uc0\\u243{}n et al., 2021)","plainCitation":"(Salmón et al., 2021)","noteIndex":0},"citationItems":[{"id":858,"uris":["http://zotero.org/users/15902993/items/GT5H6HF9"],"itemData":{"id":858,"type":"article-journal","container-title":"Nature Communications","DOI":"10.1038/s41467-021-23027-w","ISSN":"2041-1723","issue":"1","publisher":"Springer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0F6513">
        <w:rPr>
          <w:bCs/>
          <w:lang w:val="en"/>
        </w:rPr>
        <w:fldChar w:fldCharType="separate"/>
      </w:r>
      <w:r w:rsidR="000F6513" w:rsidRPr="000F6513">
        <w:rPr>
          <w:rFonts w:eastAsiaTheme="minorHAnsi"/>
        </w:rPr>
        <w:t>(</w:t>
      </w:r>
      <w:proofErr w:type="spellStart"/>
      <w:r w:rsidR="000F6513" w:rsidRPr="000F6513">
        <w:rPr>
          <w:rFonts w:eastAsiaTheme="minorHAnsi"/>
        </w:rPr>
        <w:t>Salmón</w:t>
      </w:r>
      <w:proofErr w:type="spellEnd"/>
      <w:r w:rsidR="000F6513" w:rsidRPr="000F6513">
        <w:rPr>
          <w:rFonts w:eastAsiaTheme="minorHAnsi"/>
        </w:rPr>
        <w:t xml:space="preserve"> et al., 2021)</w:t>
      </w:r>
      <w:r w:rsidR="000F6513">
        <w:rPr>
          <w:bCs/>
          <w:lang w:val="en"/>
        </w:rPr>
        <w:fldChar w:fldCharType="end"/>
      </w:r>
      <w:ins w:id="108" w:author="Danny Jackson" w:date="2026-04-18T11:18:00Z" w16du:dateUtc="2026-04-18T15:18:00Z">
        <w:r w:rsidR="000F6513">
          <w:rPr>
            <w:bCs/>
            <w:lang w:val="en"/>
          </w:rPr>
          <w:t>,</w:t>
        </w:r>
      </w:ins>
      <w:ins w:id="109" w:author="Danny Jackson" w:date="2026-04-18T11:10:00Z" w16du:dateUtc="2026-04-18T15:10:00Z">
        <w:r w:rsidR="00766E45">
          <w:rPr>
            <w:bCs/>
            <w:lang w:val="en"/>
          </w:rPr>
          <w:t xml:space="preserve"> although with little parallelism at the genotypic or epigenetic level </w:t>
        </w:r>
      </w:ins>
      <w:r w:rsidR="000F6513">
        <w:rPr>
          <w:bCs/>
          <w:lang w:val="en"/>
        </w:rPr>
        <w:fldChar w:fldCharType="begin"/>
      </w:r>
      <w:r w:rsidR="000F6513">
        <w:rPr>
          <w:bCs/>
          <w:lang w:val="en"/>
        </w:rPr>
        <w:instrText xml:space="preserve"> ADDIN ZOTERO_ITEM CSL_CITATION {"citationID":"yE8eeYIU","properties":{"formattedCitation":"(Caizergues et al., 2022)","plainCitation":"(Caizergues et al., 2022)","noteIndex":0},"citationItems":[{"id":623,"uris":["http://zotero.org/users/15902993/items/JJB583YA"],"itemData":{"id":623,"type":"article-journal","container-title":"Evolutionary Applications","DOI":"10.1111/eva.13334","ISSN":"1752-4571","issue":"1","page":"149–165","publisher":"Wiley","title":"Epigenetics and the city: Non‐parallel DNA methylation modifications across pairs of urban‐forest Great tit populations","volume":"15","author":[{"family":"Caizergues","given":"Aude E."},{"family":"Le Luyer","given":"Jeremy"},{"family":"Grégoire","given":"Arnaud"},{"family":"Szulkin","given":"Marta"},{"family":"Senar","given":"Juan‐Carlos"},{"family":"Charmantier","given":"Anne"},{"family":"Perrier","given":"Charles"}],"issued":{"date-parts":[["2022",1]]}}}],"schema":"https://github.com/citation-style-language/schema/raw/master/csl-citation.json"} </w:instrText>
      </w:r>
      <w:r w:rsidR="000F6513">
        <w:rPr>
          <w:bCs/>
          <w:lang w:val="en"/>
        </w:rPr>
        <w:fldChar w:fldCharType="separate"/>
      </w:r>
      <w:r w:rsidR="000F6513">
        <w:rPr>
          <w:bCs/>
          <w:noProof/>
          <w:lang w:val="en"/>
        </w:rPr>
        <w:t>(Caizergues et al., 2022)</w:t>
      </w:r>
      <w:r w:rsidR="000F6513">
        <w:rPr>
          <w:bCs/>
          <w:lang w:val="en"/>
        </w:rPr>
        <w:fldChar w:fldCharType="end"/>
      </w:r>
      <w:del w:id="110" w:author="Danny Jackson" w:date="2026-04-18T11:10:00Z" w16du:dateUtc="2026-04-18T15:10:00Z">
        <w:r w:rsidR="00DF2823" w:rsidDel="00766E45">
          <w:rPr>
            <w:bCs/>
            <w:lang w:val="en"/>
          </w:rPr>
          <w:delText xml:space="preserve">. </w:delText>
        </w:r>
      </w:del>
      <w:ins w:id="111" w:author="Danny Jackson" w:date="2026-04-18T11:01:00Z" w16du:dateUtc="2026-04-18T15:01:00Z">
        <w:r w:rsidR="00766E45">
          <w:rPr>
            <w:bCs/>
            <w:lang w:val="en"/>
          </w:rPr>
          <w:t xml:space="preserve">. </w:t>
        </w:r>
      </w:ins>
      <w:r w:rsidR="00397622">
        <w:rPr>
          <w:bCs/>
          <w:lang w:val="en"/>
        </w:rPr>
        <w:t>Similarly</w:t>
      </w:r>
      <w:r w:rsidR="00EA3916">
        <w:rPr>
          <w:bCs/>
          <w:lang w:val="en"/>
        </w:rPr>
        <w:t>,</w:t>
      </w:r>
      <w:r w:rsidR="00397622">
        <w:rPr>
          <w:bCs/>
          <w:lang w:val="en"/>
        </w:rPr>
        <w:t xml:space="preserve"> parallel evolution was documented in</w:t>
      </w:r>
      <w:r w:rsidR="00EA3916">
        <w:rPr>
          <w:bCs/>
          <w:lang w:val="en"/>
        </w:rPr>
        <w:t xml:space="preserve"> </w:t>
      </w:r>
      <w:r w:rsidR="00486A7C">
        <w:rPr>
          <w:bCs/>
          <w:lang w:val="en"/>
        </w:rPr>
        <w:t>Burrowing Owls</w:t>
      </w:r>
      <w:r w:rsidR="00EA3916">
        <w:rPr>
          <w:bCs/>
          <w:lang w:val="en"/>
        </w:rPr>
        <w:t xml:space="preserve"> (</w:t>
      </w:r>
      <w:r w:rsidR="00EA3916" w:rsidRPr="00EA3916">
        <w:rPr>
          <w:bCs/>
          <w:i/>
          <w:iCs/>
          <w:lang w:val="en"/>
        </w:rPr>
        <w:t xml:space="preserve">Athene </w:t>
      </w:r>
      <w:proofErr w:type="spellStart"/>
      <w:r w:rsidR="00EA3916" w:rsidRPr="00EA3916">
        <w:rPr>
          <w:bCs/>
          <w:i/>
          <w:iCs/>
          <w:lang w:val="en"/>
        </w:rPr>
        <w:t>cunicularia</w:t>
      </w:r>
      <w:proofErr w:type="spellEnd"/>
      <w:r w:rsidR="00EA3916">
        <w:rPr>
          <w:bCs/>
          <w:lang w:val="en"/>
        </w:rPr>
        <w:t>) in genes related to cognition across many South American cities</w:t>
      </w:r>
      <w:r w:rsidR="00AD2AFB">
        <w:rPr>
          <w:bCs/>
          <w:lang w:val="en"/>
        </w:rPr>
        <w:t xml:space="preserve"> </w:t>
      </w:r>
      <w:r w:rsidR="00DF2823">
        <w:rPr>
          <w:bCs/>
          <w:lang w:val="en"/>
        </w:rPr>
        <w:fldChar w:fldCharType="begin"/>
      </w:r>
      <w:r w:rsidR="00DF2823">
        <w:rPr>
          <w:bCs/>
          <w:lang w:val="en"/>
        </w:rPr>
        <w:instrText xml:space="preserve"> ADDIN ZOTERO_ITEM CSL_CITATION {"citationID":"rQHzk6y9","properties":{"formattedCitation":"(Mueller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DF2823">
        <w:rPr>
          <w:bCs/>
          <w:lang w:val="en"/>
        </w:rPr>
        <w:fldChar w:fldCharType="separate"/>
      </w:r>
      <w:r w:rsidR="00DF2823">
        <w:rPr>
          <w:bCs/>
          <w:noProof/>
          <w:lang w:val="en"/>
        </w:rPr>
        <w:t>(Mueller et al., 2020)</w:t>
      </w:r>
      <w:r w:rsidR="00DF2823">
        <w:rPr>
          <w:bCs/>
          <w:lang w:val="en"/>
        </w:rPr>
        <w:fldChar w:fldCharType="end"/>
      </w:r>
      <w:r w:rsidR="00DF2823">
        <w:rPr>
          <w:bCs/>
          <w:lang w:val="en"/>
        </w:rPr>
        <w:t>.</w:t>
      </w:r>
      <w:r w:rsidR="00EA3916">
        <w:rPr>
          <w:bCs/>
          <w:lang w:val="en"/>
        </w:rPr>
        <w:t xml:space="preserve"> </w:t>
      </w:r>
      <w:ins w:id="112" w:author="Danny Jackson" w:date="2026-03-16T11:25:00Z" w16du:dateUtc="2026-03-16T15:25:00Z">
        <w:r w:rsidR="00BF62AF" w:rsidRPr="00BF62AF">
          <w:rPr>
            <w:bCs/>
            <w:lang w:val="en"/>
          </w:rPr>
          <w:t xml:space="preserve">Despite </w:t>
        </w:r>
        <w:r w:rsidR="00BF62AF">
          <w:rPr>
            <w:bCs/>
            <w:lang w:val="en"/>
          </w:rPr>
          <w:t>these lines of</w:t>
        </w:r>
        <w:r w:rsidR="00BF62AF" w:rsidRPr="00BF62AF">
          <w:rPr>
            <w:bCs/>
            <w:lang w:val="en"/>
          </w:rPr>
          <w:t xml:space="preserve"> evidence for parallel evolutionary responses to urbanization within species, much less is known about whether closely related species respond to urban environments through similar genetic mechanisms. Comparative analyses of related species that occupy similar ecological niches but differ in their persistence in urban environments provide a powerful opportunity to identify the genetic and functional bases of species-specific responses to urbanization.</w:t>
        </w:r>
      </w:ins>
      <w:del w:id="113" w:author="Danny Jackson" w:date="2026-03-16T11:25:00Z" w16du:dateUtc="2026-03-16T15:25:00Z">
        <w:r w:rsidR="006651F0" w:rsidDel="00BF62AF">
          <w:rPr>
            <w:bCs/>
            <w:lang w:val="en"/>
          </w:rPr>
          <w:delText>D</w:delText>
        </w:r>
        <w:r w:rsidR="00515936" w:rsidDel="00BF62AF">
          <w:rPr>
            <w:bCs/>
            <w:lang w:val="en"/>
          </w:rPr>
          <w:delText>espite these lines of evidence for parallelism in urban evolutionary responses within species,</w:delText>
        </w:r>
        <w:r w:rsidR="00515936" w:rsidRPr="006D2868" w:rsidDel="00BF62AF">
          <w:rPr>
            <w:bCs/>
            <w:lang w:val="en"/>
          </w:rPr>
          <w:delText xml:space="preserve"> </w:delText>
        </w:r>
        <w:r w:rsidR="00515936" w:rsidDel="00BF62AF">
          <w:rPr>
            <w:bCs/>
            <w:lang w:val="en"/>
          </w:rPr>
          <w:delText>tests for evidence of parallel urban</w:delText>
        </w:r>
        <w:r w:rsidR="00515936" w:rsidRPr="006D2868" w:rsidDel="00BF62AF">
          <w:rPr>
            <w:bCs/>
            <w:lang w:val="en"/>
          </w:rPr>
          <w:delText xml:space="preserve"> selection </w:delText>
        </w:r>
        <w:r w:rsidR="00515936" w:rsidDel="00BF62AF">
          <w:rPr>
            <w:bCs/>
            <w:lang w:val="en"/>
          </w:rPr>
          <w:delText>across</w:delText>
        </w:r>
        <w:r w:rsidR="00515936" w:rsidRPr="006D2868" w:rsidDel="00BF62AF">
          <w:rPr>
            <w:bCs/>
            <w:lang w:val="en"/>
          </w:rPr>
          <w:delText xml:space="preserve"> species remains a</w:delText>
        </w:r>
        <w:r w:rsidR="00515936" w:rsidDel="00BF62AF">
          <w:rPr>
            <w:bCs/>
            <w:lang w:val="en"/>
          </w:rPr>
          <w:delText xml:space="preserve">n </w:delText>
        </w:r>
        <w:r w:rsidR="00515936" w:rsidRPr="006D2868" w:rsidDel="00BF62AF">
          <w:rPr>
            <w:bCs/>
            <w:lang w:val="en"/>
          </w:rPr>
          <w:delText>un</w:delText>
        </w:r>
        <w:r w:rsidR="00515936" w:rsidDel="00BF62AF">
          <w:rPr>
            <w:bCs/>
            <w:lang w:val="en"/>
          </w:rPr>
          <w:delText>der-</w:delText>
        </w:r>
        <w:r w:rsidR="00515936" w:rsidRPr="006D2868" w:rsidDel="00BF62AF">
          <w:rPr>
            <w:bCs/>
            <w:lang w:val="en"/>
          </w:rPr>
          <w:delText>explored area of research.</w:delText>
        </w:r>
        <w:r w:rsidR="0085178F" w:rsidRPr="006D2868" w:rsidDel="00BF62AF">
          <w:rPr>
            <w:bCs/>
            <w:lang w:val="en"/>
          </w:rPr>
          <w:delText xml:space="preserve"> </w:delText>
        </w:r>
      </w:del>
    </w:p>
    <w:bookmarkEnd w:id="48"/>
    <w:p w14:paraId="66E7CE69" w14:textId="4909DE91" w:rsidR="0085178F" w:rsidRDefault="0085178F" w:rsidP="00FE72A9">
      <w:pPr>
        <w:spacing w:line="480" w:lineRule="auto"/>
        <w:ind w:firstLine="720"/>
        <w:rPr>
          <w:bCs/>
          <w:lang w:val="en"/>
        </w:rPr>
      </w:pPr>
      <w:del w:id="114" w:author="Danny Jackson" w:date="2026-03-16T11:25:00Z" w16du:dateUtc="2026-03-16T15:25:00Z">
        <w:r w:rsidRPr="006D2868" w:rsidDel="00BF62AF">
          <w:rPr>
            <w:bCs/>
            <w:lang w:val="en"/>
          </w:rPr>
          <w:delText>Species that share a similar genetic background and a similar ecological niche yet differ in their persistence in urban environment</w:delText>
        </w:r>
        <w:r w:rsidR="00397622" w:rsidDel="00BF62AF">
          <w:rPr>
            <w:bCs/>
            <w:lang w:val="en"/>
          </w:rPr>
          <w:delText>s</w:delText>
        </w:r>
        <w:r w:rsidRPr="006D2868" w:rsidDel="00BF62AF">
          <w:rPr>
            <w:bCs/>
            <w:lang w:val="en"/>
          </w:rPr>
          <w:delText xml:space="preserve"> present a unique opportunity to identify potential genetic mechanisms underlying species responses to urbanization. </w:delText>
        </w:r>
      </w:del>
      <w:bookmarkStart w:id="115" w:name="_Hlk224408359"/>
      <w:r w:rsidRPr="006D2868">
        <w:rPr>
          <w:bCs/>
          <w:lang w:val="en"/>
        </w:rPr>
        <w:t xml:space="preserve">Northern </w:t>
      </w:r>
      <w:r w:rsidR="00486A7C">
        <w:rPr>
          <w:bCs/>
          <w:lang w:val="en"/>
        </w:rPr>
        <w:t>C</w:t>
      </w:r>
      <w:r w:rsidRPr="006D2868">
        <w:rPr>
          <w:bCs/>
          <w:lang w:val="en"/>
        </w:rPr>
        <w:t>ardinals (</w:t>
      </w:r>
      <w:r w:rsidRPr="006D2868">
        <w:rPr>
          <w:bCs/>
          <w:i/>
          <w:lang w:val="en"/>
        </w:rPr>
        <w:t>Cardinalis cardinalis</w:t>
      </w:r>
      <w:r w:rsidRPr="006D2868">
        <w:rPr>
          <w:bCs/>
          <w:lang w:val="en"/>
        </w:rPr>
        <w:t xml:space="preserve">) and </w:t>
      </w:r>
      <w:r w:rsidR="00486A7C">
        <w:rPr>
          <w:bCs/>
          <w:lang w:val="en"/>
        </w:rPr>
        <w:t>Pyrrhuloxia</w:t>
      </w:r>
      <w:r w:rsidRPr="006D2868">
        <w:rPr>
          <w:bCs/>
          <w:lang w:val="en"/>
        </w:rPr>
        <w:t xml:space="preserve"> (</w:t>
      </w:r>
      <w:r w:rsidRPr="006D2868">
        <w:rPr>
          <w:bCs/>
          <w:i/>
          <w:lang w:val="en"/>
        </w:rPr>
        <w:t>Cardinalis sinuatus</w:t>
      </w:r>
      <w:r w:rsidRPr="006D2868">
        <w:rPr>
          <w:bCs/>
          <w:lang w:val="en"/>
        </w:rPr>
        <w:t xml:space="preserve">) </w:t>
      </w:r>
      <w:r w:rsidR="007C16E0">
        <w:rPr>
          <w:bCs/>
          <w:lang w:val="en"/>
        </w:rPr>
        <w:t xml:space="preserve">are sister species that </w:t>
      </w:r>
      <w:r w:rsidRPr="006D2868">
        <w:rPr>
          <w:bCs/>
          <w:lang w:val="en"/>
        </w:rPr>
        <w:t>both occupy the metropolitan area of Tucson, Arizona and largely share an ecological niche</w:t>
      </w:r>
      <w:ins w:id="116" w:author="Danny Jackson" w:date="2026-03-14T18:58:00Z" w16du:dateUtc="2026-03-14T22:58:00Z">
        <w:r w:rsidR="007C150A">
          <w:rPr>
            <w:bCs/>
            <w:lang w:val="en"/>
          </w:rPr>
          <w:t>. Both species co</w:t>
        </w:r>
      </w:ins>
      <w:ins w:id="117" w:author="Danny Jackson" w:date="2026-03-14T19:12:00Z" w16du:dateUtc="2026-03-14T23:12:00Z">
        <w:r w:rsidR="00B95A25">
          <w:rPr>
            <w:bCs/>
            <w:lang w:val="en"/>
          </w:rPr>
          <w:t>-</w:t>
        </w:r>
      </w:ins>
      <w:ins w:id="118" w:author="Danny Jackson" w:date="2026-03-14T18:58:00Z" w16du:dateUtc="2026-03-14T22:58:00Z">
        <w:r w:rsidR="007C150A">
          <w:rPr>
            <w:bCs/>
            <w:lang w:val="en"/>
          </w:rPr>
          <w:t>occur across the entirety of the range of Pyrrhuloxia and will breed in overlapping territories</w:t>
        </w:r>
      </w:ins>
      <w:ins w:id="119" w:author="Danny Jackson" w:date="2026-03-14T18:59:00Z" w16du:dateUtc="2026-03-14T22:59:00Z">
        <w:r w:rsidR="007C150A">
          <w:rPr>
            <w:bCs/>
            <w:lang w:val="en"/>
          </w:rPr>
          <w:t xml:space="preserve"> </w:t>
        </w:r>
      </w:ins>
      <w:ins w:id="120" w:author="Danny Jackson" w:date="2026-03-14T19:06:00Z" w16du:dateUtc="2026-03-14T23:06:00Z">
        <w:r w:rsidR="007C150A">
          <w:rPr>
            <w:bCs/>
            <w:lang w:val="en"/>
          </w:rPr>
          <w:t xml:space="preserve">throughout the Sonoran </w:t>
        </w:r>
      </w:ins>
      <w:ins w:id="121" w:author="Danny Jackson" w:date="2026-03-14T19:11:00Z" w16du:dateUtc="2026-03-14T23:11:00Z">
        <w:r w:rsidR="00B95A25">
          <w:rPr>
            <w:bCs/>
            <w:lang w:val="en"/>
          </w:rPr>
          <w:t xml:space="preserve">and </w:t>
        </w:r>
      </w:ins>
      <w:ins w:id="122" w:author="Danny Jackson" w:date="2026-03-14T19:12:00Z" w16du:dateUtc="2026-03-14T23:12:00Z">
        <w:r w:rsidR="00B95A25">
          <w:rPr>
            <w:bCs/>
            <w:lang w:val="en"/>
          </w:rPr>
          <w:t>Chihuahuan</w:t>
        </w:r>
      </w:ins>
      <w:ins w:id="123" w:author="Danny Jackson" w:date="2026-03-14T19:11:00Z" w16du:dateUtc="2026-03-14T23:11:00Z">
        <w:r w:rsidR="00B95A25">
          <w:rPr>
            <w:bCs/>
            <w:lang w:val="en"/>
          </w:rPr>
          <w:t xml:space="preserve"> </w:t>
        </w:r>
      </w:ins>
      <w:ins w:id="124" w:author="Danny Jackson" w:date="2026-03-14T19:06:00Z" w16du:dateUtc="2026-03-14T23:06:00Z">
        <w:r w:rsidR="007C150A">
          <w:rPr>
            <w:bCs/>
            <w:lang w:val="en"/>
          </w:rPr>
          <w:t>Desert</w:t>
        </w:r>
      </w:ins>
      <w:ins w:id="125" w:author="Danny Jackson" w:date="2026-03-14T19:11:00Z" w16du:dateUtc="2026-03-14T23:11:00Z">
        <w:r w:rsidR="00B95A25">
          <w:rPr>
            <w:bCs/>
            <w:lang w:val="en"/>
          </w:rPr>
          <w:t xml:space="preserve">s and </w:t>
        </w:r>
      </w:ins>
      <w:ins w:id="126" w:author="Danny Jackson" w:date="2026-03-14T19:12:00Z" w16du:dateUtc="2026-03-14T23:12:00Z">
        <w:r w:rsidR="00B95A25">
          <w:rPr>
            <w:bCs/>
            <w:lang w:val="en"/>
          </w:rPr>
          <w:t xml:space="preserve">nearby </w:t>
        </w:r>
        <w:r w:rsidR="00B95A25">
          <w:rPr>
            <w:bCs/>
            <w:lang w:val="en"/>
          </w:rPr>
          <w:lastRenderedPageBreak/>
          <w:t>highlands</w:t>
        </w:r>
      </w:ins>
      <w:ins w:id="127" w:author="Danny Jackson" w:date="2026-03-14T19:07:00Z" w16du:dateUtc="2026-03-14T23:07:00Z">
        <w:r w:rsidR="00B95A25">
          <w:rPr>
            <w:bCs/>
            <w:lang w:val="en"/>
          </w:rPr>
          <w:t xml:space="preserve"> </w:t>
        </w:r>
      </w:ins>
      <w:r w:rsidR="007C150A">
        <w:rPr>
          <w:bCs/>
          <w:lang w:val="en"/>
        </w:rPr>
        <w:fldChar w:fldCharType="begin"/>
      </w:r>
      <w:r w:rsidR="007C150A">
        <w:rPr>
          <w:bCs/>
          <w:lang w:val="en"/>
        </w:rPr>
        <w:instrText xml:space="preserve"> ADDIN ZOTERO_ITEM CSL_CITATION {"citationID":"FimAzje8","properties":{"formattedCitation":"(Gould, 1961)","plainCitation":"(Gould, 1961)","noteIndex":0},"citationItems":[{"id":698,"uris":["http://zotero.org/users/15902993/items/PKKXLFUJ"],"itemData":{"id":698,"type":"article-journal","container-title":"The Condor","DOI":"10.2307/1365686","ISSN":"1938-5129","issue":"3","page":"246–256","publisher":"Oxford University Press (OUP)","title":"Territorial Relationships between Cardinals and Pyrrhuloxias","volume":"63","author":[{"family":"Gould","given":"Patrick J."}],"issued":{"date-parts":[["1961",5]]}}}],"schema":"https://github.com/citation-style-language/schema/raw/master/csl-citation.json"} </w:instrText>
      </w:r>
      <w:r w:rsidR="007C150A">
        <w:rPr>
          <w:bCs/>
          <w:lang w:val="en"/>
        </w:rPr>
        <w:fldChar w:fldCharType="separate"/>
      </w:r>
      <w:r w:rsidR="007C150A">
        <w:rPr>
          <w:bCs/>
          <w:noProof/>
          <w:lang w:val="en"/>
        </w:rPr>
        <w:t>(Gould, 1961)</w:t>
      </w:r>
      <w:r w:rsidR="007C150A">
        <w:rPr>
          <w:bCs/>
          <w:lang w:val="en"/>
        </w:rPr>
        <w:fldChar w:fldCharType="end"/>
      </w:r>
      <w:ins w:id="128" w:author="Danny Jackson" w:date="2026-03-14T19:05:00Z" w16du:dateUtc="2026-03-14T23:05:00Z">
        <w:r w:rsidR="007C150A">
          <w:rPr>
            <w:bCs/>
            <w:lang w:val="en"/>
          </w:rPr>
          <w:t>.</w:t>
        </w:r>
      </w:ins>
      <w:del w:id="129" w:author="Danny Jackson" w:date="2026-03-14T18:59:00Z" w16du:dateUtc="2026-03-14T22:59:00Z">
        <w:r w:rsidRPr="006D2868" w:rsidDel="007C150A">
          <w:rPr>
            <w:bCs/>
            <w:lang w:val="en"/>
          </w:rPr>
          <w:delText>,</w:delText>
        </w:r>
      </w:del>
      <w:del w:id="130" w:author="Danny Jackson" w:date="2026-03-14T19:06:00Z" w16du:dateUtc="2026-03-14T23:06:00Z">
        <w:r w:rsidRPr="006D2868" w:rsidDel="007C150A">
          <w:rPr>
            <w:bCs/>
            <w:lang w:val="en"/>
          </w:rPr>
          <w:delText xml:space="preserve"> </w:delText>
        </w:r>
      </w:del>
      <w:ins w:id="131" w:author="Danny Jackson" w:date="2026-03-14T18:59:00Z" w16du:dateUtc="2026-03-14T22:59:00Z">
        <w:r w:rsidR="007C150A">
          <w:rPr>
            <w:bCs/>
            <w:lang w:val="en"/>
          </w:rPr>
          <w:t xml:space="preserve">The range of </w:t>
        </w:r>
      </w:ins>
      <w:del w:id="132" w:author="Danny Jackson" w:date="2026-03-14T18:59:00Z" w16du:dateUtc="2026-03-14T22:59:00Z">
        <w:r w:rsidR="006651F0" w:rsidDel="007C150A">
          <w:rPr>
            <w:bCs/>
            <w:lang w:val="en"/>
          </w:rPr>
          <w:delText>although</w:delText>
        </w:r>
        <w:r w:rsidRPr="006D2868" w:rsidDel="007C150A">
          <w:rPr>
            <w:bCs/>
            <w:lang w:val="en"/>
          </w:rPr>
          <w:delText xml:space="preserve"> </w:delText>
        </w:r>
      </w:del>
      <w:r w:rsidR="00486A7C">
        <w:rPr>
          <w:bCs/>
          <w:lang w:val="en"/>
        </w:rPr>
        <w:t>Northern Cardinal</w:t>
      </w:r>
      <w:r w:rsidRPr="006D2868">
        <w:rPr>
          <w:bCs/>
          <w:lang w:val="en"/>
        </w:rPr>
        <w:t xml:space="preserve">s </w:t>
      </w:r>
      <w:ins w:id="133" w:author="Danny Jackson" w:date="2026-03-14T18:59:00Z" w16du:dateUtc="2026-03-14T22:59:00Z">
        <w:r w:rsidR="007C150A">
          <w:rPr>
            <w:bCs/>
            <w:lang w:val="en"/>
          </w:rPr>
          <w:t xml:space="preserve">extends </w:t>
        </w:r>
      </w:ins>
      <w:ins w:id="134" w:author="Danny Jackson" w:date="2026-03-14T19:01:00Z" w16du:dateUtc="2026-03-14T23:01:00Z">
        <w:r w:rsidR="007C150A">
          <w:rPr>
            <w:bCs/>
            <w:lang w:val="en"/>
          </w:rPr>
          <w:t xml:space="preserve">substantially </w:t>
        </w:r>
      </w:ins>
      <w:ins w:id="135" w:author="Danny Jackson" w:date="2026-03-14T19:00:00Z" w16du:dateUtc="2026-03-14T23:00:00Z">
        <w:r w:rsidR="007C150A">
          <w:rPr>
            <w:bCs/>
            <w:lang w:val="en"/>
          </w:rPr>
          <w:t>beyond that of Pyrrhuloxia,</w:t>
        </w:r>
      </w:ins>
      <w:ins w:id="136" w:author="Danny Jackson" w:date="2026-03-14T19:01:00Z" w16du:dateUtc="2026-03-14T23:01:00Z">
        <w:r w:rsidR="007C150A">
          <w:rPr>
            <w:bCs/>
            <w:lang w:val="en"/>
          </w:rPr>
          <w:t xml:space="preserve"> and they</w:t>
        </w:r>
      </w:ins>
      <w:ins w:id="137" w:author="Danny Jackson" w:date="2026-03-14T19:00:00Z" w16du:dateUtc="2026-03-14T23:00:00Z">
        <w:r w:rsidR="007C150A">
          <w:rPr>
            <w:bCs/>
            <w:lang w:val="en"/>
          </w:rPr>
          <w:t xml:space="preserve"> </w:t>
        </w:r>
      </w:ins>
      <w:ins w:id="138" w:author="Danny Jackson" w:date="2026-03-14T19:12:00Z" w16du:dateUtc="2026-03-14T23:12:00Z">
        <w:r w:rsidR="00B95A25">
          <w:rPr>
            <w:bCs/>
            <w:lang w:val="en"/>
          </w:rPr>
          <w:t xml:space="preserve">also </w:t>
        </w:r>
      </w:ins>
      <w:r w:rsidRPr="006D2868">
        <w:rPr>
          <w:bCs/>
          <w:lang w:val="en"/>
        </w:rPr>
        <w:t xml:space="preserve">occupy more highly urbanized areas than </w:t>
      </w:r>
      <w:r w:rsidR="00486A7C">
        <w:rPr>
          <w:bCs/>
          <w:lang w:val="en"/>
        </w:rPr>
        <w:t>Pyrrhuloxia</w:t>
      </w:r>
      <w:r w:rsidRPr="006D2868">
        <w:rPr>
          <w:bCs/>
          <w:lang w:val="en"/>
        </w:rPr>
        <w:t xml:space="preserve"> </w:t>
      </w:r>
      <w:r w:rsidR="00D369E5">
        <w:rPr>
          <w:bCs/>
          <w:lang w:val="en"/>
        </w:rPr>
        <w:fldChar w:fldCharType="begin"/>
      </w:r>
      <w:r w:rsidR="00D369E5">
        <w:rPr>
          <w:bCs/>
          <w:lang w:val="en"/>
        </w:rPr>
        <w:instrText xml:space="preserve"> ADDIN ZOTERO_ITEM CSL_CITATION {"citationID":"ElDDLBaC","properties":{"formattedCitation":"(Jackson, 2023; Sullivan et al., 2009)","plainCitation":"(Jackson, 2023; Sullivan et al., 2009)","noteIndex":0},"citationItems":[{"id":1186,"uris":["http://zotero.org/users/15902993/items/Q2DXKT38"],"itemData":{"id":1186,"type":"webpage","abstract":"Explore millions of resources from scholarly journals, books, newspapers, videos and more, on the ProQuest Platform.","language":"en","title":"Evolution and Speciation in Birds: Insights From Cardinals and Boobies - ProQuest","title-short":"Evolution and Speciation in Birds","URL":"https://www.proquest.com/openview/6e0e0d6eb8da94b3f8e3e345d938ef03/1?pq-origsite=gscholar&amp;cbl=18750&amp;diss=y","author":[{"family":"Jackson","given":"Danny"}],"accessed":{"date-parts":[["2025",6,9]]},"issued":{"date-parts":[["2023"]]}}},{"id":1188,"uris":["http://zotero.org/users/15902993/items/EGQQMLDE"],"itemData":{"id":1188,"type":"article-journal","abstract":"New technologies are rapidly changing the way we collect, archive, analyze, and share scientific data. For example, over the next several years it is estimated that more than one billion autonomous sensors will be deployed over large spatial and temporal scales, and will gather vast quantities of data. Networks of human observers play a major role in gathering scientific data, and whether in astronomy, meteorology, or observations of nature, they continue to contribute significantly. In this paper we present an innovative use of the Internet and information technologies that better enhances the opportunity for citizens to contribute their observations to science and the conservation of bird populations. eBird is building a web-enabled community of bird watchers who collect, manage, and store their observations in a globally accessible unified database. Through its development as a tool that addresses the needs of the birding community, eBird sustains and grows participation. Birders, scientists, and conservationists are using eBird data worldwide to better understand avian biological patterns and the environmental and anthropogenic factors that influence them. Developing and shaping this network over time, eBird has created a near real-time avian data resource producing millions of observations per year.","container-title":"Biological Conservation","DOI":"10.1016/j.biocon.2009.05.006","ISSN":"0006-3207","issue":"10","journalAbbreviation":"Biological Conservation","page":"2282-2292","source":"ScienceDirect","title":"eBird: A citizen-based bird observation network in the biological sciences","title-short":"eBird","volume":"142","author":[{"family":"Sullivan","given":"Brian L."},{"family":"Wood","given":"Christopher L."},{"family":"Iliff","given":"Marshall J."},{"family":"Bonney","given":"Rick E."},{"family":"Fink","given":"Daniel"},{"family":"Kelling","given":"Steve"}],"issued":{"date-parts":[["2009",10,1]]}}}],"schema":"https://github.com/citation-style-language/schema/raw/master/csl-citation.json"} </w:instrText>
      </w:r>
      <w:r w:rsidR="00D369E5">
        <w:rPr>
          <w:bCs/>
          <w:lang w:val="en"/>
        </w:rPr>
        <w:fldChar w:fldCharType="separate"/>
      </w:r>
      <w:r w:rsidR="00D369E5">
        <w:rPr>
          <w:rFonts w:eastAsiaTheme="minorHAnsi"/>
        </w:rPr>
        <w:t>(Jackson, 2023; Sullivan et al., 2009)</w:t>
      </w:r>
      <w:r w:rsidR="00D369E5">
        <w:rPr>
          <w:bCs/>
          <w:lang w:val="en"/>
        </w:rPr>
        <w:fldChar w:fldCharType="end"/>
      </w:r>
      <w:r w:rsidRPr="006D2868">
        <w:rPr>
          <w:bCs/>
          <w:lang w:val="en"/>
        </w:rPr>
        <w:t xml:space="preserve">. </w:t>
      </w:r>
      <w:bookmarkEnd w:id="115"/>
      <w:r w:rsidR="00D369E5">
        <w:rPr>
          <w:bCs/>
          <w:lang w:val="en"/>
        </w:rPr>
        <w:t>N</w:t>
      </w:r>
      <w:r w:rsidRPr="006D2868">
        <w:rPr>
          <w:bCs/>
          <w:lang w:val="en"/>
        </w:rPr>
        <w:t xml:space="preserve">orthern </w:t>
      </w:r>
      <w:r w:rsidR="00486A7C">
        <w:rPr>
          <w:bCs/>
          <w:lang w:val="en"/>
        </w:rPr>
        <w:t>C</w:t>
      </w:r>
      <w:r w:rsidRPr="006D2868">
        <w:rPr>
          <w:bCs/>
          <w:lang w:val="en"/>
        </w:rPr>
        <w:t xml:space="preserve">ardinals and </w:t>
      </w:r>
      <w:r w:rsidR="00486A7C">
        <w:rPr>
          <w:bCs/>
          <w:lang w:val="en"/>
        </w:rPr>
        <w:t>Pyrrhuloxia</w:t>
      </w:r>
      <w:r w:rsidRPr="006D2868">
        <w:rPr>
          <w:bCs/>
          <w:lang w:val="en"/>
        </w:rPr>
        <w:t xml:space="preserve"> are</w:t>
      </w:r>
      <w:r w:rsidR="00826583">
        <w:rPr>
          <w:bCs/>
          <w:lang w:val="en"/>
        </w:rPr>
        <w:t xml:space="preserve"> approximately</w:t>
      </w:r>
      <w:r w:rsidRPr="006D2868">
        <w:rPr>
          <w:bCs/>
          <w:lang w:val="en"/>
        </w:rPr>
        <w:t xml:space="preserve"> 5.1 million years divergent (CI: 4.2 - 6.0 MY; </w:t>
      </w:r>
      <w:r w:rsidR="00DF2823">
        <w:rPr>
          <w:bCs/>
          <w:lang w:val="en"/>
        </w:rPr>
        <w:fldChar w:fldCharType="begin"/>
      </w:r>
      <w:r w:rsidR="000A03BF">
        <w:rPr>
          <w:bCs/>
          <w:lang w:val="en"/>
        </w:rPr>
        <w:instrText xml:space="preserve"> ADDIN ZOTERO_ITEM CSL_CITATION {"citationID":"2fGtV1kj","properties":{"formattedCitation":"(Barker et al., 2015; Hooper &amp; Price, 2017; Kumar et al., 2017)","plainCitation":"(Barker et al., 2015; Hooper &amp; Price, 2017; Kumar et al., 2017)","dontUpdate":true,"noteIndex":0},"citationItems":[{"id":602,"uris":["http://zotero.org/users/15902993/items/GRY6NMMS"],"itemData":{"id":602,"type":"article-journal","container-title":"The Auk","DOI":"10.1642/auk-14-110.1","ISSN":"1938-4254","issue":"2","page":"333–348","publisher":"Oxford University Press (OUP)","title":"New insights into New World biogeography: An integrated view from the phylogeny of blackbirds, cardinals, sparrows, tanagers, warblers, and allies","volume":"132","author":[{"family":"Barker","given":"F. Keith"},{"family":"Burns","given":"Kevin J."},{"family":"Klicka","given":"John"},{"family":"Lanyon","given":"Scott M."},{"family":"Lovette","given":"Irby J."}],"issued":{"date-parts":[["2015",4]]}}},{"id":723,"uris":["http://zotero.org/users/15902993/items/Q2S53UND"],"itemData":{"id":723,"type":"article-journal","container-title":"Nature Ecology &amp;amp; Evolution","DOI":"10.1038/s41559-017-0284-6","ISSN":"2397-334X","issue":"10","page":"1526–1534","publisher":"Springer Science and Business Media LLC","title":"Chromosomal inversion differences correlate with range overlap in passerine birds","volume":"1","author":[{"family":"Hooper","given":"Daniel M."},{"family":"Price","given":"Trevor D."}],"issued":{"date-parts":[["2017",8]]}}},{"id":761,"uris":["http://zotero.org/users/15902993/items/F4AC3JSZ"],"itemData":{"id":761,"type":"article-journal","container-title":"Molecular Biology and Evolution","DOI":"10.1093/molbev/msx116","ISSN":"1537-1719","issue":"7","page":"1812–1819","publisher":"Oxford University Press (OUP)","title":"TimeTree: A Resource for Timelines, Timetrees, and Divergence Times","volume":"34","author":[{"family":"Kumar","given":"Sudhir"},{"family":"Stecher","given":"Glen"},{"family":"Suleski","given":"Michael"},{"family":"Hedges","given":"S. Blair"}],"issued":{"date-parts":[["2017",4]]}}}],"schema":"https://github.com/citation-style-language/schema/raw/master/csl-citation.json"} </w:instrText>
      </w:r>
      <w:r w:rsidR="00DF2823">
        <w:rPr>
          <w:bCs/>
          <w:lang w:val="en"/>
        </w:rPr>
        <w:fldChar w:fldCharType="separate"/>
      </w:r>
      <w:r w:rsidR="00DF2823">
        <w:rPr>
          <w:bCs/>
          <w:noProof/>
          <w:lang w:val="en"/>
        </w:rPr>
        <w:t>Barker et al., 2015; Hooper &amp; Price, 2017; Kumar et al., 2017)</w:t>
      </w:r>
      <w:r w:rsidR="00DF2823">
        <w:rPr>
          <w:bCs/>
          <w:lang w:val="en"/>
        </w:rPr>
        <w:fldChar w:fldCharType="end"/>
      </w:r>
      <w:r w:rsidR="00C3554B">
        <w:rPr>
          <w:bCs/>
          <w:lang w:val="en"/>
        </w:rPr>
        <w:t>,</w:t>
      </w:r>
      <w:r w:rsidR="00D369E5">
        <w:rPr>
          <w:bCs/>
          <w:lang w:val="en"/>
        </w:rPr>
        <w:t xml:space="preserve"> and</w:t>
      </w:r>
      <w:r w:rsidR="00DF2823">
        <w:rPr>
          <w:bCs/>
          <w:lang w:val="en"/>
        </w:rPr>
        <w:t xml:space="preserve"> </w:t>
      </w:r>
      <w:r w:rsidR="00D369E5">
        <w:rPr>
          <w:bCs/>
          <w:lang w:val="en"/>
        </w:rPr>
        <w:t xml:space="preserve">while </w:t>
      </w:r>
      <w:r w:rsidR="00515936">
        <w:rPr>
          <w:bCs/>
          <w:lang w:val="en"/>
        </w:rPr>
        <w:t>phenotypic hybrids have been observed</w:t>
      </w:r>
      <w:r w:rsidRPr="006D2868">
        <w:rPr>
          <w:bCs/>
          <w:lang w:val="en"/>
        </w:rPr>
        <w:t xml:space="preserve">, no </w:t>
      </w:r>
      <w:r w:rsidR="00515936">
        <w:rPr>
          <w:bCs/>
          <w:lang w:val="en"/>
        </w:rPr>
        <w:t xml:space="preserve">genetic </w:t>
      </w:r>
      <w:r w:rsidR="00397622">
        <w:rPr>
          <w:bCs/>
          <w:lang w:val="en"/>
        </w:rPr>
        <w:t>datasets have been used to investigate hybridization between the species</w:t>
      </w:r>
      <w:r w:rsidRPr="006D2868">
        <w:rPr>
          <w:bCs/>
          <w:lang w:val="en"/>
        </w:rPr>
        <w:t>.</w:t>
      </w:r>
      <w:r w:rsidR="00847D9D">
        <w:rPr>
          <w:bCs/>
          <w:lang w:val="en"/>
        </w:rPr>
        <w:t xml:space="preserve"> Slight differences</w:t>
      </w:r>
      <w:r w:rsidR="00397622">
        <w:rPr>
          <w:bCs/>
          <w:lang w:val="en"/>
        </w:rPr>
        <w:t xml:space="preserve"> within </w:t>
      </w:r>
      <w:r w:rsidR="00847D9D">
        <w:rPr>
          <w:bCs/>
          <w:lang w:val="en"/>
        </w:rPr>
        <w:t xml:space="preserve">the largely similar genetic backgrounds of these two species </w:t>
      </w:r>
      <w:r w:rsidR="00397622">
        <w:rPr>
          <w:bCs/>
          <w:lang w:val="en"/>
        </w:rPr>
        <w:t xml:space="preserve">could potentially </w:t>
      </w:r>
      <w:r w:rsidR="00847D9D">
        <w:rPr>
          <w:bCs/>
          <w:lang w:val="en"/>
        </w:rPr>
        <w:t>underlie the</w:t>
      </w:r>
      <w:r w:rsidR="00397622">
        <w:rPr>
          <w:bCs/>
          <w:lang w:val="en"/>
        </w:rPr>
        <w:t>ir</w:t>
      </w:r>
      <w:r w:rsidR="00847D9D">
        <w:rPr>
          <w:bCs/>
          <w:lang w:val="en"/>
        </w:rPr>
        <w:t xml:space="preserve"> </w:t>
      </w:r>
      <w:r w:rsidR="00397622">
        <w:rPr>
          <w:bCs/>
          <w:lang w:val="en"/>
        </w:rPr>
        <w:t>documented differences</w:t>
      </w:r>
      <w:r w:rsidR="00847D9D">
        <w:rPr>
          <w:bCs/>
          <w:lang w:val="en"/>
        </w:rPr>
        <w:t xml:space="preserve"> in urban persistence, and a comparison of the two may illuminate mechanisms associated with urban adaptation.</w:t>
      </w:r>
    </w:p>
    <w:p w14:paraId="555062A1" w14:textId="36A623B9" w:rsidR="0085178F" w:rsidRDefault="0085178F" w:rsidP="009D641D">
      <w:pPr>
        <w:spacing w:line="480" w:lineRule="auto"/>
        <w:ind w:firstLine="720"/>
        <w:rPr>
          <w:bCs/>
          <w:lang w:val="en"/>
        </w:rPr>
      </w:pPr>
      <w:r w:rsidRPr="006D2868">
        <w:rPr>
          <w:bCs/>
          <w:lang w:val="en"/>
        </w:rPr>
        <w:t xml:space="preserve">We </w:t>
      </w:r>
      <w:r w:rsidR="00515936">
        <w:rPr>
          <w:bCs/>
          <w:lang w:val="en"/>
        </w:rPr>
        <w:t xml:space="preserve">generated and </w:t>
      </w:r>
      <w:r w:rsidR="00AD2AFB">
        <w:rPr>
          <w:bCs/>
          <w:lang w:val="en"/>
        </w:rPr>
        <w:t>analyzed</w:t>
      </w:r>
      <w:r w:rsidRPr="006D2868">
        <w:rPr>
          <w:bCs/>
          <w:lang w:val="en"/>
        </w:rPr>
        <w:t xml:space="preserve"> whole genome</w:t>
      </w:r>
      <w:r w:rsidR="00515936">
        <w:rPr>
          <w:bCs/>
          <w:lang w:val="en"/>
        </w:rPr>
        <w:t xml:space="preserve"> </w:t>
      </w:r>
      <w:r w:rsidRPr="006D2868">
        <w:rPr>
          <w:bCs/>
          <w:lang w:val="en"/>
        </w:rPr>
        <w:t>s</w:t>
      </w:r>
      <w:r w:rsidR="00515936">
        <w:rPr>
          <w:bCs/>
          <w:lang w:val="en"/>
        </w:rPr>
        <w:t>equence data</w:t>
      </w:r>
      <w:r w:rsidRPr="006D2868">
        <w:rPr>
          <w:bCs/>
          <w:lang w:val="en"/>
        </w:rPr>
        <w:t xml:space="preserve"> </w:t>
      </w:r>
      <w:r w:rsidR="00397622">
        <w:rPr>
          <w:bCs/>
          <w:lang w:val="en"/>
        </w:rPr>
        <w:t>from</w:t>
      </w:r>
      <w:r w:rsidRPr="006D2868">
        <w:rPr>
          <w:bCs/>
          <w:lang w:val="en"/>
        </w:rPr>
        <w:t xml:space="preserve"> </w:t>
      </w:r>
      <w:r w:rsidR="001D1173">
        <w:rPr>
          <w:bCs/>
          <w:lang w:val="en"/>
        </w:rPr>
        <w:t xml:space="preserve">urban and rural </w:t>
      </w:r>
      <w:r w:rsidR="00486A7C">
        <w:rPr>
          <w:bCs/>
          <w:lang w:val="en"/>
        </w:rPr>
        <w:t>Northern Cardinal</w:t>
      </w:r>
      <w:r w:rsidRPr="006D2868">
        <w:rPr>
          <w:bCs/>
          <w:lang w:val="en"/>
        </w:rPr>
        <w:t xml:space="preserve">s and </w:t>
      </w:r>
      <w:r w:rsidR="00486A7C">
        <w:rPr>
          <w:bCs/>
          <w:lang w:val="en"/>
        </w:rPr>
        <w:t>Pyrrhuloxia</w:t>
      </w:r>
      <w:r w:rsidRPr="006D2868">
        <w:rPr>
          <w:bCs/>
          <w:lang w:val="en"/>
        </w:rPr>
        <w:t xml:space="preserve"> to identify regions that may have undergone positive selection in the urban environment</w:t>
      </w:r>
      <w:r w:rsidR="001D1173">
        <w:rPr>
          <w:bCs/>
          <w:lang w:val="en"/>
        </w:rPr>
        <w:t xml:space="preserve">. </w:t>
      </w:r>
      <w:r w:rsidR="00C6396A">
        <w:rPr>
          <w:bCs/>
          <w:lang w:val="en"/>
        </w:rPr>
        <w:t xml:space="preserve">We </w:t>
      </w:r>
      <w:r w:rsidR="00515936">
        <w:rPr>
          <w:bCs/>
          <w:lang w:val="en"/>
        </w:rPr>
        <w:t xml:space="preserve">tested for </w:t>
      </w:r>
      <w:r w:rsidR="00847D9D">
        <w:rPr>
          <w:bCs/>
          <w:lang w:val="en"/>
        </w:rPr>
        <w:t>evidence of parallel selection across taxa</w:t>
      </w:r>
      <w:r w:rsidR="00EA3916">
        <w:rPr>
          <w:bCs/>
          <w:lang w:val="en"/>
        </w:rPr>
        <w:t xml:space="preserve"> at the gene level</w:t>
      </w:r>
      <w:r w:rsidR="00515936">
        <w:rPr>
          <w:bCs/>
          <w:lang w:val="en"/>
        </w:rPr>
        <w:t xml:space="preserve"> </w:t>
      </w:r>
      <w:r w:rsidR="0040498E">
        <w:rPr>
          <w:bCs/>
          <w:lang w:val="en"/>
        </w:rPr>
        <w:t xml:space="preserve">between </w:t>
      </w:r>
      <w:r w:rsidR="00486A7C">
        <w:rPr>
          <w:bCs/>
          <w:lang w:val="en"/>
        </w:rPr>
        <w:t>Pyrrhuloxia</w:t>
      </w:r>
      <w:r w:rsidR="0040498E">
        <w:rPr>
          <w:bCs/>
          <w:lang w:val="en"/>
        </w:rPr>
        <w:t xml:space="preserve"> and </w:t>
      </w:r>
      <w:r w:rsidR="00486A7C">
        <w:rPr>
          <w:bCs/>
          <w:lang w:val="en"/>
        </w:rPr>
        <w:t>Northern Cardinal</w:t>
      </w:r>
      <w:r w:rsidR="0040498E">
        <w:rPr>
          <w:bCs/>
          <w:lang w:val="en"/>
        </w:rPr>
        <w:t>s</w:t>
      </w:r>
      <w:r w:rsidR="00515936">
        <w:rPr>
          <w:bCs/>
          <w:lang w:val="en"/>
        </w:rPr>
        <w:t xml:space="preserve"> in </w:t>
      </w:r>
      <w:r w:rsidR="0040498E">
        <w:rPr>
          <w:bCs/>
          <w:lang w:val="en"/>
        </w:rPr>
        <w:t xml:space="preserve">Tucson, </w:t>
      </w:r>
      <w:r w:rsidR="00397622">
        <w:rPr>
          <w:bCs/>
          <w:lang w:val="en"/>
        </w:rPr>
        <w:t xml:space="preserve">comparing our results to recent results from </w:t>
      </w:r>
      <w:r w:rsidR="00486A7C">
        <w:rPr>
          <w:bCs/>
          <w:lang w:val="en"/>
        </w:rPr>
        <w:t>Great Tit</w:t>
      </w:r>
      <w:r w:rsidR="0040498E">
        <w:rPr>
          <w:bCs/>
          <w:lang w:val="en"/>
        </w:rPr>
        <w:t xml:space="preserve">s in Europe </w:t>
      </w:r>
      <w:r w:rsidR="0040498E">
        <w:rPr>
          <w:bCs/>
          <w:lang w:val="en"/>
        </w:rPr>
        <w:fldChar w:fldCharType="begin"/>
      </w:r>
      <w:r w:rsidR="000A03BF">
        <w:rPr>
          <w:bCs/>
          <w:lang w:val="en"/>
        </w:rPr>
        <w:instrText xml:space="preserve"> ADDIN ZOTERO_ITEM CSL_CITATION {"citationID":"EfINCGsp","properties":{"formattedCitation":"(Salm\\uc0\\u243{}n et al., 2021)","plainCitation":"(Salmón et al., 2021)","noteIndex":0},"citationItems":[{"id":858,"uris":["http://zotero.org/users/15902993/items/GT5H6HF9"],"itemData":{"id":858,"type":"article-journal","container-title":"Nature Communications","DOI":"10.1038/s41467-021-23027-w","ISSN":"2041-1723","issue":"1","publisher":"Springer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40498E">
        <w:rPr>
          <w:bCs/>
          <w:lang w:val="en"/>
        </w:rPr>
        <w:fldChar w:fldCharType="separate"/>
      </w:r>
      <w:r w:rsidR="0040498E" w:rsidRPr="0040498E">
        <w:rPr>
          <w:rFonts w:eastAsiaTheme="minorHAnsi"/>
        </w:rPr>
        <w:t>(</w:t>
      </w:r>
      <w:proofErr w:type="spellStart"/>
      <w:r w:rsidR="0040498E" w:rsidRPr="0040498E">
        <w:rPr>
          <w:rFonts w:eastAsiaTheme="minorHAnsi"/>
        </w:rPr>
        <w:t>Salmón</w:t>
      </w:r>
      <w:proofErr w:type="spellEnd"/>
      <w:r w:rsidR="0040498E" w:rsidRPr="0040498E">
        <w:rPr>
          <w:rFonts w:eastAsiaTheme="minorHAnsi"/>
        </w:rPr>
        <w:t xml:space="preserve"> et al., 2021)</w:t>
      </w:r>
      <w:r w:rsidR="0040498E">
        <w:rPr>
          <w:bCs/>
          <w:lang w:val="en"/>
        </w:rPr>
        <w:fldChar w:fldCharType="end"/>
      </w:r>
      <w:r w:rsidR="0040498E">
        <w:rPr>
          <w:bCs/>
          <w:lang w:val="en"/>
        </w:rPr>
        <w:t xml:space="preserve">, and </w:t>
      </w:r>
      <w:r w:rsidR="00486A7C">
        <w:rPr>
          <w:bCs/>
          <w:lang w:val="en"/>
        </w:rPr>
        <w:t>Burrowing Owls</w:t>
      </w:r>
      <w:r w:rsidR="0040498E">
        <w:rPr>
          <w:bCs/>
          <w:lang w:val="en"/>
        </w:rPr>
        <w:t xml:space="preserve"> in Argentina </w:t>
      </w:r>
      <w:r w:rsidR="0040498E">
        <w:rPr>
          <w:bCs/>
          <w:lang w:val="en"/>
        </w:rPr>
        <w:fldChar w:fldCharType="begin"/>
      </w:r>
      <w:r w:rsidR="0040498E">
        <w:rPr>
          <w:bCs/>
          <w:lang w:val="en"/>
        </w:rPr>
        <w:instrText xml:space="preserve"> ADDIN ZOTERO_ITEM CSL_CITATION {"citationID":"AJwpJk6o","properties":{"formattedCitation":"(Mueller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40498E">
        <w:rPr>
          <w:bCs/>
          <w:lang w:val="en"/>
        </w:rPr>
        <w:fldChar w:fldCharType="separate"/>
      </w:r>
      <w:r w:rsidR="0040498E">
        <w:rPr>
          <w:bCs/>
          <w:noProof/>
          <w:lang w:val="en"/>
        </w:rPr>
        <w:t>(Mueller et al., 2020)</w:t>
      </w:r>
      <w:r w:rsidR="0040498E">
        <w:rPr>
          <w:bCs/>
          <w:lang w:val="en"/>
        </w:rPr>
        <w:fldChar w:fldCharType="end"/>
      </w:r>
      <w:r w:rsidR="00EA3916">
        <w:rPr>
          <w:bCs/>
          <w:lang w:val="en"/>
        </w:rPr>
        <w:t>.</w:t>
      </w:r>
      <w:r w:rsidR="00AD2AFB">
        <w:rPr>
          <w:bCs/>
          <w:lang w:val="en"/>
        </w:rPr>
        <w:t xml:space="preserve"> </w:t>
      </w:r>
      <w:r w:rsidR="00C6396A">
        <w:rPr>
          <w:bCs/>
          <w:lang w:val="en"/>
        </w:rPr>
        <w:t xml:space="preserve">We then investigated potential targets of selection </w:t>
      </w:r>
      <w:r w:rsidR="007C16E0">
        <w:rPr>
          <w:bCs/>
          <w:lang w:val="en"/>
        </w:rPr>
        <w:t>through</w:t>
      </w:r>
      <w:r w:rsidR="00C6396A">
        <w:rPr>
          <w:bCs/>
          <w:lang w:val="en"/>
        </w:rPr>
        <w:t xml:space="preserve"> Gene Ontology </w:t>
      </w:r>
      <w:r w:rsidR="006651F0">
        <w:rPr>
          <w:bCs/>
          <w:lang w:val="en"/>
        </w:rPr>
        <w:t xml:space="preserve">(GO) </w:t>
      </w:r>
      <w:r w:rsidR="007C16E0">
        <w:rPr>
          <w:bCs/>
          <w:lang w:val="en"/>
        </w:rPr>
        <w:t>analyses</w:t>
      </w:r>
      <w:r w:rsidR="00C6396A">
        <w:rPr>
          <w:bCs/>
          <w:lang w:val="en"/>
        </w:rPr>
        <w:t xml:space="preserve">. </w:t>
      </w:r>
      <w:r w:rsidR="007C5A84">
        <w:rPr>
          <w:bCs/>
          <w:lang w:val="en"/>
        </w:rPr>
        <w:t xml:space="preserve">We predicted that the genes under selection would be diverse </w:t>
      </w:r>
      <w:del w:id="139" w:author="Danny Jackson" w:date="2026-03-16T11:15:00Z" w16du:dateUtc="2026-03-16T15:15:00Z">
        <w:r w:rsidR="007C5A84" w:rsidDel="00DF4492">
          <w:rPr>
            <w:bCs/>
            <w:lang w:val="en"/>
          </w:rPr>
          <w:delText>across taxa</w:delText>
        </w:r>
      </w:del>
      <w:ins w:id="140" w:author="Danny Jackson" w:date="2026-03-16T11:15:00Z" w16du:dateUtc="2026-03-16T15:15:00Z">
        <w:r w:rsidR="00DF4492">
          <w:rPr>
            <w:bCs/>
            <w:lang w:val="en"/>
          </w:rPr>
          <w:t>but</w:t>
        </w:r>
      </w:ins>
      <w:del w:id="141" w:author="Danny Jackson" w:date="2026-03-16T11:15:00Z" w16du:dateUtc="2026-03-16T15:15:00Z">
        <w:r w:rsidR="007C5A84" w:rsidDel="00DF4492">
          <w:rPr>
            <w:bCs/>
            <w:lang w:val="en"/>
          </w:rPr>
          <w:delText>,</w:delText>
        </w:r>
      </w:del>
      <w:r w:rsidR="007C5A84">
        <w:rPr>
          <w:bCs/>
          <w:lang w:val="en"/>
        </w:rPr>
        <w:t xml:space="preserve"> that </w:t>
      </w:r>
      <w:del w:id="142" w:author="Danny Jackson" w:date="2026-03-16T11:15:00Z" w16du:dateUtc="2026-03-16T15:15:00Z">
        <w:r w:rsidR="007C5A84" w:rsidDel="00DF4492">
          <w:rPr>
            <w:bCs/>
            <w:lang w:val="en"/>
          </w:rPr>
          <w:delText>neural and muscle development would be under selection in all taxa</w:delText>
        </w:r>
      </w:del>
      <w:ins w:id="143" w:author="Danny Jackson" w:date="2026-03-16T11:15:00Z" w16du:dateUtc="2026-03-16T15:15:00Z">
        <w:r w:rsidR="00DF4492">
          <w:rPr>
            <w:bCs/>
            <w:lang w:val="en"/>
          </w:rPr>
          <w:t>some degree of parallelism would be observed across taxa</w:t>
        </w:r>
      </w:ins>
      <w:r w:rsidR="007C5A84">
        <w:rPr>
          <w:bCs/>
          <w:lang w:val="en"/>
        </w:rPr>
        <w:t>, and that Northern Cardinals would show a stronger genomic response to urbanization than Pyrrhuloxia.</w:t>
      </w:r>
    </w:p>
    <w:p w14:paraId="0AAC4D5E" w14:textId="77777777" w:rsidR="0040498E" w:rsidRPr="006D2868" w:rsidRDefault="0040498E" w:rsidP="00515936">
      <w:pPr>
        <w:spacing w:line="480" w:lineRule="auto"/>
        <w:ind w:firstLine="720"/>
        <w:rPr>
          <w:bCs/>
          <w:lang w:val="en"/>
        </w:rPr>
      </w:pPr>
    </w:p>
    <w:p w14:paraId="07E4A2DE" w14:textId="77777777" w:rsidR="0085178F" w:rsidRPr="006D2868" w:rsidRDefault="0085178F" w:rsidP="00FE72A9">
      <w:pPr>
        <w:spacing w:line="480" w:lineRule="auto"/>
        <w:rPr>
          <w:b/>
          <w:bCs/>
          <w:u w:val="single"/>
          <w:lang w:val="en"/>
        </w:rPr>
      </w:pPr>
      <w:r w:rsidRPr="006D2868">
        <w:rPr>
          <w:b/>
          <w:bCs/>
          <w:u w:val="single"/>
          <w:lang w:val="en"/>
        </w:rPr>
        <w:t>Methods</w:t>
      </w:r>
    </w:p>
    <w:p w14:paraId="6948D319" w14:textId="77777777" w:rsidR="0085178F" w:rsidRPr="006D2868" w:rsidRDefault="0085178F" w:rsidP="00FE72A9">
      <w:pPr>
        <w:spacing w:line="480" w:lineRule="auto"/>
        <w:rPr>
          <w:bCs/>
          <w:u w:val="single"/>
          <w:lang w:val="en"/>
        </w:rPr>
      </w:pPr>
      <w:r w:rsidRPr="006D2868">
        <w:rPr>
          <w:bCs/>
          <w:u w:val="single"/>
          <w:lang w:val="en"/>
        </w:rPr>
        <w:t>Tissue collection, DNA sequencing, and SNP filtering:</w:t>
      </w:r>
    </w:p>
    <w:p w14:paraId="623784DB" w14:textId="5D45A490" w:rsidR="007348A5" w:rsidRDefault="00EA3916" w:rsidP="006F74B2">
      <w:pPr>
        <w:spacing w:line="480" w:lineRule="auto"/>
        <w:ind w:firstLine="720"/>
        <w:rPr>
          <w:bCs/>
          <w:lang w:val="en"/>
        </w:rPr>
      </w:pPr>
      <w:r>
        <w:rPr>
          <w:bCs/>
          <w:lang w:val="en"/>
        </w:rPr>
        <w:t>Between 2021-2022, w</w:t>
      </w:r>
      <w:r w:rsidR="0085178F" w:rsidRPr="006D2868">
        <w:rPr>
          <w:bCs/>
          <w:lang w:val="en"/>
        </w:rPr>
        <w:t>e collected blood samples from a total of 12 birds</w:t>
      </w:r>
      <w:r w:rsidR="001B27B3">
        <w:rPr>
          <w:bCs/>
          <w:lang w:val="en"/>
        </w:rPr>
        <w:t xml:space="preserve"> –</w:t>
      </w:r>
      <w:r w:rsidR="0085178F" w:rsidRPr="006D2868">
        <w:rPr>
          <w:bCs/>
          <w:lang w:val="en"/>
        </w:rPr>
        <w:t xml:space="preserve"> </w:t>
      </w:r>
      <w:r w:rsidR="001B27B3">
        <w:rPr>
          <w:bCs/>
          <w:lang w:val="en"/>
        </w:rPr>
        <w:t>six</w:t>
      </w:r>
      <w:r w:rsidR="001B27B3" w:rsidRPr="006D2868">
        <w:rPr>
          <w:bCs/>
          <w:lang w:val="en"/>
        </w:rPr>
        <w:t xml:space="preserve"> </w:t>
      </w:r>
      <w:r w:rsidR="001B27B3">
        <w:rPr>
          <w:bCs/>
          <w:lang w:val="en"/>
        </w:rPr>
        <w:t>Northern Cardinal</w:t>
      </w:r>
      <w:r w:rsidR="001B27B3" w:rsidRPr="006D2868">
        <w:rPr>
          <w:bCs/>
          <w:lang w:val="en"/>
        </w:rPr>
        <w:t xml:space="preserve">s and </w:t>
      </w:r>
      <w:r w:rsidR="001B27B3">
        <w:rPr>
          <w:bCs/>
          <w:lang w:val="en"/>
        </w:rPr>
        <w:t>six</w:t>
      </w:r>
      <w:r w:rsidR="001B27B3" w:rsidRPr="006D2868">
        <w:rPr>
          <w:bCs/>
          <w:lang w:val="en"/>
        </w:rPr>
        <w:t xml:space="preserve"> </w:t>
      </w:r>
      <w:r w:rsidR="001B27B3">
        <w:rPr>
          <w:bCs/>
          <w:lang w:val="en"/>
        </w:rPr>
        <w:t>Pyrrhuloxia</w:t>
      </w:r>
      <w:r w:rsidR="001B27B3" w:rsidRPr="006D2868">
        <w:rPr>
          <w:bCs/>
          <w:lang w:val="en"/>
        </w:rPr>
        <w:t xml:space="preserve"> </w:t>
      </w:r>
      <w:r w:rsidR="001B27B3">
        <w:rPr>
          <w:bCs/>
          <w:lang w:val="en"/>
        </w:rPr>
        <w:t>–</w:t>
      </w:r>
      <w:r w:rsidR="00F701F8">
        <w:rPr>
          <w:bCs/>
          <w:lang w:val="en"/>
        </w:rPr>
        <w:t>in</w:t>
      </w:r>
      <w:r w:rsidR="0085178F" w:rsidRPr="006D2868">
        <w:rPr>
          <w:bCs/>
          <w:lang w:val="en"/>
        </w:rPr>
        <w:t xml:space="preserve"> Tucson, Arizona spanning approximately 22 miles of the city </w:t>
      </w:r>
      <w:r w:rsidR="0085178F" w:rsidRPr="006D2868">
        <w:rPr>
          <w:bCs/>
          <w:lang w:val="en"/>
        </w:rPr>
        <w:lastRenderedPageBreak/>
        <w:t xml:space="preserve">(Table 1, Figure 1). </w:t>
      </w:r>
      <w:r w:rsidR="0085178F" w:rsidRPr="006D2868">
        <w:rPr>
          <w:bCs/>
          <w:i/>
          <w:iCs/>
          <w:lang w:val="en"/>
        </w:rPr>
        <w:t>Cardinalis</w:t>
      </w:r>
      <w:r w:rsidR="0085178F" w:rsidRPr="006D2868">
        <w:rPr>
          <w:bCs/>
          <w:lang w:val="en"/>
        </w:rPr>
        <w:t xml:space="preserve"> species in rural areas were difficult if not impossible to capture </w:t>
      </w:r>
      <w:r>
        <w:rPr>
          <w:bCs/>
          <w:lang w:val="en"/>
        </w:rPr>
        <w:t>in part due to fieldwork limitations during the COVID-19 pandemic</w:t>
      </w:r>
      <w:r w:rsidR="0085178F" w:rsidRPr="006D2868">
        <w:rPr>
          <w:bCs/>
          <w:lang w:val="en"/>
        </w:rPr>
        <w:t>, so we also accessed muscle tissue samples from 12 birds (</w:t>
      </w:r>
      <w:r w:rsidR="00515936">
        <w:rPr>
          <w:bCs/>
          <w:lang w:val="en"/>
        </w:rPr>
        <w:t>six</w:t>
      </w:r>
      <w:r w:rsidR="0085178F" w:rsidRPr="006D2868">
        <w:rPr>
          <w:bCs/>
          <w:lang w:val="en"/>
        </w:rPr>
        <w:t xml:space="preserve"> </w:t>
      </w:r>
      <w:r w:rsidR="00486A7C">
        <w:rPr>
          <w:bCs/>
          <w:lang w:val="en"/>
        </w:rPr>
        <w:t>Northern Cardinal</w:t>
      </w:r>
      <w:r w:rsidR="0085178F" w:rsidRPr="006D2868">
        <w:rPr>
          <w:bCs/>
          <w:lang w:val="en"/>
        </w:rPr>
        <w:t xml:space="preserve">s and </w:t>
      </w:r>
      <w:r w:rsidR="00515936">
        <w:rPr>
          <w:bCs/>
          <w:lang w:val="en"/>
        </w:rPr>
        <w:t>six</w:t>
      </w:r>
      <w:r w:rsidR="0085178F" w:rsidRPr="006D2868">
        <w:rPr>
          <w:bCs/>
          <w:lang w:val="en"/>
        </w:rPr>
        <w:t xml:space="preserve"> </w:t>
      </w:r>
      <w:r w:rsidR="00486A7C">
        <w:rPr>
          <w:bCs/>
          <w:lang w:val="en"/>
        </w:rPr>
        <w:t>Pyrrhuloxia</w:t>
      </w:r>
      <w:r w:rsidR="0085178F" w:rsidRPr="006D2868">
        <w:rPr>
          <w:bCs/>
          <w:lang w:val="en"/>
        </w:rPr>
        <w:t>) from the University of Washington Burke Museum and the Museum of Southwestern Biology</w:t>
      </w:r>
      <w:r w:rsidR="00515936">
        <w:rPr>
          <w:bCs/>
          <w:lang w:val="en"/>
        </w:rPr>
        <w:t xml:space="preserve"> collected during years </w:t>
      </w:r>
      <w:r w:rsidR="00BC5BEA">
        <w:rPr>
          <w:bCs/>
          <w:lang w:val="en"/>
        </w:rPr>
        <w:t>1999-2007</w:t>
      </w:r>
      <w:r w:rsidR="0085178F" w:rsidRPr="006D2868">
        <w:rPr>
          <w:bCs/>
          <w:lang w:val="en"/>
        </w:rPr>
        <w:t xml:space="preserve">. This produced a sample size of </w:t>
      </w:r>
      <w:r w:rsidR="00D369E5">
        <w:rPr>
          <w:bCs/>
          <w:lang w:val="en"/>
        </w:rPr>
        <w:t>six</w:t>
      </w:r>
      <w:r w:rsidR="0085178F" w:rsidRPr="006D2868">
        <w:rPr>
          <w:bCs/>
          <w:lang w:val="en"/>
        </w:rPr>
        <w:t xml:space="preserve"> </w:t>
      </w:r>
      <w:r w:rsidR="00397622">
        <w:rPr>
          <w:bCs/>
          <w:lang w:val="en"/>
        </w:rPr>
        <w:t xml:space="preserve">individuals </w:t>
      </w:r>
      <w:r w:rsidR="0085178F" w:rsidRPr="006D2868">
        <w:rPr>
          <w:bCs/>
          <w:lang w:val="en"/>
        </w:rPr>
        <w:t>per species per population (urban vs. rural)</w:t>
      </w:r>
      <w:ins w:id="144" w:author="Danny Jackson" w:date="2026-03-14T19:19:00Z" w16du:dateUtc="2026-03-14T23:19:00Z">
        <w:r w:rsidR="00292D3F">
          <w:rPr>
            <w:bCs/>
            <w:lang w:val="en"/>
          </w:rPr>
          <w:t xml:space="preserve"> for a total of 24 samples</w:t>
        </w:r>
      </w:ins>
      <w:r w:rsidR="0085178F" w:rsidRPr="006D2868">
        <w:rPr>
          <w:bCs/>
          <w:lang w:val="en"/>
        </w:rPr>
        <w:t xml:space="preserve">, which is sufficient for </w:t>
      </w:r>
      <w:del w:id="145" w:author="Danny Jackson" w:date="2026-03-14T19:18:00Z" w16du:dateUtc="2026-03-14T23:18:00Z">
        <w:r w:rsidR="0085178F" w:rsidRPr="006D2868" w:rsidDel="00B95A25">
          <w:rPr>
            <w:bCs/>
            <w:lang w:val="en"/>
          </w:rPr>
          <w:delText>identifying outlier regions between populations</w:delText>
        </w:r>
      </w:del>
      <w:ins w:id="146" w:author="Danny Jackson" w:date="2026-03-14T19:18:00Z" w16du:dateUtc="2026-03-14T23:18:00Z">
        <w:r w:rsidR="00B95A25">
          <w:rPr>
            <w:bCs/>
            <w:lang w:val="en"/>
          </w:rPr>
          <w:t>substantially reducing false positives</w:t>
        </w:r>
      </w:ins>
      <w:r w:rsidR="00DF2823">
        <w:rPr>
          <w:bCs/>
          <w:lang w:val="en"/>
        </w:rPr>
        <w:t xml:space="preserve"> </w:t>
      </w:r>
      <w:ins w:id="147" w:author="Danny Jackson" w:date="2026-03-14T19:19:00Z" w16du:dateUtc="2026-03-14T23:19:00Z">
        <w:r w:rsidR="00292D3F">
          <w:rPr>
            <w:bCs/>
            <w:lang w:val="en"/>
          </w:rPr>
          <w:t xml:space="preserve">in allele frequency estimates and </w:t>
        </w:r>
      </w:ins>
      <w:ins w:id="148" w:author="Danny Jackson" w:date="2026-03-14T19:20:00Z" w16du:dateUtc="2026-03-14T23:20:00Z">
        <w:r w:rsidR="00292D3F">
          <w:rPr>
            <w:bCs/>
            <w:lang w:val="en"/>
          </w:rPr>
          <w:t xml:space="preserve">for identifying outliers </w:t>
        </w:r>
      </w:ins>
      <w:r w:rsidR="00DF2823">
        <w:rPr>
          <w:bCs/>
          <w:lang w:val="en"/>
        </w:rPr>
        <w:fldChar w:fldCharType="begin"/>
      </w:r>
      <w:r w:rsidR="00292D3F">
        <w:rPr>
          <w:bCs/>
          <w:lang w:val="en"/>
        </w:rPr>
        <w:instrText xml:space="preserve"> ADDIN ZOTERO_ITEM CSL_CITATION {"citationID":"RpTyikkw","properties":{"formattedCitation":"(Hahn, 2018; Lou &amp; Therkildsen, 2022)","plainCitation":"(Hahn, 2018; Lou &amp; Therkildsen, 2022)","noteIndex":0},"citationItems":[{"id":962,"uris":["http://zotero.org/users/15902993/items/KZXY29BZ"],"itemData":{"id":962,"type":"book","abstract":"Molecular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 \n            ,  \n             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professionals.","ISBN":"978-0-87893-965-7","number-of-pages":"352","publisher":"Oxford University Press","publisher-place":"Oxford, New York","source":"Oxford University Press","title":"Molecular Population Genetics","author":[{"family":"Hahn","given":"Matthew W."}],"issued":{"date-parts":[["2018",4,17]]}}},{"id":507,"uris":["http://zotero.org/users/15902993/items/XM89SWDT"],"itemData":{"id":507,"type":"article-journal","abstract":"Over the past few decades, there has been an explosion in the amount of publicly available sequencing data. This opens new opportunities for combining data sets to achieve unprecedented sample sizes, spatial coverage or temporal replication in population genomic studies. However, a common concern is that nonbiological differences between data sets may generate patterns of variation in the data that can confound real biological patterns, a problem known as batch effects. In this paper, we compare two batches of low-coverage whole genome sequencing (lcWGS) data generated from the same populations of Atlantic cod (Gadus morhua). First, we show that with a “batch-effect-naive” bioinformatic pipeline, batch effects systematically biased our genetic diversity estimates, population structure inference and selection scans. We then demonstrate that these batch effects resulted from multiple technical differences between our data sets, including the sequencing chemistry (four-channel vs. two-channel), sequencing run, read type (single-end vs. paired-end), read length (125 vs. 150 bp), DNA degradation level (degraded vs. well preserved) and sequencing depth (0.8× vs. 0.3× on average). Lastly, we illustrate that a set of simple bioinformatic strategies (such as different read trimming and single nucleotide polymorphism filtering) can be used to detect batch effects in our data and substantially mitigate their impact. We conclude that combining data sets remains a powerful approach as long as batch effects are explicitly accounted for. We focus on lcWGS data in this paper, which may be particularly vulnerable to certain causes of batch effects, but many of our conclusions also apply to other sequencing strategies.","container-title":"Molecular Ecology Resources","DOI":"10.1111/1755-0998.13559","ISSN":"1755-0998","issue":"5","language":"en","license":"© 2021 John Wiley &amp; Sons Ltd","note":"_eprint: https://onlinelibrary.wiley.com/doi/pdf/10.1111/1755-0998.13559","page":"1678-1692","source":"Wiley Online Library","title":"Batch effects in population genomic studies with low-coverage whole genome sequencing data: Causes, detection and mitigation","title-short":"Batch effects in population genomic studies with low-coverage whole genome sequencing data","volume":"22","author":[{"family":"Lou","given":"Runyang Nicolas"},{"family":"Therkildsen","given":"Nina Overgaard"}],"issued":{"date-parts":[["2022"]]}}}],"schema":"https://github.com/citation-style-language/schema/raw/master/csl-citation.json"} </w:instrText>
      </w:r>
      <w:r w:rsidR="00DF2823">
        <w:rPr>
          <w:bCs/>
          <w:lang w:val="en"/>
        </w:rPr>
        <w:fldChar w:fldCharType="separate"/>
      </w:r>
      <w:r w:rsidR="00292D3F">
        <w:rPr>
          <w:bCs/>
          <w:noProof/>
          <w:lang w:val="en"/>
        </w:rPr>
        <w:t>(Hahn, 2018; Lou &amp; Therkildsen, 2022)</w:t>
      </w:r>
      <w:r w:rsidR="00DF2823">
        <w:rPr>
          <w:bCs/>
          <w:lang w:val="en"/>
        </w:rPr>
        <w:fldChar w:fldCharType="end"/>
      </w:r>
      <w:r w:rsidR="0085178F" w:rsidRPr="006D2868">
        <w:rPr>
          <w:bCs/>
          <w:lang w:val="en"/>
        </w:rPr>
        <w:t xml:space="preserve">. We extracted DNA from each sample at the University of Colorado using a Qiagen </w:t>
      </w:r>
      <w:proofErr w:type="spellStart"/>
      <w:r w:rsidR="0085178F" w:rsidRPr="006D2868">
        <w:rPr>
          <w:bCs/>
          <w:lang w:val="en"/>
        </w:rPr>
        <w:t>DNeasy</w:t>
      </w:r>
      <w:proofErr w:type="spellEnd"/>
      <w:r w:rsidR="0085178F" w:rsidRPr="006D2868">
        <w:rPr>
          <w:bCs/>
          <w:lang w:val="en"/>
        </w:rPr>
        <w:t xml:space="preserve"> Blood &amp; Tissue kit, and we measured DNA concentrations on a </w:t>
      </w:r>
      <w:proofErr w:type="spellStart"/>
      <w:r w:rsidR="0085178F" w:rsidRPr="006D2868">
        <w:rPr>
          <w:bCs/>
          <w:lang w:val="en"/>
        </w:rPr>
        <w:t>Thermofisher</w:t>
      </w:r>
      <w:proofErr w:type="spellEnd"/>
      <w:r w:rsidR="0085178F" w:rsidRPr="006D2868">
        <w:rPr>
          <w:bCs/>
          <w:lang w:val="en"/>
        </w:rPr>
        <w:t xml:space="preserve"> Qubit 3.0. Whole genome </w:t>
      </w:r>
      <w:proofErr w:type="gramStart"/>
      <w:r w:rsidR="0085178F" w:rsidRPr="006D2868">
        <w:rPr>
          <w:bCs/>
          <w:lang w:val="en"/>
        </w:rPr>
        <w:t>paired-end</w:t>
      </w:r>
      <w:proofErr w:type="gramEnd"/>
      <w:r w:rsidR="0085178F" w:rsidRPr="006D2868">
        <w:rPr>
          <w:bCs/>
          <w:lang w:val="en"/>
        </w:rPr>
        <w:t xml:space="preserve"> 150 base pair sequencing libraries were prepared and sequenced using the Illumina </w:t>
      </w:r>
      <w:proofErr w:type="spellStart"/>
      <w:r w:rsidR="0085178F" w:rsidRPr="006D2868">
        <w:rPr>
          <w:bCs/>
          <w:lang w:val="en"/>
        </w:rPr>
        <w:t>NovaSeq</w:t>
      </w:r>
      <w:proofErr w:type="spellEnd"/>
      <w:r w:rsidR="0085178F" w:rsidRPr="006D2868">
        <w:rPr>
          <w:bCs/>
          <w:lang w:val="en"/>
        </w:rPr>
        <w:t xml:space="preserve"> 6000 platform by </w:t>
      </w:r>
      <w:proofErr w:type="spellStart"/>
      <w:r w:rsidR="0085178F" w:rsidRPr="006D2868">
        <w:rPr>
          <w:bCs/>
          <w:lang w:val="en"/>
        </w:rPr>
        <w:t>Novogene</w:t>
      </w:r>
      <w:proofErr w:type="spellEnd"/>
      <w:r w:rsidR="0085178F" w:rsidRPr="006D2868">
        <w:rPr>
          <w:bCs/>
          <w:lang w:val="en"/>
        </w:rPr>
        <w:t>, Sacramento, CA</w:t>
      </w:r>
      <w:r w:rsidR="00BC5BEA">
        <w:rPr>
          <w:bCs/>
          <w:lang w:val="en"/>
        </w:rPr>
        <w:t>.</w:t>
      </w:r>
      <w:r w:rsidR="007348A5">
        <w:rPr>
          <w:bCs/>
          <w:lang w:val="en"/>
        </w:rPr>
        <w:br w:type="page"/>
      </w:r>
    </w:p>
    <w:p w14:paraId="53E84368" w14:textId="6D45BC9A" w:rsidR="007348A5" w:rsidRDefault="007348A5" w:rsidP="007348A5">
      <w:pPr>
        <w:spacing w:line="480" w:lineRule="auto"/>
        <w:rPr>
          <w:lang w:val="en"/>
        </w:rPr>
      </w:pPr>
      <w:r w:rsidRPr="007348A5">
        <w:rPr>
          <w:b/>
          <w:bCs/>
          <w:lang w:val="en"/>
        </w:rPr>
        <w:lastRenderedPageBreak/>
        <w:t>Table 1:</w:t>
      </w:r>
      <w:r w:rsidRPr="007348A5">
        <w:rPr>
          <w:lang w:val="en"/>
        </w:rPr>
        <w:t xml:space="preserve"> </w:t>
      </w:r>
      <w:r w:rsidR="00823F90">
        <w:rPr>
          <w:lang w:val="en"/>
        </w:rPr>
        <w:t>Accession</w:t>
      </w:r>
      <w:r w:rsidRPr="007348A5">
        <w:rPr>
          <w:lang w:val="en"/>
        </w:rPr>
        <w:t xml:space="preserve"> </w:t>
      </w:r>
      <w:r w:rsidR="00823F90">
        <w:rPr>
          <w:lang w:val="en"/>
        </w:rPr>
        <w:t>i</w:t>
      </w:r>
      <w:r w:rsidRPr="007348A5">
        <w:rPr>
          <w:lang w:val="en"/>
        </w:rPr>
        <w:t>nformation</w:t>
      </w:r>
      <w:r w:rsidR="00823F90">
        <w:rPr>
          <w:lang w:val="en"/>
        </w:rPr>
        <w:t xml:space="preserve"> for the individual cardinals (wild caught and museum specimens) from which we sequenced genomes</w:t>
      </w:r>
      <w:r w:rsidRPr="007348A5">
        <w:rPr>
          <w:lang w:val="en"/>
        </w:rPr>
        <w:t>. UWBM = University of Washington Burke Museum. MSB = Museum of Southwestern Biology.</w:t>
      </w:r>
    </w:p>
    <w:p w14:paraId="078980E2" w14:textId="77777777" w:rsidR="007348A5" w:rsidRPr="007348A5" w:rsidRDefault="007348A5" w:rsidP="007348A5">
      <w:pPr>
        <w:rPr>
          <w:lang w:val="en"/>
        </w:rPr>
      </w:pPr>
    </w:p>
    <w:tbl>
      <w:tblPr>
        <w:tblW w:w="6555" w:type="dxa"/>
        <w:tblBorders>
          <w:top w:val="single" w:sz="8" w:space="0" w:color="000000"/>
          <w:bottom w:val="single" w:sz="4" w:space="0" w:color="auto"/>
          <w:insideH w:val="single" w:sz="4" w:space="0" w:color="auto"/>
        </w:tblBorders>
        <w:tblLayout w:type="fixed"/>
        <w:tblLook w:val="0600" w:firstRow="0" w:lastRow="0" w:firstColumn="0" w:lastColumn="0" w:noHBand="1" w:noVBand="1"/>
      </w:tblPr>
      <w:tblGrid>
        <w:gridCol w:w="1725"/>
        <w:gridCol w:w="1845"/>
        <w:gridCol w:w="1215"/>
        <w:gridCol w:w="885"/>
        <w:gridCol w:w="885"/>
      </w:tblGrid>
      <w:tr w:rsidR="007348A5" w:rsidRPr="000D0FCF" w14:paraId="05A25A26" w14:textId="77777777" w:rsidTr="008D1958">
        <w:trPr>
          <w:trHeight w:val="288"/>
        </w:trPr>
        <w:tc>
          <w:tcPr>
            <w:tcW w:w="1725" w:type="dxa"/>
            <w:tcMar>
              <w:top w:w="20" w:type="dxa"/>
              <w:left w:w="20" w:type="dxa"/>
              <w:bottom w:w="100" w:type="dxa"/>
              <w:right w:w="20" w:type="dxa"/>
            </w:tcMar>
            <w:vAlign w:val="bottom"/>
          </w:tcPr>
          <w:p w14:paraId="106EC846" w14:textId="77777777" w:rsidR="007348A5" w:rsidRPr="000D0FCF" w:rsidRDefault="007348A5" w:rsidP="008D1958">
            <w:pPr>
              <w:rPr>
                <w:b/>
                <w:bCs/>
                <w:sz w:val="16"/>
                <w:szCs w:val="16"/>
                <w:u w:val="single"/>
                <w:lang w:val="en"/>
              </w:rPr>
            </w:pPr>
            <w:r w:rsidRPr="000D0FCF">
              <w:rPr>
                <w:b/>
                <w:bCs/>
                <w:sz w:val="16"/>
                <w:szCs w:val="16"/>
                <w:u w:val="single"/>
                <w:lang w:val="en"/>
              </w:rPr>
              <w:t>Sample</w:t>
            </w:r>
          </w:p>
        </w:tc>
        <w:tc>
          <w:tcPr>
            <w:tcW w:w="1845" w:type="dxa"/>
            <w:tcMar>
              <w:top w:w="20" w:type="dxa"/>
              <w:left w:w="20" w:type="dxa"/>
              <w:bottom w:w="100" w:type="dxa"/>
              <w:right w:w="20" w:type="dxa"/>
            </w:tcMar>
            <w:vAlign w:val="bottom"/>
          </w:tcPr>
          <w:p w14:paraId="0505D098" w14:textId="77777777" w:rsidR="007348A5" w:rsidRPr="000D0FCF" w:rsidRDefault="007348A5" w:rsidP="008D1958">
            <w:pPr>
              <w:rPr>
                <w:b/>
                <w:bCs/>
                <w:sz w:val="16"/>
                <w:szCs w:val="16"/>
                <w:u w:val="single"/>
                <w:lang w:val="en"/>
              </w:rPr>
            </w:pPr>
            <w:r w:rsidRPr="000D0FCF">
              <w:rPr>
                <w:b/>
                <w:bCs/>
                <w:sz w:val="16"/>
                <w:szCs w:val="16"/>
                <w:u w:val="single"/>
                <w:lang w:val="en"/>
              </w:rPr>
              <w:t>Species</w:t>
            </w:r>
          </w:p>
        </w:tc>
        <w:tc>
          <w:tcPr>
            <w:tcW w:w="1215" w:type="dxa"/>
            <w:tcMar>
              <w:top w:w="20" w:type="dxa"/>
              <w:left w:w="20" w:type="dxa"/>
              <w:bottom w:w="100" w:type="dxa"/>
              <w:right w:w="20" w:type="dxa"/>
            </w:tcMar>
            <w:vAlign w:val="bottom"/>
          </w:tcPr>
          <w:p w14:paraId="4B1FFC4F" w14:textId="77777777" w:rsidR="007348A5" w:rsidRPr="000D0FCF" w:rsidRDefault="007348A5" w:rsidP="008D1958">
            <w:pPr>
              <w:rPr>
                <w:b/>
                <w:bCs/>
                <w:sz w:val="16"/>
                <w:szCs w:val="16"/>
                <w:u w:val="single"/>
                <w:lang w:val="en"/>
              </w:rPr>
            </w:pPr>
            <w:r w:rsidRPr="000D0FCF">
              <w:rPr>
                <w:b/>
                <w:bCs/>
                <w:sz w:val="16"/>
                <w:szCs w:val="16"/>
                <w:u w:val="single"/>
                <w:lang w:val="en"/>
              </w:rPr>
              <w:t>Population</w:t>
            </w:r>
          </w:p>
        </w:tc>
        <w:tc>
          <w:tcPr>
            <w:tcW w:w="885" w:type="dxa"/>
            <w:vAlign w:val="bottom"/>
          </w:tcPr>
          <w:p w14:paraId="251F392B" w14:textId="77777777" w:rsidR="007348A5" w:rsidRPr="000D0FCF" w:rsidRDefault="007348A5" w:rsidP="008D1958">
            <w:pPr>
              <w:rPr>
                <w:b/>
                <w:bCs/>
                <w:sz w:val="16"/>
                <w:szCs w:val="16"/>
                <w:u w:val="single"/>
                <w:lang w:val="en"/>
              </w:rPr>
            </w:pPr>
            <w:r>
              <w:rPr>
                <w:b/>
                <w:bCs/>
                <w:sz w:val="16"/>
                <w:szCs w:val="16"/>
                <w:u w:val="single"/>
                <w:lang w:val="en"/>
              </w:rPr>
              <w:t>Year</w:t>
            </w:r>
          </w:p>
        </w:tc>
        <w:tc>
          <w:tcPr>
            <w:tcW w:w="885" w:type="dxa"/>
            <w:tcMar>
              <w:top w:w="20" w:type="dxa"/>
              <w:left w:w="20" w:type="dxa"/>
              <w:bottom w:w="100" w:type="dxa"/>
              <w:right w:w="20" w:type="dxa"/>
            </w:tcMar>
            <w:vAlign w:val="bottom"/>
          </w:tcPr>
          <w:p w14:paraId="39E0F1A0" w14:textId="77777777" w:rsidR="007348A5" w:rsidRPr="000D0FCF" w:rsidRDefault="007348A5" w:rsidP="008D1958">
            <w:pPr>
              <w:rPr>
                <w:b/>
                <w:bCs/>
                <w:sz w:val="16"/>
                <w:szCs w:val="16"/>
                <w:u w:val="single"/>
                <w:lang w:val="en"/>
              </w:rPr>
            </w:pPr>
            <w:r w:rsidRPr="000D0FCF">
              <w:rPr>
                <w:b/>
                <w:bCs/>
                <w:sz w:val="16"/>
                <w:szCs w:val="16"/>
                <w:u w:val="single"/>
                <w:lang w:val="en"/>
              </w:rPr>
              <w:t>Source</w:t>
            </w:r>
          </w:p>
        </w:tc>
      </w:tr>
      <w:tr w:rsidR="007348A5" w:rsidRPr="000D0FCF" w14:paraId="1B69E263" w14:textId="77777777" w:rsidTr="008D1958">
        <w:trPr>
          <w:trHeight w:val="288"/>
        </w:trPr>
        <w:tc>
          <w:tcPr>
            <w:tcW w:w="1725" w:type="dxa"/>
            <w:tcMar>
              <w:top w:w="20" w:type="dxa"/>
              <w:left w:w="20" w:type="dxa"/>
              <w:bottom w:w="100" w:type="dxa"/>
              <w:right w:w="20" w:type="dxa"/>
            </w:tcMar>
            <w:vAlign w:val="bottom"/>
          </w:tcPr>
          <w:p w14:paraId="4069212C" w14:textId="77777777" w:rsidR="007348A5" w:rsidRPr="000D0FCF" w:rsidRDefault="007348A5" w:rsidP="008D1958">
            <w:pPr>
              <w:rPr>
                <w:bCs/>
                <w:sz w:val="16"/>
                <w:szCs w:val="16"/>
                <w:lang w:val="en"/>
              </w:rPr>
            </w:pPr>
            <w:r w:rsidRPr="000D0FCF">
              <w:rPr>
                <w:bCs/>
                <w:sz w:val="16"/>
                <w:szCs w:val="16"/>
                <w:lang w:val="en"/>
              </w:rPr>
              <w:t>NOCA_003</w:t>
            </w:r>
          </w:p>
        </w:tc>
        <w:tc>
          <w:tcPr>
            <w:tcW w:w="1845" w:type="dxa"/>
            <w:tcMar>
              <w:top w:w="20" w:type="dxa"/>
              <w:left w:w="20" w:type="dxa"/>
              <w:bottom w:w="100" w:type="dxa"/>
              <w:right w:w="20" w:type="dxa"/>
            </w:tcMar>
            <w:vAlign w:val="bottom"/>
          </w:tcPr>
          <w:p w14:paraId="1C2A65C2" w14:textId="24BD930E" w:rsidR="007348A5" w:rsidRPr="000D0FCF" w:rsidRDefault="00486A7C" w:rsidP="008D1958">
            <w:pPr>
              <w:rPr>
                <w:bCs/>
                <w:sz w:val="16"/>
                <w:szCs w:val="16"/>
                <w:lang w:val="en"/>
              </w:rPr>
            </w:pPr>
            <w:r>
              <w:rPr>
                <w:bCs/>
                <w:sz w:val="16"/>
                <w:szCs w:val="16"/>
                <w:lang w:val="en"/>
              </w:rPr>
              <w:t>Northern Cardinal</w:t>
            </w:r>
          </w:p>
        </w:tc>
        <w:tc>
          <w:tcPr>
            <w:tcW w:w="1215" w:type="dxa"/>
            <w:tcMar>
              <w:top w:w="20" w:type="dxa"/>
              <w:left w:w="20" w:type="dxa"/>
              <w:bottom w:w="100" w:type="dxa"/>
              <w:right w:w="20" w:type="dxa"/>
            </w:tcMar>
            <w:vAlign w:val="bottom"/>
          </w:tcPr>
          <w:p w14:paraId="218E95FA" w14:textId="77777777" w:rsidR="007348A5" w:rsidRPr="000D0FCF" w:rsidRDefault="007348A5" w:rsidP="008D1958">
            <w:pPr>
              <w:rPr>
                <w:bCs/>
                <w:sz w:val="16"/>
                <w:szCs w:val="16"/>
                <w:lang w:val="en"/>
              </w:rPr>
            </w:pPr>
            <w:r w:rsidRPr="000D0FCF">
              <w:rPr>
                <w:bCs/>
                <w:sz w:val="16"/>
                <w:szCs w:val="16"/>
                <w:lang w:val="en"/>
              </w:rPr>
              <w:t>Urban</w:t>
            </w:r>
          </w:p>
        </w:tc>
        <w:tc>
          <w:tcPr>
            <w:tcW w:w="885" w:type="dxa"/>
            <w:vAlign w:val="bottom"/>
          </w:tcPr>
          <w:p w14:paraId="761C4AC5" w14:textId="1F5727EB" w:rsidR="007348A5" w:rsidRPr="000D0FCF" w:rsidRDefault="00F701F8" w:rsidP="008D1958">
            <w:pPr>
              <w:rPr>
                <w:bCs/>
                <w:sz w:val="16"/>
                <w:szCs w:val="16"/>
                <w:lang w:val="en"/>
              </w:rPr>
            </w:pPr>
            <w:r>
              <w:rPr>
                <w:bCs/>
                <w:sz w:val="16"/>
                <w:szCs w:val="16"/>
                <w:lang w:val="en"/>
              </w:rPr>
              <w:t>2021</w:t>
            </w:r>
          </w:p>
        </w:tc>
        <w:tc>
          <w:tcPr>
            <w:tcW w:w="885" w:type="dxa"/>
            <w:tcMar>
              <w:top w:w="20" w:type="dxa"/>
              <w:left w:w="20" w:type="dxa"/>
              <w:bottom w:w="100" w:type="dxa"/>
              <w:right w:w="20" w:type="dxa"/>
            </w:tcMar>
            <w:vAlign w:val="bottom"/>
          </w:tcPr>
          <w:p w14:paraId="366D5530" w14:textId="52A9F74D" w:rsidR="007348A5" w:rsidRPr="000D0FCF" w:rsidRDefault="00D45313" w:rsidP="008D1958">
            <w:pPr>
              <w:rPr>
                <w:bCs/>
                <w:sz w:val="16"/>
                <w:szCs w:val="16"/>
                <w:lang w:val="en"/>
              </w:rPr>
            </w:pPr>
            <w:r>
              <w:rPr>
                <w:bCs/>
                <w:sz w:val="16"/>
                <w:szCs w:val="16"/>
                <w:lang w:val="en"/>
              </w:rPr>
              <w:t>This study</w:t>
            </w:r>
          </w:p>
        </w:tc>
      </w:tr>
      <w:tr w:rsidR="00D45313" w:rsidRPr="000D0FCF" w14:paraId="475796A9" w14:textId="77777777" w:rsidTr="00F701F8">
        <w:trPr>
          <w:trHeight w:val="288"/>
        </w:trPr>
        <w:tc>
          <w:tcPr>
            <w:tcW w:w="1725" w:type="dxa"/>
            <w:tcMar>
              <w:top w:w="20" w:type="dxa"/>
              <w:left w:w="20" w:type="dxa"/>
              <w:bottom w:w="100" w:type="dxa"/>
              <w:right w:w="20" w:type="dxa"/>
            </w:tcMar>
            <w:vAlign w:val="bottom"/>
          </w:tcPr>
          <w:p w14:paraId="481EC289" w14:textId="77777777" w:rsidR="00D45313" w:rsidRPr="000D0FCF" w:rsidRDefault="00D45313" w:rsidP="00D45313">
            <w:pPr>
              <w:rPr>
                <w:bCs/>
                <w:sz w:val="16"/>
                <w:szCs w:val="16"/>
                <w:lang w:val="en"/>
              </w:rPr>
            </w:pPr>
            <w:r w:rsidRPr="000D0FCF">
              <w:rPr>
                <w:bCs/>
                <w:sz w:val="16"/>
                <w:szCs w:val="16"/>
                <w:lang w:val="en"/>
              </w:rPr>
              <w:t>NOCA_004</w:t>
            </w:r>
          </w:p>
        </w:tc>
        <w:tc>
          <w:tcPr>
            <w:tcW w:w="1845" w:type="dxa"/>
            <w:tcMar>
              <w:top w:w="20" w:type="dxa"/>
              <w:left w:w="20" w:type="dxa"/>
              <w:bottom w:w="100" w:type="dxa"/>
              <w:right w:w="20" w:type="dxa"/>
            </w:tcMar>
            <w:vAlign w:val="bottom"/>
          </w:tcPr>
          <w:p w14:paraId="5F19E20D" w14:textId="2270F034" w:rsidR="00D45313" w:rsidRPr="000D0FCF" w:rsidRDefault="00D45313" w:rsidP="00D45313">
            <w:pPr>
              <w:rPr>
                <w:bCs/>
                <w:sz w:val="16"/>
                <w:szCs w:val="16"/>
                <w:lang w:val="en"/>
              </w:rPr>
            </w:pPr>
            <w:r>
              <w:rPr>
                <w:bCs/>
                <w:sz w:val="16"/>
                <w:szCs w:val="16"/>
                <w:lang w:val="en"/>
              </w:rPr>
              <w:t>Northern Cardinal</w:t>
            </w:r>
          </w:p>
        </w:tc>
        <w:tc>
          <w:tcPr>
            <w:tcW w:w="1215" w:type="dxa"/>
            <w:tcMar>
              <w:top w:w="20" w:type="dxa"/>
              <w:left w:w="20" w:type="dxa"/>
              <w:bottom w:w="100" w:type="dxa"/>
              <w:right w:w="20" w:type="dxa"/>
            </w:tcMar>
            <w:vAlign w:val="bottom"/>
          </w:tcPr>
          <w:p w14:paraId="7F01F638" w14:textId="77777777" w:rsidR="00D45313" w:rsidRPr="000D0FCF" w:rsidRDefault="00D45313" w:rsidP="00D45313">
            <w:pPr>
              <w:rPr>
                <w:bCs/>
                <w:sz w:val="16"/>
                <w:szCs w:val="16"/>
                <w:lang w:val="en"/>
              </w:rPr>
            </w:pPr>
            <w:r w:rsidRPr="000D0FCF">
              <w:rPr>
                <w:bCs/>
                <w:sz w:val="16"/>
                <w:szCs w:val="16"/>
                <w:lang w:val="en"/>
              </w:rPr>
              <w:t>Urban</w:t>
            </w:r>
          </w:p>
        </w:tc>
        <w:tc>
          <w:tcPr>
            <w:tcW w:w="885" w:type="dxa"/>
            <w:vAlign w:val="bottom"/>
          </w:tcPr>
          <w:p w14:paraId="094FB8F5" w14:textId="041E9810" w:rsidR="00D45313" w:rsidRPr="000D0FCF" w:rsidRDefault="00F701F8" w:rsidP="00D45313">
            <w:pPr>
              <w:rPr>
                <w:bCs/>
                <w:sz w:val="16"/>
                <w:szCs w:val="16"/>
                <w:lang w:val="en"/>
              </w:rPr>
            </w:pPr>
            <w:r>
              <w:rPr>
                <w:bCs/>
                <w:sz w:val="16"/>
                <w:szCs w:val="16"/>
                <w:lang w:val="en"/>
              </w:rPr>
              <w:t>2021</w:t>
            </w:r>
          </w:p>
        </w:tc>
        <w:tc>
          <w:tcPr>
            <w:tcW w:w="885" w:type="dxa"/>
            <w:tcMar>
              <w:top w:w="20" w:type="dxa"/>
              <w:left w:w="20" w:type="dxa"/>
              <w:bottom w:w="100" w:type="dxa"/>
              <w:right w:w="20" w:type="dxa"/>
            </w:tcMar>
          </w:tcPr>
          <w:p w14:paraId="52775729" w14:textId="423F9A52" w:rsidR="00D45313" w:rsidRPr="000D0FCF" w:rsidRDefault="00D45313" w:rsidP="00D45313">
            <w:pPr>
              <w:rPr>
                <w:bCs/>
                <w:sz w:val="16"/>
                <w:szCs w:val="16"/>
                <w:lang w:val="en"/>
              </w:rPr>
            </w:pPr>
            <w:r w:rsidRPr="00F87A1A">
              <w:rPr>
                <w:bCs/>
                <w:sz w:val="16"/>
                <w:szCs w:val="16"/>
                <w:lang w:val="en"/>
              </w:rPr>
              <w:t>This study</w:t>
            </w:r>
          </w:p>
        </w:tc>
      </w:tr>
      <w:tr w:rsidR="00D45313" w:rsidRPr="000D0FCF" w14:paraId="48A30546" w14:textId="77777777" w:rsidTr="00F701F8">
        <w:trPr>
          <w:trHeight w:val="288"/>
        </w:trPr>
        <w:tc>
          <w:tcPr>
            <w:tcW w:w="1725" w:type="dxa"/>
            <w:tcMar>
              <w:top w:w="20" w:type="dxa"/>
              <w:left w:w="20" w:type="dxa"/>
              <w:bottom w:w="100" w:type="dxa"/>
              <w:right w:w="20" w:type="dxa"/>
            </w:tcMar>
            <w:vAlign w:val="bottom"/>
          </w:tcPr>
          <w:p w14:paraId="063BB846" w14:textId="77777777" w:rsidR="00D45313" w:rsidRPr="000D0FCF" w:rsidRDefault="00D45313" w:rsidP="00D45313">
            <w:pPr>
              <w:rPr>
                <w:bCs/>
                <w:sz w:val="16"/>
                <w:szCs w:val="16"/>
                <w:lang w:val="en"/>
              </w:rPr>
            </w:pPr>
            <w:r w:rsidRPr="000D0FCF">
              <w:rPr>
                <w:bCs/>
                <w:sz w:val="16"/>
                <w:szCs w:val="16"/>
                <w:lang w:val="en"/>
              </w:rPr>
              <w:t>NOCA_006</w:t>
            </w:r>
          </w:p>
        </w:tc>
        <w:tc>
          <w:tcPr>
            <w:tcW w:w="1845" w:type="dxa"/>
            <w:tcMar>
              <w:top w:w="20" w:type="dxa"/>
              <w:left w:w="20" w:type="dxa"/>
              <w:bottom w:w="100" w:type="dxa"/>
              <w:right w:w="20" w:type="dxa"/>
            </w:tcMar>
            <w:vAlign w:val="bottom"/>
          </w:tcPr>
          <w:p w14:paraId="3C1917F7" w14:textId="7AFCFCB6" w:rsidR="00D45313" w:rsidRPr="000D0FCF" w:rsidRDefault="00D45313" w:rsidP="00D45313">
            <w:pPr>
              <w:rPr>
                <w:bCs/>
                <w:sz w:val="16"/>
                <w:szCs w:val="16"/>
                <w:lang w:val="en"/>
              </w:rPr>
            </w:pPr>
            <w:r>
              <w:rPr>
                <w:bCs/>
                <w:sz w:val="16"/>
                <w:szCs w:val="16"/>
                <w:lang w:val="en"/>
              </w:rPr>
              <w:t>Northern Cardinal</w:t>
            </w:r>
          </w:p>
        </w:tc>
        <w:tc>
          <w:tcPr>
            <w:tcW w:w="1215" w:type="dxa"/>
            <w:tcMar>
              <w:top w:w="20" w:type="dxa"/>
              <w:left w:w="20" w:type="dxa"/>
              <w:bottom w:w="100" w:type="dxa"/>
              <w:right w:w="20" w:type="dxa"/>
            </w:tcMar>
            <w:vAlign w:val="bottom"/>
          </w:tcPr>
          <w:p w14:paraId="29B943F6" w14:textId="77777777" w:rsidR="00D45313" w:rsidRPr="000D0FCF" w:rsidRDefault="00D45313" w:rsidP="00D45313">
            <w:pPr>
              <w:rPr>
                <w:bCs/>
                <w:sz w:val="16"/>
                <w:szCs w:val="16"/>
                <w:lang w:val="en"/>
              </w:rPr>
            </w:pPr>
            <w:r w:rsidRPr="000D0FCF">
              <w:rPr>
                <w:bCs/>
                <w:sz w:val="16"/>
                <w:szCs w:val="16"/>
                <w:lang w:val="en"/>
              </w:rPr>
              <w:t>Urban</w:t>
            </w:r>
          </w:p>
        </w:tc>
        <w:tc>
          <w:tcPr>
            <w:tcW w:w="885" w:type="dxa"/>
            <w:vAlign w:val="bottom"/>
          </w:tcPr>
          <w:p w14:paraId="4370F70E" w14:textId="0EDC966E" w:rsidR="00D45313" w:rsidRPr="000D0FCF" w:rsidRDefault="00F701F8" w:rsidP="00D45313">
            <w:pPr>
              <w:rPr>
                <w:bCs/>
                <w:sz w:val="16"/>
                <w:szCs w:val="16"/>
                <w:lang w:val="en"/>
              </w:rPr>
            </w:pPr>
            <w:r>
              <w:rPr>
                <w:bCs/>
                <w:sz w:val="16"/>
                <w:szCs w:val="16"/>
                <w:lang w:val="en"/>
              </w:rPr>
              <w:t>2021</w:t>
            </w:r>
          </w:p>
        </w:tc>
        <w:tc>
          <w:tcPr>
            <w:tcW w:w="885" w:type="dxa"/>
            <w:tcMar>
              <w:top w:w="20" w:type="dxa"/>
              <w:left w:w="20" w:type="dxa"/>
              <w:bottom w:w="100" w:type="dxa"/>
              <w:right w:w="20" w:type="dxa"/>
            </w:tcMar>
          </w:tcPr>
          <w:p w14:paraId="5FC2A0E3" w14:textId="18C21B92" w:rsidR="00D45313" w:rsidRPr="000D0FCF" w:rsidRDefault="00D45313" w:rsidP="00D45313">
            <w:pPr>
              <w:rPr>
                <w:bCs/>
                <w:sz w:val="16"/>
                <w:szCs w:val="16"/>
                <w:lang w:val="en"/>
              </w:rPr>
            </w:pPr>
            <w:r w:rsidRPr="00F87A1A">
              <w:rPr>
                <w:bCs/>
                <w:sz w:val="16"/>
                <w:szCs w:val="16"/>
                <w:lang w:val="en"/>
              </w:rPr>
              <w:t>This study</w:t>
            </w:r>
          </w:p>
        </w:tc>
      </w:tr>
      <w:tr w:rsidR="00D45313" w:rsidRPr="000D0FCF" w14:paraId="2F6D0C3B" w14:textId="77777777" w:rsidTr="00F701F8">
        <w:trPr>
          <w:trHeight w:val="288"/>
        </w:trPr>
        <w:tc>
          <w:tcPr>
            <w:tcW w:w="1725" w:type="dxa"/>
            <w:tcMar>
              <w:top w:w="20" w:type="dxa"/>
              <w:left w:w="20" w:type="dxa"/>
              <w:bottom w:w="100" w:type="dxa"/>
              <w:right w:w="20" w:type="dxa"/>
            </w:tcMar>
            <w:vAlign w:val="bottom"/>
          </w:tcPr>
          <w:p w14:paraId="310E1BFB" w14:textId="77777777" w:rsidR="00D45313" w:rsidRPr="000D0FCF" w:rsidRDefault="00D45313" w:rsidP="00D45313">
            <w:pPr>
              <w:rPr>
                <w:bCs/>
                <w:sz w:val="16"/>
                <w:szCs w:val="16"/>
                <w:lang w:val="en"/>
              </w:rPr>
            </w:pPr>
            <w:r w:rsidRPr="000D0FCF">
              <w:rPr>
                <w:bCs/>
                <w:sz w:val="16"/>
                <w:szCs w:val="16"/>
                <w:lang w:val="en"/>
              </w:rPr>
              <w:t>NOCA_008</w:t>
            </w:r>
          </w:p>
        </w:tc>
        <w:tc>
          <w:tcPr>
            <w:tcW w:w="1845" w:type="dxa"/>
            <w:tcMar>
              <w:top w:w="20" w:type="dxa"/>
              <w:left w:w="20" w:type="dxa"/>
              <w:bottom w:w="100" w:type="dxa"/>
              <w:right w:w="20" w:type="dxa"/>
            </w:tcMar>
            <w:vAlign w:val="bottom"/>
          </w:tcPr>
          <w:p w14:paraId="055445F4" w14:textId="4ADB476B" w:rsidR="00D45313" w:rsidRPr="000D0FCF" w:rsidRDefault="00D45313" w:rsidP="00D45313">
            <w:pPr>
              <w:rPr>
                <w:bCs/>
                <w:sz w:val="16"/>
                <w:szCs w:val="16"/>
                <w:lang w:val="en"/>
              </w:rPr>
            </w:pPr>
            <w:r>
              <w:rPr>
                <w:bCs/>
                <w:sz w:val="16"/>
                <w:szCs w:val="16"/>
                <w:lang w:val="en"/>
              </w:rPr>
              <w:t>Northern Cardinal</w:t>
            </w:r>
          </w:p>
        </w:tc>
        <w:tc>
          <w:tcPr>
            <w:tcW w:w="1215" w:type="dxa"/>
            <w:tcMar>
              <w:top w:w="20" w:type="dxa"/>
              <w:left w:w="20" w:type="dxa"/>
              <w:bottom w:w="100" w:type="dxa"/>
              <w:right w:w="20" w:type="dxa"/>
            </w:tcMar>
            <w:vAlign w:val="bottom"/>
          </w:tcPr>
          <w:p w14:paraId="0D0C45FC" w14:textId="77777777" w:rsidR="00D45313" w:rsidRPr="000D0FCF" w:rsidRDefault="00D45313" w:rsidP="00D45313">
            <w:pPr>
              <w:rPr>
                <w:bCs/>
                <w:sz w:val="16"/>
                <w:szCs w:val="16"/>
                <w:lang w:val="en"/>
              </w:rPr>
            </w:pPr>
            <w:r w:rsidRPr="000D0FCF">
              <w:rPr>
                <w:bCs/>
                <w:sz w:val="16"/>
                <w:szCs w:val="16"/>
                <w:lang w:val="en"/>
              </w:rPr>
              <w:t>Urban</w:t>
            </w:r>
          </w:p>
        </w:tc>
        <w:tc>
          <w:tcPr>
            <w:tcW w:w="885" w:type="dxa"/>
            <w:vAlign w:val="bottom"/>
          </w:tcPr>
          <w:p w14:paraId="2AE58BB2" w14:textId="269FA48F" w:rsidR="00D45313" w:rsidRPr="000D0FCF" w:rsidRDefault="00F701F8" w:rsidP="00D45313">
            <w:pPr>
              <w:rPr>
                <w:bCs/>
                <w:sz w:val="16"/>
                <w:szCs w:val="16"/>
                <w:lang w:val="en"/>
              </w:rPr>
            </w:pPr>
            <w:r>
              <w:rPr>
                <w:bCs/>
                <w:sz w:val="16"/>
                <w:szCs w:val="16"/>
                <w:lang w:val="en"/>
              </w:rPr>
              <w:t>2021</w:t>
            </w:r>
          </w:p>
        </w:tc>
        <w:tc>
          <w:tcPr>
            <w:tcW w:w="885" w:type="dxa"/>
            <w:tcMar>
              <w:top w:w="20" w:type="dxa"/>
              <w:left w:w="20" w:type="dxa"/>
              <w:bottom w:w="100" w:type="dxa"/>
              <w:right w:w="20" w:type="dxa"/>
            </w:tcMar>
          </w:tcPr>
          <w:p w14:paraId="432CF984" w14:textId="46B82DFF" w:rsidR="00D45313" w:rsidRPr="000D0FCF" w:rsidRDefault="00D45313" w:rsidP="00D45313">
            <w:pPr>
              <w:rPr>
                <w:bCs/>
                <w:sz w:val="16"/>
                <w:szCs w:val="16"/>
                <w:lang w:val="en"/>
              </w:rPr>
            </w:pPr>
            <w:r w:rsidRPr="00F87A1A">
              <w:rPr>
                <w:bCs/>
                <w:sz w:val="16"/>
                <w:szCs w:val="16"/>
                <w:lang w:val="en"/>
              </w:rPr>
              <w:t>This study</w:t>
            </w:r>
          </w:p>
        </w:tc>
      </w:tr>
      <w:tr w:rsidR="00D45313" w:rsidRPr="000D0FCF" w14:paraId="410E1C08" w14:textId="77777777" w:rsidTr="00F701F8">
        <w:trPr>
          <w:trHeight w:val="288"/>
        </w:trPr>
        <w:tc>
          <w:tcPr>
            <w:tcW w:w="1725" w:type="dxa"/>
            <w:tcMar>
              <w:top w:w="20" w:type="dxa"/>
              <w:left w:w="20" w:type="dxa"/>
              <w:bottom w:w="100" w:type="dxa"/>
              <w:right w:w="20" w:type="dxa"/>
            </w:tcMar>
            <w:vAlign w:val="bottom"/>
          </w:tcPr>
          <w:p w14:paraId="057AEDA8" w14:textId="77777777" w:rsidR="00D45313" w:rsidRPr="000D0FCF" w:rsidRDefault="00D45313" w:rsidP="00D45313">
            <w:pPr>
              <w:rPr>
                <w:bCs/>
                <w:sz w:val="16"/>
                <w:szCs w:val="16"/>
                <w:lang w:val="en"/>
              </w:rPr>
            </w:pPr>
            <w:r w:rsidRPr="000D0FCF">
              <w:rPr>
                <w:bCs/>
                <w:sz w:val="16"/>
                <w:szCs w:val="16"/>
                <w:lang w:val="en"/>
              </w:rPr>
              <w:t>NOCA_012</w:t>
            </w:r>
          </w:p>
        </w:tc>
        <w:tc>
          <w:tcPr>
            <w:tcW w:w="1845" w:type="dxa"/>
            <w:tcMar>
              <w:top w:w="20" w:type="dxa"/>
              <w:left w:w="20" w:type="dxa"/>
              <w:bottom w:w="100" w:type="dxa"/>
              <w:right w:w="20" w:type="dxa"/>
            </w:tcMar>
            <w:vAlign w:val="bottom"/>
          </w:tcPr>
          <w:p w14:paraId="57FBFEAD" w14:textId="6296BBF7" w:rsidR="00D45313" w:rsidRPr="000D0FCF" w:rsidRDefault="00D45313" w:rsidP="00D45313">
            <w:pPr>
              <w:rPr>
                <w:bCs/>
                <w:sz w:val="16"/>
                <w:szCs w:val="16"/>
                <w:lang w:val="en"/>
              </w:rPr>
            </w:pPr>
            <w:r>
              <w:rPr>
                <w:bCs/>
                <w:sz w:val="16"/>
                <w:szCs w:val="16"/>
                <w:lang w:val="en"/>
              </w:rPr>
              <w:t>Northern Cardinal</w:t>
            </w:r>
          </w:p>
        </w:tc>
        <w:tc>
          <w:tcPr>
            <w:tcW w:w="1215" w:type="dxa"/>
            <w:tcMar>
              <w:top w:w="20" w:type="dxa"/>
              <w:left w:w="20" w:type="dxa"/>
              <w:bottom w:w="100" w:type="dxa"/>
              <w:right w:w="20" w:type="dxa"/>
            </w:tcMar>
            <w:vAlign w:val="bottom"/>
          </w:tcPr>
          <w:p w14:paraId="796618F9" w14:textId="77777777" w:rsidR="00D45313" w:rsidRPr="000D0FCF" w:rsidRDefault="00D45313" w:rsidP="00D45313">
            <w:pPr>
              <w:rPr>
                <w:bCs/>
                <w:sz w:val="16"/>
                <w:szCs w:val="16"/>
                <w:lang w:val="en"/>
              </w:rPr>
            </w:pPr>
            <w:r w:rsidRPr="000D0FCF">
              <w:rPr>
                <w:bCs/>
                <w:sz w:val="16"/>
                <w:szCs w:val="16"/>
                <w:lang w:val="en"/>
              </w:rPr>
              <w:t>Urban</w:t>
            </w:r>
          </w:p>
        </w:tc>
        <w:tc>
          <w:tcPr>
            <w:tcW w:w="885" w:type="dxa"/>
            <w:vAlign w:val="bottom"/>
          </w:tcPr>
          <w:p w14:paraId="5CD8F866" w14:textId="3EDA1F96" w:rsidR="00D45313" w:rsidRPr="000D0FCF" w:rsidRDefault="00F701F8" w:rsidP="00D45313">
            <w:pPr>
              <w:rPr>
                <w:bCs/>
                <w:sz w:val="16"/>
                <w:szCs w:val="16"/>
                <w:lang w:val="en"/>
              </w:rPr>
            </w:pPr>
            <w:r>
              <w:rPr>
                <w:bCs/>
                <w:sz w:val="16"/>
                <w:szCs w:val="16"/>
                <w:lang w:val="en"/>
              </w:rPr>
              <w:t>2022</w:t>
            </w:r>
          </w:p>
        </w:tc>
        <w:tc>
          <w:tcPr>
            <w:tcW w:w="885" w:type="dxa"/>
            <w:tcMar>
              <w:top w:w="20" w:type="dxa"/>
              <w:left w:w="20" w:type="dxa"/>
              <w:bottom w:w="100" w:type="dxa"/>
              <w:right w:w="20" w:type="dxa"/>
            </w:tcMar>
          </w:tcPr>
          <w:p w14:paraId="0ABE4949" w14:textId="2EF63B08" w:rsidR="00D45313" w:rsidRPr="000D0FCF" w:rsidRDefault="00D45313" w:rsidP="00D45313">
            <w:pPr>
              <w:rPr>
                <w:bCs/>
                <w:sz w:val="16"/>
                <w:szCs w:val="16"/>
                <w:lang w:val="en"/>
              </w:rPr>
            </w:pPr>
            <w:r w:rsidRPr="00F87A1A">
              <w:rPr>
                <w:bCs/>
                <w:sz w:val="16"/>
                <w:szCs w:val="16"/>
                <w:lang w:val="en"/>
              </w:rPr>
              <w:t>This study</w:t>
            </w:r>
          </w:p>
        </w:tc>
      </w:tr>
      <w:tr w:rsidR="00D45313" w:rsidRPr="000D0FCF" w14:paraId="5AF95E80" w14:textId="77777777" w:rsidTr="00F701F8">
        <w:trPr>
          <w:trHeight w:val="288"/>
        </w:trPr>
        <w:tc>
          <w:tcPr>
            <w:tcW w:w="1725" w:type="dxa"/>
            <w:tcMar>
              <w:top w:w="20" w:type="dxa"/>
              <w:left w:w="20" w:type="dxa"/>
              <w:bottom w:w="100" w:type="dxa"/>
              <w:right w:w="20" w:type="dxa"/>
            </w:tcMar>
            <w:vAlign w:val="bottom"/>
          </w:tcPr>
          <w:p w14:paraId="555646AE" w14:textId="77777777" w:rsidR="00D45313" w:rsidRPr="000D0FCF" w:rsidRDefault="00D45313" w:rsidP="00D45313">
            <w:pPr>
              <w:rPr>
                <w:bCs/>
                <w:sz w:val="16"/>
                <w:szCs w:val="16"/>
                <w:lang w:val="en"/>
              </w:rPr>
            </w:pPr>
            <w:r w:rsidRPr="000D0FCF">
              <w:rPr>
                <w:bCs/>
                <w:sz w:val="16"/>
                <w:szCs w:val="16"/>
                <w:lang w:val="en"/>
              </w:rPr>
              <w:t>NOCA_013</w:t>
            </w:r>
          </w:p>
        </w:tc>
        <w:tc>
          <w:tcPr>
            <w:tcW w:w="1845" w:type="dxa"/>
            <w:tcMar>
              <w:top w:w="20" w:type="dxa"/>
              <w:left w:w="20" w:type="dxa"/>
              <w:bottom w:w="100" w:type="dxa"/>
              <w:right w:w="20" w:type="dxa"/>
            </w:tcMar>
            <w:vAlign w:val="bottom"/>
          </w:tcPr>
          <w:p w14:paraId="69E27100" w14:textId="1C7240CD" w:rsidR="00D45313" w:rsidRPr="000D0FCF" w:rsidRDefault="00D45313" w:rsidP="00D45313">
            <w:pPr>
              <w:rPr>
                <w:bCs/>
                <w:sz w:val="16"/>
                <w:szCs w:val="16"/>
                <w:lang w:val="en"/>
              </w:rPr>
            </w:pPr>
            <w:r>
              <w:rPr>
                <w:bCs/>
                <w:sz w:val="16"/>
                <w:szCs w:val="16"/>
                <w:lang w:val="en"/>
              </w:rPr>
              <w:t>Northern Cardinal</w:t>
            </w:r>
          </w:p>
        </w:tc>
        <w:tc>
          <w:tcPr>
            <w:tcW w:w="1215" w:type="dxa"/>
            <w:tcMar>
              <w:top w:w="20" w:type="dxa"/>
              <w:left w:w="20" w:type="dxa"/>
              <w:bottom w:w="100" w:type="dxa"/>
              <w:right w:w="20" w:type="dxa"/>
            </w:tcMar>
            <w:vAlign w:val="bottom"/>
          </w:tcPr>
          <w:p w14:paraId="2F160D81" w14:textId="77777777" w:rsidR="00D45313" w:rsidRPr="000D0FCF" w:rsidRDefault="00D45313" w:rsidP="00D45313">
            <w:pPr>
              <w:rPr>
                <w:bCs/>
                <w:sz w:val="16"/>
                <w:szCs w:val="16"/>
                <w:lang w:val="en"/>
              </w:rPr>
            </w:pPr>
            <w:r w:rsidRPr="000D0FCF">
              <w:rPr>
                <w:bCs/>
                <w:sz w:val="16"/>
                <w:szCs w:val="16"/>
                <w:lang w:val="en"/>
              </w:rPr>
              <w:t>Urban</w:t>
            </w:r>
          </w:p>
        </w:tc>
        <w:tc>
          <w:tcPr>
            <w:tcW w:w="885" w:type="dxa"/>
            <w:vAlign w:val="bottom"/>
          </w:tcPr>
          <w:p w14:paraId="7C10D50B" w14:textId="27CFAB53" w:rsidR="00D45313" w:rsidRPr="000D0FCF" w:rsidRDefault="00F701F8" w:rsidP="00D45313">
            <w:pPr>
              <w:rPr>
                <w:bCs/>
                <w:sz w:val="16"/>
                <w:szCs w:val="16"/>
                <w:lang w:val="en"/>
              </w:rPr>
            </w:pPr>
            <w:r>
              <w:rPr>
                <w:bCs/>
                <w:sz w:val="16"/>
                <w:szCs w:val="16"/>
                <w:lang w:val="en"/>
              </w:rPr>
              <w:t>2022</w:t>
            </w:r>
          </w:p>
        </w:tc>
        <w:tc>
          <w:tcPr>
            <w:tcW w:w="885" w:type="dxa"/>
            <w:tcMar>
              <w:top w:w="20" w:type="dxa"/>
              <w:left w:w="20" w:type="dxa"/>
              <w:bottom w:w="100" w:type="dxa"/>
              <w:right w:w="20" w:type="dxa"/>
            </w:tcMar>
          </w:tcPr>
          <w:p w14:paraId="2CC9F644" w14:textId="12B4D144" w:rsidR="00D45313" w:rsidRPr="000D0FCF" w:rsidRDefault="00D45313" w:rsidP="00D45313">
            <w:pPr>
              <w:rPr>
                <w:bCs/>
                <w:sz w:val="16"/>
                <w:szCs w:val="16"/>
                <w:lang w:val="en"/>
              </w:rPr>
            </w:pPr>
            <w:r w:rsidRPr="00F87A1A">
              <w:rPr>
                <w:bCs/>
                <w:sz w:val="16"/>
                <w:szCs w:val="16"/>
                <w:lang w:val="en"/>
              </w:rPr>
              <w:t>This study</w:t>
            </w:r>
          </w:p>
        </w:tc>
      </w:tr>
      <w:tr w:rsidR="00D45313" w:rsidRPr="000D0FCF" w14:paraId="5A7C78FE" w14:textId="77777777" w:rsidTr="00F701F8">
        <w:trPr>
          <w:trHeight w:val="288"/>
        </w:trPr>
        <w:tc>
          <w:tcPr>
            <w:tcW w:w="1725" w:type="dxa"/>
            <w:tcMar>
              <w:top w:w="20" w:type="dxa"/>
              <w:left w:w="20" w:type="dxa"/>
              <w:bottom w:w="100" w:type="dxa"/>
              <w:right w:w="20" w:type="dxa"/>
            </w:tcMar>
            <w:vAlign w:val="bottom"/>
          </w:tcPr>
          <w:p w14:paraId="2BAB3F80" w14:textId="77777777" w:rsidR="00D45313" w:rsidRPr="000D0FCF" w:rsidRDefault="00D45313" w:rsidP="00D45313">
            <w:pPr>
              <w:rPr>
                <w:bCs/>
                <w:sz w:val="16"/>
                <w:szCs w:val="16"/>
                <w:lang w:val="en"/>
              </w:rPr>
            </w:pPr>
            <w:r w:rsidRPr="000D0FCF">
              <w:rPr>
                <w:bCs/>
                <w:sz w:val="16"/>
                <w:szCs w:val="16"/>
                <w:lang w:val="en"/>
              </w:rPr>
              <w:t>PYRR_003</w:t>
            </w:r>
          </w:p>
        </w:tc>
        <w:tc>
          <w:tcPr>
            <w:tcW w:w="1845" w:type="dxa"/>
            <w:tcMar>
              <w:top w:w="20" w:type="dxa"/>
              <w:left w:w="20" w:type="dxa"/>
              <w:bottom w:w="100" w:type="dxa"/>
              <w:right w:w="20" w:type="dxa"/>
            </w:tcMar>
            <w:vAlign w:val="bottom"/>
          </w:tcPr>
          <w:p w14:paraId="63AFD3A9" w14:textId="77777777" w:rsidR="00D45313" w:rsidRPr="000D0FCF" w:rsidRDefault="00D45313" w:rsidP="00D45313">
            <w:pPr>
              <w:rPr>
                <w:bCs/>
                <w:sz w:val="16"/>
                <w:szCs w:val="16"/>
                <w:lang w:val="en"/>
              </w:rPr>
            </w:pPr>
            <w:r w:rsidRPr="000D0FCF">
              <w:rPr>
                <w:bCs/>
                <w:sz w:val="16"/>
                <w:szCs w:val="16"/>
                <w:lang w:val="en"/>
              </w:rPr>
              <w:t>Pyrrhuloxia</w:t>
            </w:r>
          </w:p>
        </w:tc>
        <w:tc>
          <w:tcPr>
            <w:tcW w:w="1215" w:type="dxa"/>
            <w:tcMar>
              <w:top w:w="20" w:type="dxa"/>
              <w:left w:w="20" w:type="dxa"/>
              <w:bottom w:w="100" w:type="dxa"/>
              <w:right w:w="20" w:type="dxa"/>
            </w:tcMar>
            <w:vAlign w:val="bottom"/>
          </w:tcPr>
          <w:p w14:paraId="6B57E324" w14:textId="77777777" w:rsidR="00D45313" w:rsidRPr="000D0FCF" w:rsidRDefault="00D45313" w:rsidP="00D45313">
            <w:pPr>
              <w:rPr>
                <w:bCs/>
                <w:sz w:val="16"/>
                <w:szCs w:val="16"/>
                <w:lang w:val="en"/>
              </w:rPr>
            </w:pPr>
            <w:r w:rsidRPr="000D0FCF">
              <w:rPr>
                <w:bCs/>
                <w:sz w:val="16"/>
                <w:szCs w:val="16"/>
                <w:lang w:val="en"/>
              </w:rPr>
              <w:t>Urban</w:t>
            </w:r>
          </w:p>
        </w:tc>
        <w:tc>
          <w:tcPr>
            <w:tcW w:w="885" w:type="dxa"/>
            <w:vAlign w:val="bottom"/>
          </w:tcPr>
          <w:p w14:paraId="25B1D9BC" w14:textId="3071169C" w:rsidR="00D45313" w:rsidRPr="000D0FCF" w:rsidRDefault="00F701F8" w:rsidP="00D45313">
            <w:pPr>
              <w:rPr>
                <w:bCs/>
                <w:sz w:val="16"/>
                <w:szCs w:val="16"/>
                <w:lang w:val="en"/>
              </w:rPr>
            </w:pPr>
            <w:r>
              <w:rPr>
                <w:bCs/>
                <w:sz w:val="16"/>
                <w:szCs w:val="16"/>
                <w:lang w:val="en"/>
              </w:rPr>
              <w:t>2021</w:t>
            </w:r>
          </w:p>
        </w:tc>
        <w:tc>
          <w:tcPr>
            <w:tcW w:w="885" w:type="dxa"/>
            <w:tcMar>
              <w:top w:w="20" w:type="dxa"/>
              <w:left w:w="20" w:type="dxa"/>
              <w:bottom w:w="100" w:type="dxa"/>
              <w:right w:w="20" w:type="dxa"/>
            </w:tcMar>
          </w:tcPr>
          <w:p w14:paraId="32FACC4D" w14:textId="1CE71D0F" w:rsidR="00D45313" w:rsidRPr="000D0FCF" w:rsidRDefault="00D45313" w:rsidP="00D45313">
            <w:pPr>
              <w:rPr>
                <w:bCs/>
                <w:sz w:val="16"/>
                <w:szCs w:val="16"/>
                <w:lang w:val="en"/>
              </w:rPr>
            </w:pPr>
            <w:r w:rsidRPr="00F87A1A">
              <w:rPr>
                <w:bCs/>
                <w:sz w:val="16"/>
                <w:szCs w:val="16"/>
                <w:lang w:val="en"/>
              </w:rPr>
              <w:t>This study</w:t>
            </w:r>
          </w:p>
        </w:tc>
      </w:tr>
      <w:tr w:rsidR="00D45313" w:rsidRPr="000D0FCF" w14:paraId="171CD5E9" w14:textId="77777777" w:rsidTr="00F701F8">
        <w:trPr>
          <w:trHeight w:val="288"/>
        </w:trPr>
        <w:tc>
          <w:tcPr>
            <w:tcW w:w="1725" w:type="dxa"/>
            <w:tcMar>
              <w:top w:w="20" w:type="dxa"/>
              <w:left w:w="20" w:type="dxa"/>
              <w:bottom w:w="100" w:type="dxa"/>
              <w:right w:w="20" w:type="dxa"/>
            </w:tcMar>
            <w:vAlign w:val="bottom"/>
          </w:tcPr>
          <w:p w14:paraId="743A8C00" w14:textId="77777777" w:rsidR="00D45313" w:rsidRPr="000D0FCF" w:rsidRDefault="00D45313" w:rsidP="00D45313">
            <w:pPr>
              <w:rPr>
                <w:bCs/>
                <w:sz w:val="16"/>
                <w:szCs w:val="16"/>
                <w:lang w:val="en"/>
              </w:rPr>
            </w:pPr>
            <w:r w:rsidRPr="000D0FCF">
              <w:rPr>
                <w:bCs/>
                <w:sz w:val="16"/>
                <w:szCs w:val="16"/>
                <w:lang w:val="en"/>
              </w:rPr>
              <w:t>PYRR_004</w:t>
            </w:r>
          </w:p>
        </w:tc>
        <w:tc>
          <w:tcPr>
            <w:tcW w:w="1845" w:type="dxa"/>
            <w:tcMar>
              <w:top w:w="20" w:type="dxa"/>
              <w:left w:w="20" w:type="dxa"/>
              <w:bottom w:w="100" w:type="dxa"/>
              <w:right w:w="20" w:type="dxa"/>
            </w:tcMar>
            <w:vAlign w:val="bottom"/>
          </w:tcPr>
          <w:p w14:paraId="0519D324" w14:textId="77777777" w:rsidR="00D45313" w:rsidRPr="000D0FCF" w:rsidRDefault="00D45313" w:rsidP="00D45313">
            <w:pPr>
              <w:rPr>
                <w:bCs/>
                <w:sz w:val="16"/>
                <w:szCs w:val="16"/>
                <w:lang w:val="en"/>
              </w:rPr>
            </w:pPr>
            <w:r w:rsidRPr="000D0FCF">
              <w:rPr>
                <w:bCs/>
                <w:sz w:val="16"/>
                <w:szCs w:val="16"/>
                <w:lang w:val="en"/>
              </w:rPr>
              <w:t>Pyrrhuloxia</w:t>
            </w:r>
          </w:p>
        </w:tc>
        <w:tc>
          <w:tcPr>
            <w:tcW w:w="1215" w:type="dxa"/>
            <w:tcMar>
              <w:top w:w="20" w:type="dxa"/>
              <w:left w:w="20" w:type="dxa"/>
              <w:bottom w:w="100" w:type="dxa"/>
              <w:right w:w="20" w:type="dxa"/>
            </w:tcMar>
            <w:vAlign w:val="bottom"/>
          </w:tcPr>
          <w:p w14:paraId="4AC5B85C" w14:textId="77777777" w:rsidR="00D45313" w:rsidRPr="000D0FCF" w:rsidRDefault="00D45313" w:rsidP="00D45313">
            <w:pPr>
              <w:rPr>
                <w:bCs/>
                <w:sz w:val="16"/>
                <w:szCs w:val="16"/>
                <w:lang w:val="en"/>
              </w:rPr>
            </w:pPr>
            <w:r w:rsidRPr="000D0FCF">
              <w:rPr>
                <w:bCs/>
                <w:sz w:val="16"/>
                <w:szCs w:val="16"/>
                <w:lang w:val="en"/>
              </w:rPr>
              <w:t>Urban</w:t>
            </w:r>
          </w:p>
        </w:tc>
        <w:tc>
          <w:tcPr>
            <w:tcW w:w="885" w:type="dxa"/>
            <w:vAlign w:val="bottom"/>
          </w:tcPr>
          <w:p w14:paraId="1E3E88AD" w14:textId="22FEA80A" w:rsidR="00D45313" w:rsidRPr="000D0FCF" w:rsidRDefault="00F701F8" w:rsidP="00D45313">
            <w:pPr>
              <w:rPr>
                <w:bCs/>
                <w:sz w:val="16"/>
                <w:szCs w:val="16"/>
                <w:lang w:val="en"/>
              </w:rPr>
            </w:pPr>
            <w:r>
              <w:rPr>
                <w:bCs/>
                <w:sz w:val="16"/>
                <w:szCs w:val="16"/>
                <w:lang w:val="en"/>
              </w:rPr>
              <w:t>2021</w:t>
            </w:r>
          </w:p>
        </w:tc>
        <w:tc>
          <w:tcPr>
            <w:tcW w:w="885" w:type="dxa"/>
            <w:tcMar>
              <w:top w:w="20" w:type="dxa"/>
              <w:left w:w="20" w:type="dxa"/>
              <w:bottom w:w="100" w:type="dxa"/>
              <w:right w:w="20" w:type="dxa"/>
            </w:tcMar>
          </w:tcPr>
          <w:p w14:paraId="600E13DC" w14:textId="0F13F121" w:rsidR="00D45313" w:rsidRPr="000D0FCF" w:rsidRDefault="00D45313" w:rsidP="00D45313">
            <w:pPr>
              <w:rPr>
                <w:bCs/>
                <w:sz w:val="16"/>
                <w:szCs w:val="16"/>
                <w:lang w:val="en"/>
              </w:rPr>
            </w:pPr>
            <w:r w:rsidRPr="00F87A1A">
              <w:rPr>
                <w:bCs/>
                <w:sz w:val="16"/>
                <w:szCs w:val="16"/>
                <w:lang w:val="en"/>
              </w:rPr>
              <w:t>This study</w:t>
            </w:r>
          </w:p>
        </w:tc>
      </w:tr>
      <w:tr w:rsidR="00D45313" w:rsidRPr="000D0FCF" w14:paraId="2B967F60" w14:textId="77777777" w:rsidTr="00F701F8">
        <w:trPr>
          <w:trHeight w:val="288"/>
        </w:trPr>
        <w:tc>
          <w:tcPr>
            <w:tcW w:w="1725" w:type="dxa"/>
            <w:tcMar>
              <w:top w:w="20" w:type="dxa"/>
              <w:left w:w="20" w:type="dxa"/>
              <w:bottom w:w="100" w:type="dxa"/>
              <w:right w:w="20" w:type="dxa"/>
            </w:tcMar>
            <w:vAlign w:val="bottom"/>
          </w:tcPr>
          <w:p w14:paraId="48471034" w14:textId="77777777" w:rsidR="00D45313" w:rsidRPr="000D0FCF" w:rsidRDefault="00D45313" w:rsidP="00D45313">
            <w:pPr>
              <w:rPr>
                <w:bCs/>
                <w:sz w:val="16"/>
                <w:szCs w:val="16"/>
                <w:lang w:val="en"/>
              </w:rPr>
            </w:pPr>
            <w:r w:rsidRPr="000D0FCF">
              <w:rPr>
                <w:bCs/>
                <w:sz w:val="16"/>
                <w:szCs w:val="16"/>
                <w:lang w:val="en"/>
              </w:rPr>
              <w:t>PYRR_006</w:t>
            </w:r>
          </w:p>
        </w:tc>
        <w:tc>
          <w:tcPr>
            <w:tcW w:w="1845" w:type="dxa"/>
            <w:tcMar>
              <w:top w:w="20" w:type="dxa"/>
              <w:left w:w="20" w:type="dxa"/>
              <w:bottom w:w="100" w:type="dxa"/>
              <w:right w:w="20" w:type="dxa"/>
            </w:tcMar>
            <w:vAlign w:val="bottom"/>
          </w:tcPr>
          <w:p w14:paraId="69457C72" w14:textId="77777777" w:rsidR="00D45313" w:rsidRPr="000D0FCF" w:rsidRDefault="00D45313" w:rsidP="00D45313">
            <w:pPr>
              <w:rPr>
                <w:bCs/>
                <w:sz w:val="16"/>
                <w:szCs w:val="16"/>
                <w:lang w:val="en"/>
              </w:rPr>
            </w:pPr>
            <w:r w:rsidRPr="000D0FCF">
              <w:rPr>
                <w:bCs/>
                <w:sz w:val="16"/>
                <w:szCs w:val="16"/>
                <w:lang w:val="en"/>
              </w:rPr>
              <w:t>Pyrrhuloxia</w:t>
            </w:r>
          </w:p>
        </w:tc>
        <w:tc>
          <w:tcPr>
            <w:tcW w:w="1215" w:type="dxa"/>
            <w:tcMar>
              <w:top w:w="20" w:type="dxa"/>
              <w:left w:w="20" w:type="dxa"/>
              <w:bottom w:w="100" w:type="dxa"/>
              <w:right w:w="20" w:type="dxa"/>
            </w:tcMar>
            <w:vAlign w:val="bottom"/>
          </w:tcPr>
          <w:p w14:paraId="29C40E49" w14:textId="77777777" w:rsidR="00D45313" w:rsidRPr="000D0FCF" w:rsidRDefault="00D45313" w:rsidP="00D45313">
            <w:pPr>
              <w:rPr>
                <w:bCs/>
                <w:sz w:val="16"/>
                <w:szCs w:val="16"/>
                <w:lang w:val="en"/>
              </w:rPr>
            </w:pPr>
            <w:r w:rsidRPr="000D0FCF">
              <w:rPr>
                <w:bCs/>
                <w:sz w:val="16"/>
                <w:szCs w:val="16"/>
                <w:lang w:val="en"/>
              </w:rPr>
              <w:t>Urban</w:t>
            </w:r>
          </w:p>
        </w:tc>
        <w:tc>
          <w:tcPr>
            <w:tcW w:w="885" w:type="dxa"/>
            <w:vAlign w:val="bottom"/>
          </w:tcPr>
          <w:p w14:paraId="6164DD6F" w14:textId="69742041" w:rsidR="00D45313" w:rsidRPr="000D0FCF" w:rsidRDefault="00F701F8" w:rsidP="00D45313">
            <w:pPr>
              <w:rPr>
                <w:bCs/>
                <w:sz w:val="16"/>
                <w:szCs w:val="16"/>
                <w:lang w:val="en"/>
              </w:rPr>
            </w:pPr>
            <w:r>
              <w:rPr>
                <w:bCs/>
                <w:sz w:val="16"/>
                <w:szCs w:val="16"/>
                <w:lang w:val="en"/>
              </w:rPr>
              <w:t>2021</w:t>
            </w:r>
          </w:p>
        </w:tc>
        <w:tc>
          <w:tcPr>
            <w:tcW w:w="885" w:type="dxa"/>
            <w:tcMar>
              <w:top w:w="20" w:type="dxa"/>
              <w:left w:w="20" w:type="dxa"/>
              <w:bottom w:w="100" w:type="dxa"/>
              <w:right w:w="20" w:type="dxa"/>
            </w:tcMar>
          </w:tcPr>
          <w:p w14:paraId="758FE022" w14:textId="3407290B" w:rsidR="00D45313" w:rsidRPr="000D0FCF" w:rsidRDefault="00D45313" w:rsidP="00D45313">
            <w:pPr>
              <w:rPr>
                <w:bCs/>
                <w:sz w:val="16"/>
                <w:szCs w:val="16"/>
                <w:lang w:val="en"/>
              </w:rPr>
            </w:pPr>
            <w:r w:rsidRPr="00F87A1A">
              <w:rPr>
                <w:bCs/>
                <w:sz w:val="16"/>
                <w:szCs w:val="16"/>
                <w:lang w:val="en"/>
              </w:rPr>
              <w:t>This study</w:t>
            </w:r>
          </w:p>
        </w:tc>
      </w:tr>
      <w:tr w:rsidR="00D45313" w:rsidRPr="000D0FCF" w14:paraId="4A6B01FB" w14:textId="77777777" w:rsidTr="00F701F8">
        <w:trPr>
          <w:trHeight w:val="288"/>
        </w:trPr>
        <w:tc>
          <w:tcPr>
            <w:tcW w:w="1725" w:type="dxa"/>
            <w:tcMar>
              <w:top w:w="20" w:type="dxa"/>
              <w:left w:w="20" w:type="dxa"/>
              <w:bottom w:w="100" w:type="dxa"/>
              <w:right w:w="20" w:type="dxa"/>
            </w:tcMar>
            <w:vAlign w:val="bottom"/>
          </w:tcPr>
          <w:p w14:paraId="47A145A4" w14:textId="77777777" w:rsidR="00D45313" w:rsidRPr="000D0FCF" w:rsidRDefault="00D45313" w:rsidP="00D45313">
            <w:pPr>
              <w:rPr>
                <w:bCs/>
                <w:sz w:val="16"/>
                <w:szCs w:val="16"/>
                <w:lang w:val="en"/>
              </w:rPr>
            </w:pPr>
            <w:r w:rsidRPr="000D0FCF">
              <w:rPr>
                <w:bCs/>
                <w:sz w:val="16"/>
                <w:szCs w:val="16"/>
                <w:lang w:val="en"/>
              </w:rPr>
              <w:t>PYRR_007</w:t>
            </w:r>
          </w:p>
        </w:tc>
        <w:tc>
          <w:tcPr>
            <w:tcW w:w="1845" w:type="dxa"/>
            <w:tcMar>
              <w:top w:w="20" w:type="dxa"/>
              <w:left w:w="20" w:type="dxa"/>
              <w:bottom w:w="100" w:type="dxa"/>
              <w:right w:w="20" w:type="dxa"/>
            </w:tcMar>
            <w:vAlign w:val="bottom"/>
          </w:tcPr>
          <w:p w14:paraId="10F96E29" w14:textId="77777777" w:rsidR="00D45313" w:rsidRPr="000D0FCF" w:rsidRDefault="00D45313" w:rsidP="00D45313">
            <w:pPr>
              <w:rPr>
                <w:bCs/>
                <w:sz w:val="16"/>
                <w:szCs w:val="16"/>
                <w:lang w:val="en"/>
              </w:rPr>
            </w:pPr>
            <w:r w:rsidRPr="000D0FCF">
              <w:rPr>
                <w:bCs/>
                <w:sz w:val="16"/>
                <w:szCs w:val="16"/>
                <w:lang w:val="en"/>
              </w:rPr>
              <w:t>Pyrrhuloxia</w:t>
            </w:r>
          </w:p>
        </w:tc>
        <w:tc>
          <w:tcPr>
            <w:tcW w:w="1215" w:type="dxa"/>
            <w:tcMar>
              <w:top w:w="20" w:type="dxa"/>
              <w:left w:w="20" w:type="dxa"/>
              <w:bottom w:w="100" w:type="dxa"/>
              <w:right w:w="20" w:type="dxa"/>
            </w:tcMar>
            <w:vAlign w:val="bottom"/>
          </w:tcPr>
          <w:p w14:paraId="4C03DC9B" w14:textId="77777777" w:rsidR="00D45313" w:rsidRPr="000D0FCF" w:rsidRDefault="00D45313" w:rsidP="00D45313">
            <w:pPr>
              <w:rPr>
                <w:bCs/>
                <w:sz w:val="16"/>
                <w:szCs w:val="16"/>
                <w:lang w:val="en"/>
              </w:rPr>
            </w:pPr>
            <w:r w:rsidRPr="000D0FCF">
              <w:rPr>
                <w:bCs/>
                <w:sz w:val="16"/>
                <w:szCs w:val="16"/>
                <w:lang w:val="en"/>
              </w:rPr>
              <w:t>Urban</w:t>
            </w:r>
          </w:p>
        </w:tc>
        <w:tc>
          <w:tcPr>
            <w:tcW w:w="885" w:type="dxa"/>
            <w:vAlign w:val="bottom"/>
          </w:tcPr>
          <w:p w14:paraId="4B330B9C" w14:textId="28F3CF93" w:rsidR="00D45313" w:rsidRPr="000D0FCF" w:rsidRDefault="00F701F8" w:rsidP="00D45313">
            <w:pPr>
              <w:rPr>
                <w:bCs/>
                <w:sz w:val="16"/>
                <w:szCs w:val="16"/>
                <w:lang w:val="en"/>
              </w:rPr>
            </w:pPr>
            <w:r>
              <w:rPr>
                <w:bCs/>
                <w:sz w:val="16"/>
                <w:szCs w:val="16"/>
                <w:lang w:val="en"/>
              </w:rPr>
              <w:t>2021</w:t>
            </w:r>
          </w:p>
        </w:tc>
        <w:tc>
          <w:tcPr>
            <w:tcW w:w="885" w:type="dxa"/>
            <w:tcMar>
              <w:top w:w="20" w:type="dxa"/>
              <w:left w:w="20" w:type="dxa"/>
              <w:bottom w:w="100" w:type="dxa"/>
              <w:right w:w="20" w:type="dxa"/>
            </w:tcMar>
          </w:tcPr>
          <w:p w14:paraId="00514FB2" w14:textId="796E4285" w:rsidR="00D45313" w:rsidRPr="000D0FCF" w:rsidRDefault="00D45313" w:rsidP="00D45313">
            <w:pPr>
              <w:rPr>
                <w:bCs/>
                <w:sz w:val="16"/>
                <w:szCs w:val="16"/>
                <w:lang w:val="en"/>
              </w:rPr>
            </w:pPr>
            <w:r w:rsidRPr="00F87A1A">
              <w:rPr>
                <w:bCs/>
                <w:sz w:val="16"/>
                <w:szCs w:val="16"/>
                <w:lang w:val="en"/>
              </w:rPr>
              <w:t>This study</w:t>
            </w:r>
          </w:p>
        </w:tc>
      </w:tr>
      <w:tr w:rsidR="00D45313" w:rsidRPr="000D0FCF" w14:paraId="70A089FA" w14:textId="77777777" w:rsidTr="00F701F8">
        <w:trPr>
          <w:trHeight w:val="288"/>
        </w:trPr>
        <w:tc>
          <w:tcPr>
            <w:tcW w:w="1725" w:type="dxa"/>
            <w:tcMar>
              <w:top w:w="20" w:type="dxa"/>
              <w:left w:w="20" w:type="dxa"/>
              <w:bottom w:w="100" w:type="dxa"/>
              <w:right w:w="20" w:type="dxa"/>
            </w:tcMar>
            <w:vAlign w:val="bottom"/>
          </w:tcPr>
          <w:p w14:paraId="0637DB5F" w14:textId="77777777" w:rsidR="00D45313" w:rsidRPr="000D0FCF" w:rsidRDefault="00D45313" w:rsidP="00D45313">
            <w:pPr>
              <w:rPr>
                <w:bCs/>
                <w:sz w:val="16"/>
                <w:szCs w:val="16"/>
                <w:lang w:val="en"/>
              </w:rPr>
            </w:pPr>
            <w:r w:rsidRPr="000D0FCF">
              <w:rPr>
                <w:bCs/>
                <w:sz w:val="16"/>
                <w:szCs w:val="16"/>
                <w:lang w:val="en"/>
              </w:rPr>
              <w:t>PYRR_009</w:t>
            </w:r>
          </w:p>
        </w:tc>
        <w:tc>
          <w:tcPr>
            <w:tcW w:w="1845" w:type="dxa"/>
            <w:tcMar>
              <w:top w:w="20" w:type="dxa"/>
              <w:left w:w="20" w:type="dxa"/>
              <w:bottom w:w="100" w:type="dxa"/>
              <w:right w:w="20" w:type="dxa"/>
            </w:tcMar>
            <w:vAlign w:val="bottom"/>
          </w:tcPr>
          <w:p w14:paraId="27E77D91" w14:textId="77777777" w:rsidR="00D45313" w:rsidRPr="000D0FCF" w:rsidRDefault="00D45313" w:rsidP="00D45313">
            <w:pPr>
              <w:rPr>
                <w:bCs/>
                <w:sz w:val="16"/>
                <w:szCs w:val="16"/>
                <w:lang w:val="en"/>
              </w:rPr>
            </w:pPr>
            <w:r w:rsidRPr="000D0FCF">
              <w:rPr>
                <w:bCs/>
                <w:sz w:val="16"/>
                <w:szCs w:val="16"/>
                <w:lang w:val="en"/>
              </w:rPr>
              <w:t>Pyrrhuloxia</w:t>
            </w:r>
          </w:p>
        </w:tc>
        <w:tc>
          <w:tcPr>
            <w:tcW w:w="1215" w:type="dxa"/>
            <w:tcMar>
              <w:top w:w="20" w:type="dxa"/>
              <w:left w:w="20" w:type="dxa"/>
              <w:bottom w:w="100" w:type="dxa"/>
              <w:right w:w="20" w:type="dxa"/>
            </w:tcMar>
            <w:vAlign w:val="bottom"/>
          </w:tcPr>
          <w:p w14:paraId="76C8E409" w14:textId="77777777" w:rsidR="00D45313" w:rsidRPr="000D0FCF" w:rsidRDefault="00D45313" w:rsidP="00D45313">
            <w:pPr>
              <w:rPr>
                <w:bCs/>
                <w:sz w:val="16"/>
                <w:szCs w:val="16"/>
                <w:lang w:val="en"/>
              </w:rPr>
            </w:pPr>
            <w:r w:rsidRPr="000D0FCF">
              <w:rPr>
                <w:bCs/>
                <w:sz w:val="16"/>
                <w:szCs w:val="16"/>
                <w:lang w:val="en"/>
              </w:rPr>
              <w:t>Urban</w:t>
            </w:r>
          </w:p>
        </w:tc>
        <w:tc>
          <w:tcPr>
            <w:tcW w:w="885" w:type="dxa"/>
            <w:vAlign w:val="bottom"/>
          </w:tcPr>
          <w:p w14:paraId="13E12E99" w14:textId="05AF47C9" w:rsidR="00D45313" w:rsidRPr="000D0FCF" w:rsidRDefault="00F701F8" w:rsidP="00D45313">
            <w:pPr>
              <w:rPr>
                <w:bCs/>
                <w:sz w:val="16"/>
                <w:szCs w:val="16"/>
                <w:lang w:val="en"/>
              </w:rPr>
            </w:pPr>
            <w:r>
              <w:rPr>
                <w:bCs/>
                <w:sz w:val="16"/>
                <w:szCs w:val="16"/>
                <w:lang w:val="en"/>
              </w:rPr>
              <w:t>2022</w:t>
            </w:r>
          </w:p>
        </w:tc>
        <w:tc>
          <w:tcPr>
            <w:tcW w:w="885" w:type="dxa"/>
            <w:tcMar>
              <w:top w:w="20" w:type="dxa"/>
              <w:left w:w="20" w:type="dxa"/>
              <w:bottom w:w="100" w:type="dxa"/>
              <w:right w:w="20" w:type="dxa"/>
            </w:tcMar>
          </w:tcPr>
          <w:p w14:paraId="40C56AD7" w14:textId="0B8E2398" w:rsidR="00D45313" w:rsidRPr="000D0FCF" w:rsidRDefault="00D45313" w:rsidP="00D45313">
            <w:pPr>
              <w:rPr>
                <w:bCs/>
                <w:sz w:val="16"/>
                <w:szCs w:val="16"/>
                <w:lang w:val="en"/>
              </w:rPr>
            </w:pPr>
            <w:r w:rsidRPr="00F87A1A">
              <w:rPr>
                <w:bCs/>
                <w:sz w:val="16"/>
                <w:szCs w:val="16"/>
                <w:lang w:val="en"/>
              </w:rPr>
              <w:t>This study</w:t>
            </w:r>
          </w:p>
        </w:tc>
      </w:tr>
      <w:tr w:rsidR="00D45313" w:rsidRPr="000D0FCF" w14:paraId="6D491DB4" w14:textId="77777777" w:rsidTr="00F701F8">
        <w:trPr>
          <w:trHeight w:val="288"/>
        </w:trPr>
        <w:tc>
          <w:tcPr>
            <w:tcW w:w="1725" w:type="dxa"/>
            <w:tcMar>
              <w:top w:w="20" w:type="dxa"/>
              <w:left w:w="20" w:type="dxa"/>
              <w:bottom w:w="100" w:type="dxa"/>
              <w:right w:w="20" w:type="dxa"/>
            </w:tcMar>
            <w:vAlign w:val="bottom"/>
          </w:tcPr>
          <w:p w14:paraId="59DA2DC9" w14:textId="77777777" w:rsidR="00D45313" w:rsidRPr="000D0FCF" w:rsidRDefault="00D45313" w:rsidP="00D45313">
            <w:pPr>
              <w:rPr>
                <w:bCs/>
                <w:sz w:val="16"/>
                <w:szCs w:val="16"/>
                <w:lang w:val="en"/>
              </w:rPr>
            </w:pPr>
            <w:r w:rsidRPr="000D0FCF">
              <w:rPr>
                <w:bCs/>
                <w:sz w:val="16"/>
                <w:szCs w:val="16"/>
                <w:lang w:val="en"/>
              </w:rPr>
              <w:t>PYRR_012</w:t>
            </w:r>
          </w:p>
        </w:tc>
        <w:tc>
          <w:tcPr>
            <w:tcW w:w="1845" w:type="dxa"/>
            <w:tcMar>
              <w:top w:w="20" w:type="dxa"/>
              <w:left w:w="20" w:type="dxa"/>
              <w:bottom w:w="100" w:type="dxa"/>
              <w:right w:w="20" w:type="dxa"/>
            </w:tcMar>
            <w:vAlign w:val="bottom"/>
          </w:tcPr>
          <w:p w14:paraId="221B5C80" w14:textId="77777777" w:rsidR="00D45313" w:rsidRPr="000D0FCF" w:rsidRDefault="00D45313" w:rsidP="00D45313">
            <w:pPr>
              <w:rPr>
                <w:bCs/>
                <w:sz w:val="16"/>
                <w:szCs w:val="16"/>
                <w:lang w:val="en"/>
              </w:rPr>
            </w:pPr>
            <w:r w:rsidRPr="000D0FCF">
              <w:rPr>
                <w:bCs/>
                <w:sz w:val="16"/>
                <w:szCs w:val="16"/>
                <w:lang w:val="en"/>
              </w:rPr>
              <w:t>Pyrrhuloxia</w:t>
            </w:r>
          </w:p>
        </w:tc>
        <w:tc>
          <w:tcPr>
            <w:tcW w:w="1215" w:type="dxa"/>
            <w:tcMar>
              <w:top w:w="20" w:type="dxa"/>
              <w:left w:w="20" w:type="dxa"/>
              <w:bottom w:w="100" w:type="dxa"/>
              <w:right w:w="20" w:type="dxa"/>
            </w:tcMar>
            <w:vAlign w:val="bottom"/>
          </w:tcPr>
          <w:p w14:paraId="0EB8643C" w14:textId="77777777" w:rsidR="00D45313" w:rsidRPr="000D0FCF" w:rsidRDefault="00D45313" w:rsidP="00D45313">
            <w:pPr>
              <w:rPr>
                <w:bCs/>
                <w:sz w:val="16"/>
                <w:szCs w:val="16"/>
                <w:lang w:val="en"/>
              </w:rPr>
            </w:pPr>
            <w:r w:rsidRPr="000D0FCF">
              <w:rPr>
                <w:bCs/>
                <w:sz w:val="16"/>
                <w:szCs w:val="16"/>
                <w:lang w:val="en"/>
              </w:rPr>
              <w:t>Urban</w:t>
            </w:r>
          </w:p>
        </w:tc>
        <w:tc>
          <w:tcPr>
            <w:tcW w:w="885" w:type="dxa"/>
            <w:vAlign w:val="bottom"/>
          </w:tcPr>
          <w:p w14:paraId="52E9FB15" w14:textId="0475C15A" w:rsidR="00D45313" w:rsidRPr="000D0FCF" w:rsidRDefault="00F701F8" w:rsidP="00D45313">
            <w:pPr>
              <w:rPr>
                <w:bCs/>
                <w:sz w:val="16"/>
                <w:szCs w:val="16"/>
                <w:lang w:val="en"/>
              </w:rPr>
            </w:pPr>
            <w:r>
              <w:rPr>
                <w:bCs/>
                <w:sz w:val="16"/>
                <w:szCs w:val="16"/>
                <w:lang w:val="en"/>
              </w:rPr>
              <w:t>2022</w:t>
            </w:r>
          </w:p>
        </w:tc>
        <w:tc>
          <w:tcPr>
            <w:tcW w:w="885" w:type="dxa"/>
            <w:tcMar>
              <w:top w:w="20" w:type="dxa"/>
              <w:left w:w="20" w:type="dxa"/>
              <w:bottom w:w="100" w:type="dxa"/>
              <w:right w:w="20" w:type="dxa"/>
            </w:tcMar>
          </w:tcPr>
          <w:p w14:paraId="755231B0" w14:textId="542D32DB" w:rsidR="00D45313" w:rsidRPr="000D0FCF" w:rsidRDefault="00D45313" w:rsidP="00D45313">
            <w:pPr>
              <w:rPr>
                <w:bCs/>
                <w:sz w:val="16"/>
                <w:szCs w:val="16"/>
                <w:lang w:val="en"/>
              </w:rPr>
            </w:pPr>
            <w:r w:rsidRPr="00F87A1A">
              <w:rPr>
                <w:bCs/>
                <w:sz w:val="16"/>
                <w:szCs w:val="16"/>
                <w:lang w:val="en"/>
              </w:rPr>
              <w:t>This study</w:t>
            </w:r>
          </w:p>
        </w:tc>
      </w:tr>
      <w:tr w:rsidR="007348A5" w:rsidRPr="000D0FCF" w14:paraId="34AE2B5F" w14:textId="77777777" w:rsidTr="008D1958">
        <w:trPr>
          <w:trHeight w:val="288"/>
        </w:trPr>
        <w:tc>
          <w:tcPr>
            <w:tcW w:w="1725" w:type="dxa"/>
            <w:tcMar>
              <w:top w:w="20" w:type="dxa"/>
              <w:left w:w="20" w:type="dxa"/>
              <w:bottom w:w="100" w:type="dxa"/>
              <w:right w:w="20" w:type="dxa"/>
            </w:tcMar>
            <w:vAlign w:val="bottom"/>
          </w:tcPr>
          <w:p w14:paraId="29056A78" w14:textId="543DB3D3" w:rsidR="007348A5" w:rsidRPr="000D0FCF" w:rsidRDefault="007348A5" w:rsidP="008D1958">
            <w:pPr>
              <w:rPr>
                <w:bCs/>
                <w:sz w:val="16"/>
                <w:szCs w:val="16"/>
                <w:lang w:val="en"/>
              </w:rPr>
            </w:pPr>
            <w:r w:rsidRPr="000D0FCF">
              <w:rPr>
                <w:bCs/>
                <w:sz w:val="16"/>
                <w:szCs w:val="16"/>
                <w:lang w:val="en"/>
              </w:rPr>
              <w:t>UWBM100619</w:t>
            </w:r>
          </w:p>
        </w:tc>
        <w:tc>
          <w:tcPr>
            <w:tcW w:w="1845" w:type="dxa"/>
            <w:tcMar>
              <w:top w:w="20" w:type="dxa"/>
              <w:left w:w="20" w:type="dxa"/>
              <w:bottom w:w="100" w:type="dxa"/>
              <w:right w:w="20" w:type="dxa"/>
            </w:tcMar>
            <w:vAlign w:val="bottom"/>
          </w:tcPr>
          <w:p w14:paraId="4FD23C9C" w14:textId="5FB5826F" w:rsidR="007348A5" w:rsidRPr="000D0FCF" w:rsidRDefault="00486A7C" w:rsidP="008D1958">
            <w:pPr>
              <w:rPr>
                <w:bCs/>
                <w:sz w:val="16"/>
                <w:szCs w:val="16"/>
                <w:lang w:val="en"/>
              </w:rPr>
            </w:pPr>
            <w:r>
              <w:rPr>
                <w:bCs/>
                <w:sz w:val="16"/>
                <w:szCs w:val="16"/>
                <w:lang w:val="en"/>
              </w:rPr>
              <w:t>Northern Cardinal</w:t>
            </w:r>
          </w:p>
        </w:tc>
        <w:tc>
          <w:tcPr>
            <w:tcW w:w="1215" w:type="dxa"/>
            <w:tcMar>
              <w:top w:w="20" w:type="dxa"/>
              <w:left w:w="20" w:type="dxa"/>
              <w:bottom w:w="100" w:type="dxa"/>
              <w:right w:w="20" w:type="dxa"/>
            </w:tcMar>
            <w:vAlign w:val="bottom"/>
          </w:tcPr>
          <w:p w14:paraId="4F6BFD4B" w14:textId="77777777" w:rsidR="007348A5" w:rsidRPr="000D0FCF" w:rsidRDefault="007348A5" w:rsidP="008D1958">
            <w:pPr>
              <w:rPr>
                <w:bCs/>
                <w:sz w:val="16"/>
                <w:szCs w:val="16"/>
                <w:lang w:val="en"/>
              </w:rPr>
            </w:pPr>
            <w:r w:rsidRPr="000D0FCF">
              <w:rPr>
                <w:bCs/>
                <w:sz w:val="16"/>
                <w:szCs w:val="16"/>
                <w:lang w:val="en"/>
              </w:rPr>
              <w:t>Rural</w:t>
            </w:r>
          </w:p>
        </w:tc>
        <w:tc>
          <w:tcPr>
            <w:tcW w:w="885" w:type="dxa"/>
            <w:vAlign w:val="bottom"/>
          </w:tcPr>
          <w:p w14:paraId="7CE1112A" w14:textId="77777777" w:rsidR="007348A5" w:rsidRDefault="007348A5" w:rsidP="008D1958">
            <w:pPr>
              <w:rPr>
                <w:bCs/>
                <w:sz w:val="16"/>
                <w:szCs w:val="16"/>
                <w:lang w:val="en"/>
              </w:rPr>
            </w:pPr>
            <w:r>
              <w:rPr>
                <w:bCs/>
                <w:sz w:val="16"/>
                <w:szCs w:val="16"/>
                <w:lang w:val="en"/>
              </w:rPr>
              <w:t>2007</w:t>
            </w:r>
          </w:p>
        </w:tc>
        <w:tc>
          <w:tcPr>
            <w:tcW w:w="885" w:type="dxa"/>
            <w:tcMar>
              <w:top w:w="20" w:type="dxa"/>
              <w:left w:w="20" w:type="dxa"/>
              <w:bottom w:w="100" w:type="dxa"/>
              <w:right w:w="20" w:type="dxa"/>
            </w:tcMar>
            <w:vAlign w:val="bottom"/>
          </w:tcPr>
          <w:p w14:paraId="615C802D" w14:textId="77777777" w:rsidR="007348A5" w:rsidRPr="000D0FCF" w:rsidRDefault="007348A5" w:rsidP="008D1958">
            <w:pPr>
              <w:rPr>
                <w:bCs/>
                <w:sz w:val="16"/>
                <w:szCs w:val="16"/>
                <w:lang w:val="en"/>
              </w:rPr>
            </w:pPr>
            <w:r>
              <w:rPr>
                <w:bCs/>
                <w:sz w:val="16"/>
                <w:szCs w:val="16"/>
                <w:lang w:val="en"/>
              </w:rPr>
              <w:t>UWBM</w:t>
            </w:r>
          </w:p>
        </w:tc>
      </w:tr>
      <w:tr w:rsidR="007348A5" w:rsidRPr="000D0FCF" w14:paraId="2A2A8CA0" w14:textId="77777777" w:rsidTr="008D1958">
        <w:trPr>
          <w:trHeight w:val="288"/>
        </w:trPr>
        <w:tc>
          <w:tcPr>
            <w:tcW w:w="1725" w:type="dxa"/>
            <w:tcMar>
              <w:top w:w="20" w:type="dxa"/>
              <w:left w:w="20" w:type="dxa"/>
              <w:bottom w:w="100" w:type="dxa"/>
              <w:right w:w="20" w:type="dxa"/>
            </w:tcMar>
            <w:vAlign w:val="bottom"/>
          </w:tcPr>
          <w:p w14:paraId="18C29A01" w14:textId="58CE5352" w:rsidR="007348A5" w:rsidRPr="000D0FCF" w:rsidRDefault="007348A5" w:rsidP="008D1958">
            <w:pPr>
              <w:rPr>
                <w:bCs/>
                <w:sz w:val="16"/>
                <w:szCs w:val="16"/>
                <w:lang w:val="en"/>
              </w:rPr>
            </w:pPr>
            <w:r w:rsidRPr="000D0FCF">
              <w:rPr>
                <w:bCs/>
                <w:sz w:val="16"/>
                <w:szCs w:val="16"/>
                <w:lang w:val="en"/>
              </w:rPr>
              <w:t>UWBM100620</w:t>
            </w:r>
          </w:p>
        </w:tc>
        <w:tc>
          <w:tcPr>
            <w:tcW w:w="1845" w:type="dxa"/>
            <w:tcMar>
              <w:top w:w="20" w:type="dxa"/>
              <w:left w:w="20" w:type="dxa"/>
              <w:bottom w:w="100" w:type="dxa"/>
              <w:right w:w="20" w:type="dxa"/>
            </w:tcMar>
            <w:vAlign w:val="bottom"/>
          </w:tcPr>
          <w:p w14:paraId="7C9ADE91" w14:textId="79F057F4" w:rsidR="007348A5" w:rsidRPr="000D0FCF" w:rsidRDefault="00486A7C" w:rsidP="008D1958">
            <w:pPr>
              <w:rPr>
                <w:bCs/>
                <w:sz w:val="16"/>
                <w:szCs w:val="16"/>
                <w:lang w:val="en"/>
              </w:rPr>
            </w:pPr>
            <w:r>
              <w:rPr>
                <w:bCs/>
                <w:sz w:val="16"/>
                <w:szCs w:val="16"/>
                <w:lang w:val="en"/>
              </w:rPr>
              <w:t>Northern Cardinal</w:t>
            </w:r>
          </w:p>
        </w:tc>
        <w:tc>
          <w:tcPr>
            <w:tcW w:w="1215" w:type="dxa"/>
            <w:tcMar>
              <w:top w:w="20" w:type="dxa"/>
              <w:left w:w="20" w:type="dxa"/>
              <w:bottom w:w="100" w:type="dxa"/>
              <w:right w:w="20" w:type="dxa"/>
            </w:tcMar>
            <w:vAlign w:val="bottom"/>
          </w:tcPr>
          <w:p w14:paraId="5C596872" w14:textId="77777777" w:rsidR="007348A5" w:rsidRPr="000D0FCF" w:rsidRDefault="007348A5" w:rsidP="008D1958">
            <w:pPr>
              <w:rPr>
                <w:bCs/>
                <w:sz w:val="16"/>
                <w:szCs w:val="16"/>
                <w:lang w:val="en"/>
              </w:rPr>
            </w:pPr>
            <w:r w:rsidRPr="000D0FCF">
              <w:rPr>
                <w:bCs/>
                <w:sz w:val="16"/>
                <w:szCs w:val="16"/>
                <w:lang w:val="en"/>
              </w:rPr>
              <w:t>Rural</w:t>
            </w:r>
          </w:p>
        </w:tc>
        <w:tc>
          <w:tcPr>
            <w:tcW w:w="885" w:type="dxa"/>
            <w:vAlign w:val="bottom"/>
          </w:tcPr>
          <w:p w14:paraId="6D08BC59" w14:textId="77777777" w:rsidR="007348A5" w:rsidRDefault="007348A5" w:rsidP="008D1958">
            <w:pPr>
              <w:rPr>
                <w:bCs/>
                <w:sz w:val="16"/>
                <w:szCs w:val="16"/>
                <w:lang w:val="en"/>
              </w:rPr>
            </w:pPr>
            <w:r>
              <w:rPr>
                <w:bCs/>
                <w:sz w:val="16"/>
                <w:szCs w:val="16"/>
                <w:lang w:val="en"/>
              </w:rPr>
              <w:t>2007</w:t>
            </w:r>
          </w:p>
        </w:tc>
        <w:tc>
          <w:tcPr>
            <w:tcW w:w="885" w:type="dxa"/>
            <w:tcMar>
              <w:top w:w="20" w:type="dxa"/>
              <w:left w:w="20" w:type="dxa"/>
              <w:bottom w:w="100" w:type="dxa"/>
              <w:right w:w="20" w:type="dxa"/>
            </w:tcMar>
            <w:vAlign w:val="bottom"/>
          </w:tcPr>
          <w:p w14:paraId="032E817F" w14:textId="77777777" w:rsidR="007348A5" w:rsidRPr="000D0FCF" w:rsidRDefault="007348A5" w:rsidP="008D1958">
            <w:pPr>
              <w:rPr>
                <w:bCs/>
                <w:sz w:val="16"/>
                <w:szCs w:val="16"/>
                <w:lang w:val="en"/>
              </w:rPr>
            </w:pPr>
            <w:r>
              <w:rPr>
                <w:bCs/>
                <w:sz w:val="16"/>
                <w:szCs w:val="16"/>
                <w:lang w:val="en"/>
              </w:rPr>
              <w:t>UWBM</w:t>
            </w:r>
          </w:p>
        </w:tc>
      </w:tr>
      <w:tr w:rsidR="007348A5" w:rsidRPr="000D0FCF" w14:paraId="5176AD25" w14:textId="77777777" w:rsidTr="008D1958">
        <w:trPr>
          <w:trHeight w:val="288"/>
        </w:trPr>
        <w:tc>
          <w:tcPr>
            <w:tcW w:w="1725" w:type="dxa"/>
            <w:tcMar>
              <w:top w:w="20" w:type="dxa"/>
              <w:left w:w="20" w:type="dxa"/>
              <w:bottom w:w="100" w:type="dxa"/>
              <w:right w:w="20" w:type="dxa"/>
            </w:tcMar>
            <w:vAlign w:val="bottom"/>
          </w:tcPr>
          <w:p w14:paraId="3D61A567" w14:textId="30DF28B6" w:rsidR="007348A5" w:rsidRPr="000D0FCF" w:rsidRDefault="007348A5" w:rsidP="008D1958">
            <w:pPr>
              <w:rPr>
                <w:bCs/>
                <w:sz w:val="16"/>
                <w:szCs w:val="16"/>
                <w:lang w:val="en"/>
              </w:rPr>
            </w:pPr>
            <w:r w:rsidRPr="000D0FCF">
              <w:rPr>
                <w:bCs/>
                <w:sz w:val="16"/>
                <w:szCs w:val="16"/>
                <w:lang w:val="en"/>
              </w:rPr>
              <w:t>UWBM100621</w:t>
            </w:r>
          </w:p>
        </w:tc>
        <w:tc>
          <w:tcPr>
            <w:tcW w:w="1845" w:type="dxa"/>
            <w:tcMar>
              <w:top w:w="20" w:type="dxa"/>
              <w:left w:w="20" w:type="dxa"/>
              <w:bottom w:w="100" w:type="dxa"/>
              <w:right w:w="20" w:type="dxa"/>
            </w:tcMar>
            <w:vAlign w:val="bottom"/>
          </w:tcPr>
          <w:p w14:paraId="661331A3" w14:textId="6BB7CF15" w:rsidR="007348A5" w:rsidRPr="000D0FCF" w:rsidRDefault="00486A7C" w:rsidP="008D1958">
            <w:pPr>
              <w:rPr>
                <w:bCs/>
                <w:sz w:val="16"/>
                <w:szCs w:val="16"/>
                <w:lang w:val="en"/>
              </w:rPr>
            </w:pPr>
            <w:r>
              <w:rPr>
                <w:bCs/>
                <w:sz w:val="16"/>
                <w:szCs w:val="16"/>
                <w:lang w:val="en"/>
              </w:rPr>
              <w:t>Northern Cardinal</w:t>
            </w:r>
          </w:p>
        </w:tc>
        <w:tc>
          <w:tcPr>
            <w:tcW w:w="1215" w:type="dxa"/>
            <w:tcMar>
              <w:top w:w="20" w:type="dxa"/>
              <w:left w:w="20" w:type="dxa"/>
              <w:bottom w:w="100" w:type="dxa"/>
              <w:right w:w="20" w:type="dxa"/>
            </w:tcMar>
            <w:vAlign w:val="bottom"/>
          </w:tcPr>
          <w:p w14:paraId="09643686" w14:textId="77777777" w:rsidR="007348A5" w:rsidRPr="000D0FCF" w:rsidRDefault="007348A5" w:rsidP="008D1958">
            <w:pPr>
              <w:rPr>
                <w:bCs/>
                <w:sz w:val="16"/>
                <w:szCs w:val="16"/>
                <w:lang w:val="en"/>
              </w:rPr>
            </w:pPr>
            <w:r w:rsidRPr="000D0FCF">
              <w:rPr>
                <w:bCs/>
                <w:sz w:val="16"/>
                <w:szCs w:val="16"/>
                <w:lang w:val="en"/>
              </w:rPr>
              <w:t>Rural</w:t>
            </w:r>
          </w:p>
        </w:tc>
        <w:tc>
          <w:tcPr>
            <w:tcW w:w="885" w:type="dxa"/>
            <w:vAlign w:val="bottom"/>
          </w:tcPr>
          <w:p w14:paraId="648C7344" w14:textId="77777777" w:rsidR="007348A5" w:rsidRDefault="007348A5" w:rsidP="008D1958">
            <w:pPr>
              <w:rPr>
                <w:bCs/>
                <w:sz w:val="16"/>
                <w:szCs w:val="16"/>
                <w:lang w:val="en"/>
              </w:rPr>
            </w:pPr>
            <w:r>
              <w:rPr>
                <w:bCs/>
                <w:sz w:val="16"/>
                <w:szCs w:val="16"/>
                <w:lang w:val="en"/>
              </w:rPr>
              <w:t>2007</w:t>
            </w:r>
          </w:p>
        </w:tc>
        <w:tc>
          <w:tcPr>
            <w:tcW w:w="885" w:type="dxa"/>
            <w:tcMar>
              <w:top w:w="20" w:type="dxa"/>
              <w:left w:w="20" w:type="dxa"/>
              <w:bottom w:w="100" w:type="dxa"/>
              <w:right w:w="20" w:type="dxa"/>
            </w:tcMar>
            <w:vAlign w:val="bottom"/>
          </w:tcPr>
          <w:p w14:paraId="7B2EE791" w14:textId="77777777" w:rsidR="007348A5" w:rsidRPr="000D0FCF" w:rsidRDefault="007348A5" w:rsidP="008D1958">
            <w:pPr>
              <w:rPr>
                <w:bCs/>
                <w:sz w:val="16"/>
                <w:szCs w:val="16"/>
                <w:lang w:val="en"/>
              </w:rPr>
            </w:pPr>
            <w:r>
              <w:rPr>
                <w:bCs/>
                <w:sz w:val="16"/>
                <w:szCs w:val="16"/>
                <w:lang w:val="en"/>
              </w:rPr>
              <w:t>UWBM</w:t>
            </w:r>
          </w:p>
        </w:tc>
      </w:tr>
      <w:tr w:rsidR="007348A5" w:rsidRPr="000D0FCF" w14:paraId="23F1DA34" w14:textId="77777777" w:rsidTr="008D1958">
        <w:trPr>
          <w:trHeight w:val="288"/>
        </w:trPr>
        <w:tc>
          <w:tcPr>
            <w:tcW w:w="1725" w:type="dxa"/>
            <w:tcMar>
              <w:top w:w="20" w:type="dxa"/>
              <w:left w:w="20" w:type="dxa"/>
              <w:bottom w:w="100" w:type="dxa"/>
              <w:right w:w="20" w:type="dxa"/>
            </w:tcMar>
            <w:vAlign w:val="bottom"/>
          </w:tcPr>
          <w:p w14:paraId="50DD4DDD" w14:textId="6DAA7D53" w:rsidR="007348A5" w:rsidRPr="000D0FCF" w:rsidRDefault="007348A5" w:rsidP="008D1958">
            <w:pPr>
              <w:rPr>
                <w:bCs/>
                <w:sz w:val="16"/>
                <w:szCs w:val="16"/>
                <w:lang w:val="en"/>
              </w:rPr>
            </w:pPr>
            <w:r w:rsidRPr="000D0FCF">
              <w:rPr>
                <w:bCs/>
                <w:sz w:val="16"/>
                <w:szCs w:val="16"/>
                <w:lang w:val="en"/>
              </w:rPr>
              <w:t>UWBM103345</w:t>
            </w:r>
          </w:p>
        </w:tc>
        <w:tc>
          <w:tcPr>
            <w:tcW w:w="1845" w:type="dxa"/>
            <w:tcMar>
              <w:top w:w="20" w:type="dxa"/>
              <w:left w:w="20" w:type="dxa"/>
              <w:bottom w:w="100" w:type="dxa"/>
              <w:right w:w="20" w:type="dxa"/>
            </w:tcMar>
            <w:vAlign w:val="bottom"/>
          </w:tcPr>
          <w:p w14:paraId="550106ED" w14:textId="0AEC74E4" w:rsidR="007348A5" w:rsidRPr="000D0FCF" w:rsidRDefault="00486A7C" w:rsidP="008D1958">
            <w:pPr>
              <w:rPr>
                <w:bCs/>
                <w:sz w:val="16"/>
                <w:szCs w:val="16"/>
                <w:lang w:val="en"/>
              </w:rPr>
            </w:pPr>
            <w:r>
              <w:rPr>
                <w:bCs/>
                <w:sz w:val="16"/>
                <w:szCs w:val="16"/>
                <w:lang w:val="en"/>
              </w:rPr>
              <w:t>Northern Cardinal</w:t>
            </w:r>
          </w:p>
        </w:tc>
        <w:tc>
          <w:tcPr>
            <w:tcW w:w="1215" w:type="dxa"/>
            <w:tcMar>
              <w:top w:w="20" w:type="dxa"/>
              <w:left w:w="20" w:type="dxa"/>
              <w:bottom w:w="100" w:type="dxa"/>
              <w:right w:w="20" w:type="dxa"/>
            </w:tcMar>
            <w:vAlign w:val="bottom"/>
          </w:tcPr>
          <w:p w14:paraId="2373A4AA" w14:textId="77777777" w:rsidR="007348A5" w:rsidRPr="000D0FCF" w:rsidRDefault="007348A5" w:rsidP="008D1958">
            <w:pPr>
              <w:rPr>
                <w:bCs/>
                <w:sz w:val="16"/>
                <w:szCs w:val="16"/>
                <w:lang w:val="en"/>
              </w:rPr>
            </w:pPr>
            <w:r w:rsidRPr="000D0FCF">
              <w:rPr>
                <w:bCs/>
                <w:sz w:val="16"/>
                <w:szCs w:val="16"/>
                <w:lang w:val="en"/>
              </w:rPr>
              <w:t>Rural</w:t>
            </w:r>
          </w:p>
        </w:tc>
        <w:tc>
          <w:tcPr>
            <w:tcW w:w="885" w:type="dxa"/>
            <w:vAlign w:val="bottom"/>
          </w:tcPr>
          <w:p w14:paraId="2680DD2F" w14:textId="77777777" w:rsidR="007348A5" w:rsidRDefault="007348A5" w:rsidP="008D1958">
            <w:pPr>
              <w:rPr>
                <w:bCs/>
                <w:sz w:val="16"/>
                <w:szCs w:val="16"/>
                <w:lang w:val="en"/>
              </w:rPr>
            </w:pPr>
            <w:r>
              <w:rPr>
                <w:bCs/>
                <w:sz w:val="16"/>
                <w:szCs w:val="16"/>
                <w:lang w:val="en"/>
              </w:rPr>
              <w:t>1999</w:t>
            </w:r>
          </w:p>
        </w:tc>
        <w:tc>
          <w:tcPr>
            <w:tcW w:w="885" w:type="dxa"/>
            <w:tcMar>
              <w:top w:w="20" w:type="dxa"/>
              <w:left w:w="20" w:type="dxa"/>
              <w:bottom w:w="100" w:type="dxa"/>
              <w:right w:w="20" w:type="dxa"/>
            </w:tcMar>
            <w:vAlign w:val="bottom"/>
          </w:tcPr>
          <w:p w14:paraId="38B21C3B" w14:textId="77777777" w:rsidR="007348A5" w:rsidRPr="000D0FCF" w:rsidRDefault="007348A5" w:rsidP="008D1958">
            <w:pPr>
              <w:rPr>
                <w:bCs/>
                <w:sz w:val="16"/>
                <w:szCs w:val="16"/>
                <w:lang w:val="en"/>
              </w:rPr>
            </w:pPr>
            <w:r>
              <w:rPr>
                <w:bCs/>
                <w:sz w:val="16"/>
                <w:szCs w:val="16"/>
                <w:lang w:val="en"/>
              </w:rPr>
              <w:t>UWBM</w:t>
            </w:r>
          </w:p>
        </w:tc>
      </w:tr>
      <w:tr w:rsidR="007348A5" w:rsidRPr="000D0FCF" w14:paraId="278C27A4" w14:textId="77777777" w:rsidTr="008D1958">
        <w:trPr>
          <w:trHeight w:val="288"/>
        </w:trPr>
        <w:tc>
          <w:tcPr>
            <w:tcW w:w="1725" w:type="dxa"/>
            <w:tcMar>
              <w:top w:w="20" w:type="dxa"/>
              <w:left w:w="20" w:type="dxa"/>
              <w:bottom w:w="100" w:type="dxa"/>
              <w:right w:w="20" w:type="dxa"/>
            </w:tcMar>
            <w:vAlign w:val="bottom"/>
          </w:tcPr>
          <w:p w14:paraId="104CBD68" w14:textId="09D84522" w:rsidR="007348A5" w:rsidRPr="000D0FCF" w:rsidRDefault="007348A5" w:rsidP="008D1958">
            <w:pPr>
              <w:rPr>
                <w:bCs/>
                <w:sz w:val="16"/>
                <w:szCs w:val="16"/>
                <w:lang w:val="en"/>
              </w:rPr>
            </w:pPr>
            <w:r w:rsidRPr="000D0FCF">
              <w:rPr>
                <w:bCs/>
                <w:sz w:val="16"/>
                <w:szCs w:val="16"/>
                <w:lang w:val="en"/>
              </w:rPr>
              <w:t>UWBM103346</w:t>
            </w:r>
          </w:p>
        </w:tc>
        <w:tc>
          <w:tcPr>
            <w:tcW w:w="1845" w:type="dxa"/>
            <w:tcMar>
              <w:top w:w="20" w:type="dxa"/>
              <w:left w:w="20" w:type="dxa"/>
              <w:bottom w:w="100" w:type="dxa"/>
              <w:right w:w="20" w:type="dxa"/>
            </w:tcMar>
            <w:vAlign w:val="bottom"/>
          </w:tcPr>
          <w:p w14:paraId="6B0B0151" w14:textId="77777777" w:rsidR="007348A5" w:rsidRPr="000D0FCF" w:rsidRDefault="007348A5" w:rsidP="008D1958">
            <w:pPr>
              <w:rPr>
                <w:bCs/>
                <w:sz w:val="16"/>
                <w:szCs w:val="16"/>
                <w:lang w:val="en"/>
              </w:rPr>
            </w:pPr>
            <w:r w:rsidRPr="000D0FCF">
              <w:rPr>
                <w:bCs/>
                <w:sz w:val="16"/>
                <w:szCs w:val="16"/>
                <w:lang w:val="en"/>
              </w:rPr>
              <w:t>Pyrrhuloxia</w:t>
            </w:r>
          </w:p>
        </w:tc>
        <w:tc>
          <w:tcPr>
            <w:tcW w:w="1215" w:type="dxa"/>
            <w:tcMar>
              <w:top w:w="20" w:type="dxa"/>
              <w:left w:w="20" w:type="dxa"/>
              <w:bottom w:w="100" w:type="dxa"/>
              <w:right w:w="20" w:type="dxa"/>
            </w:tcMar>
            <w:vAlign w:val="bottom"/>
          </w:tcPr>
          <w:p w14:paraId="203E65A8" w14:textId="77777777" w:rsidR="007348A5" w:rsidRPr="000D0FCF" w:rsidRDefault="007348A5" w:rsidP="008D1958">
            <w:pPr>
              <w:rPr>
                <w:bCs/>
                <w:sz w:val="16"/>
                <w:szCs w:val="16"/>
                <w:lang w:val="en"/>
              </w:rPr>
            </w:pPr>
            <w:r w:rsidRPr="000D0FCF">
              <w:rPr>
                <w:bCs/>
                <w:sz w:val="16"/>
                <w:szCs w:val="16"/>
                <w:lang w:val="en"/>
              </w:rPr>
              <w:t>Rural</w:t>
            </w:r>
          </w:p>
        </w:tc>
        <w:tc>
          <w:tcPr>
            <w:tcW w:w="885" w:type="dxa"/>
            <w:vAlign w:val="bottom"/>
          </w:tcPr>
          <w:p w14:paraId="14CEA0CC" w14:textId="77777777" w:rsidR="007348A5" w:rsidRDefault="007348A5" w:rsidP="008D1958">
            <w:pPr>
              <w:rPr>
                <w:bCs/>
                <w:sz w:val="16"/>
                <w:szCs w:val="16"/>
                <w:lang w:val="en"/>
              </w:rPr>
            </w:pPr>
            <w:r>
              <w:rPr>
                <w:bCs/>
                <w:sz w:val="16"/>
                <w:szCs w:val="16"/>
                <w:lang w:val="en"/>
              </w:rPr>
              <w:t>1999</w:t>
            </w:r>
          </w:p>
        </w:tc>
        <w:tc>
          <w:tcPr>
            <w:tcW w:w="885" w:type="dxa"/>
            <w:tcMar>
              <w:top w:w="20" w:type="dxa"/>
              <w:left w:w="20" w:type="dxa"/>
              <w:bottom w:w="100" w:type="dxa"/>
              <w:right w:w="20" w:type="dxa"/>
            </w:tcMar>
            <w:vAlign w:val="bottom"/>
          </w:tcPr>
          <w:p w14:paraId="55FB5F84" w14:textId="77777777" w:rsidR="007348A5" w:rsidRPr="000D0FCF" w:rsidRDefault="007348A5" w:rsidP="008D1958">
            <w:pPr>
              <w:rPr>
                <w:bCs/>
                <w:sz w:val="16"/>
                <w:szCs w:val="16"/>
                <w:lang w:val="en"/>
              </w:rPr>
            </w:pPr>
            <w:r>
              <w:rPr>
                <w:bCs/>
                <w:sz w:val="16"/>
                <w:szCs w:val="16"/>
                <w:lang w:val="en"/>
              </w:rPr>
              <w:t>UWBM</w:t>
            </w:r>
          </w:p>
        </w:tc>
      </w:tr>
      <w:tr w:rsidR="007348A5" w:rsidRPr="000D0FCF" w14:paraId="0CF5F5D0" w14:textId="77777777" w:rsidTr="008D1958">
        <w:trPr>
          <w:trHeight w:val="288"/>
        </w:trPr>
        <w:tc>
          <w:tcPr>
            <w:tcW w:w="1725" w:type="dxa"/>
            <w:tcMar>
              <w:top w:w="20" w:type="dxa"/>
              <w:left w:w="20" w:type="dxa"/>
              <w:bottom w:w="100" w:type="dxa"/>
              <w:right w:w="20" w:type="dxa"/>
            </w:tcMar>
            <w:vAlign w:val="bottom"/>
          </w:tcPr>
          <w:p w14:paraId="46D98C81" w14:textId="592AA96A" w:rsidR="007348A5" w:rsidRPr="000D0FCF" w:rsidRDefault="007348A5" w:rsidP="008D1958">
            <w:pPr>
              <w:rPr>
                <w:bCs/>
                <w:sz w:val="16"/>
                <w:szCs w:val="16"/>
                <w:lang w:val="en"/>
              </w:rPr>
            </w:pPr>
            <w:r w:rsidRPr="000D0FCF">
              <w:rPr>
                <w:bCs/>
                <w:sz w:val="16"/>
                <w:szCs w:val="16"/>
                <w:lang w:val="en"/>
              </w:rPr>
              <w:t>UWBM77548</w:t>
            </w:r>
          </w:p>
        </w:tc>
        <w:tc>
          <w:tcPr>
            <w:tcW w:w="1845" w:type="dxa"/>
            <w:tcMar>
              <w:top w:w="20" w:type="dxa"/>
              <w:left w:w="20" w:type="dxa"/>
              <w:bottom w:w="100" w:type="dxa"/>
              <w:right w:w="20" w:type="dxa"/>
            </w:tcMar>
            <w:vAlign w:val="bottom"/>
          </w:tcPr>
          <w:p w14:paraId="22F0071C" w14:textId="77777777" w:rsidR="007348A5" w:rsidRPr="000D0FCF" w:rsidRDefault="007348A5" w:rsidP="008D1958">
            <w:pPr>
              <w:rPr>
                <w:bCs/>
                <w:sz w:val="16"/>
                <w:szCs w:val="16"/>
                <w:lang w:val="en"/>
              </w:rPr>
            </w:pPr>
            <w:r w:rsidRPr="000D0FCF">
              <w:rPr>
                <w:bCs/>
                <w:sz w:val="16"/>
                <w:szCs w:val="16"/>
                <w:lang w:val="en"/>
              </w:rPr>
              <w:t>Pyrrhuloxia</w:t>
            </w:r>
          </w:p>
        </w:tc>
        <w:tc>
          <w:tcPr>
            <w:tcW w:w="1215" w:type="dxa"/>
            <w:tcMar>
              <w:top w:w="20" w:type="dxa"/>
              <w:left w:w="20" w:type="dxa"/>
              <w:bottom w:w="100" w:type="dxa"/>
              <w:right w:w="20" w:type="dxa"/>
            </w:tcMar>
            <w:vAlign w:val="bottom"/>
          </w:tcPr>
          <w:p w14:paraId="6D4D7345" w14:textId="77777777" w:rsidR="007348A5" w:rsidRPr="000D0FCF" w:rsidRDefault="007348A5" w:rsidP="008D1958">
            <w:pPr>
              <w:rPr>
                <w:bCs/>
                <w:sz w:val="16"/>
                <w:szCs w:val="16"/>
                <w:lang w:val="en"/>
              </w:rPr>
            </w:pPr>
            <w:r w:rsidRPr="000D0FCF">
              <w:rPr>
                <w:bCs/>
                <w:sz w:val="16"/>
                <w:szCs w:val="16"/>
                <w:lang w:val="en"/>
              </w:rPr>
              <w:t>Rural</w:t>
            </w:r>
          </w:p>
        </w:tc>
        <w:tc>
          <w:tcPr>
            <w:tcW w:w="885" w:type="dxa"/>
            <w:vAlign w:val="bottom"/>
          </w:tcPr>
          <w:p w14:paraId="4F4BFD73" w14:textId="77777777" w:rsidR="007348A5" w:rsidRDefault="007348A5" w:rsidP="008D1958">
            <w:pPr>
              <w:rPr>
                <w:bCs/>
                <w:sz w:val="16"/>
                <w:szCs w:val="16"/>
                <w:lang w:val="en"/>
              </w:rPr>
            </w:pPr>
            <w:r>
              <w:rPr>
                <w:bCs/>
                <w:sz w:val="16"/>
                <w:szCs w:val="16"/>
                <w:lang w:val="en"/>
              </w:rPr>
              <w:t>2004</w:t>
            </w:r>
          </w:p>
        </w:tc>
        <w:tc>
          <w:tcPr>
            <w:tcW w:w="885" w:type="dxa"/>
            <w:tcMar>
              <w:top w:w="20" w:type="dxa"/>
              <w:left w:w="20" w:type="dxa"/>
              <w:bottom w:w="100" w:type="dxa"/>
              <w:right w:w="20" w:type="dxa"/>
            </w:tcMar>
            <w:vAlign w:val="bottom"/>
          </w:tcPr>
          <w:p w14:paraId="31470776" w14:textId="77777777" w:rsidR="007348A5" w:rsidRPr="000D0FCF" w:rsidRDefault="007348A5" w:rsidP="008D1958">
            <w:pPr>
              <w:rPr>
                <w:bCs/>
                <w:sz w:val="16"/>
                <w:szCs w:val="16"/>
                <w:lang w:val="en"/>
              </w:rPr>
            </w:pPr>
            <w:r>
              <w:rPr>
                <w:bCs/>
                <w:sz w:val="16"/>
                <w:szCs w:val="16"/>
                <w:lang w:val="en"/>
              </w:rPr>
              <w:t>UWBM</w:t>
            </w:r>
          </w:p>
        </w:tc>
      </w:tr>
      <w:tr w:rsidR="007348A5" w:rsidRPr="000D0FCF" w14:paraId="038F874C" w14:textId="77777777" w:rsidTr="008D1958">
        <w:trPr>
          <w:trHeight w:val="288"/>
        </w:trPr>
        <w:tc>
          <w:tcPr>
            <w:tcW w:w="1725" w:type="dxa"/>
            <w:tcMar>
              <w:top w:w="20" w:type="dxa"/>
              <w:left w:w="20" w:type="dxa"/>
              <w:bottom w:w="100" w:type="dxa"/>
              <w:right w:w="20" w:type="dxa"/>
            </w:tcMar>
            <w:vAlign w:val="bottom"/>
          </w:tcPr>
          <w:p w14:paraId="52E3EC07" w14:textId="39ADD670" w:rsidR="007348A5" w:rsidRPr="000D0FCF" w:rsidRDefault="007348A5" w:rsidP="008D1958">
            <w:pPr>
              <w:rPr>
                <w:bCs/>
                <w:sz w:val="16"/>
                <w:szCs w:val="16"/>
                <w:lang w:val="en"/>
              </w:rPr>
            </w:pPr>
            <w:r w:rsidRPr="000D0FCF">
              <w:rPr>
                <w:bCs/>
                <w:sz w:val="16"/>
                <w:szCs w:val="16"/>
                <w:lang w:val="en"/>
              </w:rPr>
              <w:t>UWBM77718</w:t>
            </w:r>
          </w:p>
        </w:tc>
        <w:tc>
          <w:tcPr>
            <w:tcW w:w="1845" w:type="dxa"/>
            <w:tcMar>
              <w:top w:w="20" w:type="dxa"/>
              <w:left w:w="20" w:type="dxa"/>
              <w:bottom w:w="100" w:type="dxa"/>
              <w:right w:w="20" w:type="dxa"/>
            </w:tcMar>
            <w:vAlign w:val="bottom"/>
          </w:tcPr>
          <w:p w14:paraId="0CE29C9E" w14:textId="77777777" w:rsidR="007348A5" w:rsidRPr="000D0FCF" w:rsidRDefault="007348A5" w:rsidP="008D1958">
            <w:pPr>
              <w:rPr>
                <w:bCs/>
                <w:sz w:val="16"/>
                <w:szCs w:val="16"/>
                <w:lang w:val="en"/>
              </w:rPr>
            </w:pPr>
            <w:r w:rsidRPr="000D0FCF">
              <w:rPr>
                <w:bCs/>
                <w:sz w:val="16"/>
                <w:szCs w:val="16"/>
                <w:lang w:val="en"/>
              </w:rPr>
              <w:t>Pyrrhuloxia</w:t>
            </w:r>
          </w:p>
        </w:tc>
        <w:tc>
          <w:tcPr>
            <w:tcW w:w="1215" w:type="dxa"/>
            <w:tcMar>
              <w:top w:w="20" w:type="dxa"/>
              <w:left w:w="20" w:type="dxa"/>
              <w:bottom w:w="100" w:type="dxa"/>
              <w:right w:w="20" w:type="dxa"/>
            </w:tcMar>
            <w:vAlign w:val="bottom"/>
          </w:tcPr>
          <w:p w14:paraId="6C9F053B" w14:textId="77777777" w:rsidR="007348A5" w:rsidRPr="000D0FCF" w:rsidRDefault="007348A5" w:rsidP="008D1958">
            <w:pPr>
              <w:rPr>
                <w:bCs/>
                <w:sz w:val="16"/>
                <w:szCs w:val="16"/>
                <w:lang w:val="en"/>
              </w:rPr>
            </w:pPr>
            <w:r w:rsidRPr="000D0FCF">
              <w:rPr>
                <w:bCs/>
                <w:sz w:val="16"/>
                <w:szCs w:val="16"/>
                <w:lang w:val="en"/>
              </w:rPr>
              <w:t>Rural</w:t>
            </w:r>
          </w:p>
        </w:tc>
        <w:tc>
          <w:tcPr>
            <w:tcW w:w="885" w:type="dxa"/>
            <w:vAlign w:val="bottom"/>
          </w:tcPr>
          <w:p w14:paraId="2B988C3D" w14:textId="77777777" w:rsidR="007348A5" w:rsidRDefault="007348A5" w:rsidP="008D1958">
            <w:pPr>
              <w:rPr>
                <w:bCs/>
                <w:sz w:val="16"/>
                <w:szCs w:val="16"/>
                <w:lang w:val="en"/>
              </w:rPr>
            </w:pPr>
            <w:r>
              <w:rPr>
                <w:bCs/>
                <w:sz w:val="16"/>
                <w:szCs w:val="16"/>
                <w:lang w:val="en"/>
              </w:rPr>
              <w:t>2004</w:t>
            </w:r>
          </w:p>
        </w:tc>
        <w:tc>
          <w:tcPr>
            <w:tcW w:w="885" w:type="dxa"/>
            <w:tcMar>
              <w:top w:w="20" w:type="dxa"/>
              <w:left w:w="20" w:type="dxa"/>
              <w:bottom w:w="100" w:type="dxa"/>
              <w:right w:w="20" w:type="dxa"/>
            </w:tcMar>
            <w:vAlign w:val="bottom"/>
          </w:tcPr>
          <w:p w14:paraId="1648D7E7" w14:textId="77777777" w:rsidR="007348A5" w:rsidRPr="000D0FCF" w:rsidRDefault="007348A5" w:rsidP="008D1958">
            <w:pPr>
              <w:rPr>
                <w:bCs/>
                <w:sz w:val="16"/>
                <w:szCs w:val="16"/>
                <w:lang w:val="en"/>
              </w:rPr>
            </w:pPr>
            <w:r>
              <w:rPr>
                <w:bCs/>
                <w:sz w:val="16"/>
                <w:szCs w:val="16"/>
                <w:lang w:val="en"/>
              </w:rPr>
              <w:t>UWBM</w:t>
            </w:r>
          </w:p>
        </w:tc>
      </w:tr>
      <w:tr w:rsidR="007348A5" w:rsidRPr="000D0FCF" w14:paraId="753261BE" w14:textId="77777777" w:rsidTr="008D1958">
        <w:trPr>
          <w:trHeight w:val="288"/>
        </w:trPr>
        <w:tc>
          <w:tcPr>
            <w:tcW w:w="1725" w:type="dxa"/>
            <w:tcMar>
              <w:top w:w="20" w:type="dxa"/>
              <w:left w:w="20" w:type="dxa"/>
              <w:bottom w:w="100" w:type="dxa"/>
              <w:right w:w="20" w:type="dxa"/>
            </w:tcMar>
            <w:vAlign w:val="bottom"/>
          </w:tcPr>
          <w:p w14:paraId="344621F0" w14:textId="60A031F4" w:rsidR="007348A5" w:rsidRPr="000D0FCF" w:rsidRDefault="007348A5" w:rsidP="008D1958">
            <w:pPr>
              <w:rPr>
                <w:bCs/>
                <w:sz w:val="16"/>
                <w:szCs w:val="16"/>
                <w:lang w:val="en"/>
              </w:rPr>
            </w:pPr>
            <w:r w:rsidRPr="000D0FCF">
              <w:rPr>
                <w:bCs/>
                <w:sz w:val="16"/>
                <w:szCs w:val="16"/>
                <w:lang w:val="en"/>
              </w:rPr>
              <w:t>UWBM77780</w:t>
            </w:r>
          </w:p>
        </w:tc>
        <w:tc>
          <w:tcPr>
            <w:tcW w:w="1845" w:type="dxa"/>
            <w:tcMar>
              <w:top w:w="20" w:type="dxa"/>
              <w:left w:w="20" w:type="dxa"/>
              <w:bottom w:w="100" w:type="dxa"/>
              <w:right w:w="20" w:type="dxa"/>
            </w:tcMar>
            <w:vAlign w:val="bottom"/>
          </w:tcPr>
          <w:p w14:paraId="0190B7ED" w14:textId="77777777" w:rsidR="007348A5" w:rsidRPr="000D0FCF" w:rsidRDefault="007348A5" w:rsidP="008D1958">
            <w:pPr>
              <w:rPr>
                <w:bCs/>
                <w:sz w:val="16"/>
                <w:szCs w:val="16"/>
                <w:lang w:val="en"/>
              </w:rPr>
            </w:pPr>
            <w:r w:rsidRPr="000D0FCF">
              <w:rPr>
                <w:bCs/>
                <w:sz w:val="16"/>
                <w:szCs w:val="16"/>
                <w:lang w:val="en"/>
              </w:rPr>
              <w:t>Pyrrhuloxia</w:t>
            </w:r>
          </w:p>
        </w:tc>
        <w:tc>
          <w:tcPr>
            <w:tcW w:w="1215" w:type="dxa"/>
            <w:tcMar>
              <w:top w:w="20" w:type="dxa"/>
              <w:left w:w="20" w:type="dxa"/>
              <w:bottom w:w="100" w:type="dxa"/>
              <w:right w:w="20" w:type="dxa"/>
            </w:tcMar>
            <w:vAlign w:val="bottom"/>
          </w:tcPr>
          <w:p w14:paraId="27ECBA5E" w14:textId="77777777" w:rsidR="007348A5" w:rsidRPr="000D0FCF" w:rsidRDefault="007348A5" w:rsidP="008D1958">
            <w:pPr>
              <w:rPr>
                <w:bCs/>
                <w:sz w:val="16"/>
                <w:szCs w:val="16"/>
                <w:lang w:val="en"/>
              </w:rPr>
            </w:pPr>
            <w:r w:rsidRPr="000D0FCF">
              <w:rPr>
                <w:bCs/>
                <w:sz w:val="16"/>
                <w:szCs w:val="16"/>
                <w:lang w:val="en"/>
              </w:rPr>
              <w:t>Rural</w:t>
            </w:r>
          </w:p>
        </w:tc>
        <w:tc>
          <w:tcPr>
            <w:tcW w:w="885" w:type="dxa"/>
            <w:vAlign w:val="bottom"/>
          </w:tcPr>
          <w:p w14:paraId="3FB675A0" w14:textId="77777777" w:rsidR="007348A5" w:rsidRDefault="007348A5" w:rsidP="008D1958">
            <w:pPr>
              <w:rPr>
                <w:bCs/>
                <w:sz w:val="16"/>
                <w:szCs w:val="16"/>
                <w:lang w:val="en"/>
              </w:rPr>
            </w:pPr>
            <w:r>
              <w:rPr>
                <w:bCs/>
                <w:sz w:val="16"/>
                <w:szCs w:val="16"/>
                <w:lang w:val="en"/>
              </w:rPr>
              <w:t>2004</w:t>
            </w:r>
          </w:p>
        </w:tc>
        <w:tc>
          <w:tcPr>
            <w:tcW w:w="885" w:type="dxa"/>
            <w:tcMar>
              <w:top w:w="20" w:type="dxa"/>
              <w:left w:w="20" w:type="dxa"/>
              <w:bottom w:w="100" w:type="dxa"/>
              <w:right w:w="20" w:type="dxa"/>
            </w:tcMar>
            <w:vAlign w:val="bottom"/>
          </w:tcPr>
          <w:p w14:paraId="55CB596C" w14:textId="77777777" w:rsidR="007348A5" w:rsidRPr="000D0FCF" w:rsidRDefault="007348A5" w:rsidP="008D1958">
            <w:pPr>
              <w:rPr>
                <w:bCs/>
                <w:sz w:val="16"/>
                <w:szCs w:val="16"/>
                <w:lang w:val="en"/>
              </w:rPr>
            </w:pPr>
            <w:r>
              <w:rPr>
                <w:bCs/>
                <w:sz w:val="16"/>
                <w:szCs w:val="16"/>
                <w:lang w:val="en"/>
              </w:rPr>
              <w:t>UWBM</w:t>
            </w:r>
          </w:p>
        </w:tc>
      </w:tr>
      <w:tr w:rsidR="007348A5" w:rsidRPr="000D0FCF" w14:paraId="23A6470A" w14:textId="77777777" w:rsidTr="008D1958">
        <w:trPr>
          <w:trHeight w:val="288"/>
        </w:trPr>
        <w:tc>
          <w:tcPr>
            <w:tcW w:w="1725" w:type="dxa"/>
            <w:tcMar>
              <w:top w:w="20" w:type="dxa"/>
              <w:left w:w="20" w:type="dxa"/>
              <w:bottom w:w="100" w:type="dxa"/>
              <w:right w:w="20" w:type="dxa"/>
            </w:tcMar>
            <w:vAlign w:val="bottom"/>
          </w:tcPr>
          <w:p w14:paraId="28DCAA3D" w14:textId="41653092" w:rsidR="007348A5" w:rsidRPr="000D0FCF" w:rsidRDefault="007348A5" w:rsidP="008D1958">
            <w:pPr>
              <w:rPr>
                <w:bCs/>
                <w:sz w:val="16"/>
                <w:szCs w:val="16"/>
                <w:lang w:val="en"/>
              </w:rPr>
            </w:pPr>
            <w:r w:rsidRPr="000D0FCF">
              <w:rPr>
                <w:bCs/>
                <w:sz w:val="16"/>
                <w:szCs w:val="16"/>
                <w:lang w:val="en"/>
              </w:rPr>
              <w:t>UWBM77781</w:t>
            </w:r>
          </w:p>
        </w:tc>
        <w:tc>
          <w:tcPr>
            <w:tcW w:w="1845" w:type="dxa"/>
            <w:tcMar>
              <w:top w:w="20" w:type="dxa"/>
              <w:left w:w="20" w:type="dxa"/>
              <w:bottom w:w="100" w:type="dxa"/>
              <w:right w:w="20" w:type="dxa"/>
            </w:tcMar>
            <w:vAlign w:val="bottom"/>
          </w:tcPr>
          <w:p w14:paraId="347BB583" w14:textId="77777777" w:rsidR="007348A5" w:rsidRPr="000D0FCF" w:rsidRDefault="007348A5" w:rsidP="008D1958">
            <w:pPr>
              <w:rPr>
                <w:bCs/>
                <w:sz w:val="16"/>
                <w:szCs w:val="16"/>
                <w:lang w:val="en"/>
              </w:rPr>
            </w:pPr>
            <w:r w:rsidRPr="000D0FCF">
              <w:rPr>
                <w:bCs/>
                <w:sz w:val="16"/>
                <w:szCs w:val="16"/>
                <w:lang w:val="en"/>
              </w:rPr>
              <w:t>Pyrrhuloxia</w:t>
            </w:r>
          </w:p>
        </w:tc>
        <w:tc>
          <w:tcPr>
            <w:tcW w:w="1215" w:type="dxa"/>
            <w:tcMar>
              <w:top w:w="20" w:type="dxa"/>
              <w:left w:w="20" w:type="dxa"/>
              <w:bottom w:w="100" w:type="dxa"/>
              <w:right w:w="20" w:type="dxa"/>
            </w:tcMar>
            <w:vAlign w:val="bottom"/>
          </w:tcPr>
          <w:p w14:paraId="08EF23C8" w14:textId="77777777" w:rsidR="007348A5" w:rsidRPr="000D0FCF" w:rsidRDefault="007348A5" w:rsidP="008D1958">
            <w:pPr>
              <w:rPr>
                <w:bCs/>
                <w:sz w:val="16"/>
                <w:szCs w:val="16"/>
                <w:lang w:val="en"/>
              </w:rPr>
            </w:pPr>
            <w:r w:rsidRPr="000D0FCF">
              <w:rPr>
                <w:bCs/>
                <w:sz w:val="16"/>
                <w:szCs w:val="16"/>
                <w:lang w:val="en"/>
              </w:rPr>
              <w:t>Rural</w:t>
            </w:r>
          </w:p>
        </w:tc>
        <w:tc>
          <w:tcPr>
            <w:tcW w:w="885" w:type="dxa"/>
            <w:vAlign w:val="bottom"/>
          </w:tcPr>
          <w:p w14:paraId="593C642E" w14:textId="77777777" w:rsidR="007348A5" w:rsidRDefault="007348A5" w:rsidP="008D1958">
            <w:pPr>
              <w:rPr>
                <w:bCs/>
                <w:sz w:val="16"/>
                <w:szCs w:val="16"/>
                <w:lang w:val="en"/>
              </w:rPr>
            </w:pPr>
            <w:r>
              <w:rPr>
                <w:bCs/>
                <w:sz w:val="16"/>
                <w:szCs w:val="16"/>
                <w:lang w:val="en"/>
              </w:rPr>
              <w:t>2004</w:t>
            </w:r>
          </w:p>
        </w:tc>
        <w:tc>
          <w:tcPr>
            <w:tcW w:w="885" w:type="dxa"/>
            <w:tcMar>
              <w:top w:w="20" w:type="dxa"/>
              <w:left w:w="20" w:type="dxa"/>
              <w:bottom w:w="100" w:type="dxa"/>
              <w:right w:w="20" w:type="dxa"/>
            </w:tcMar>
            <w:vAlign w:val="bottom"/>
          </w:tcPr>
          <w:p w14:paraId="7CDC1F36" w14:textId="77777777" w:rsidR="007348A5" w:rsidRPr="000D0FCF" w:rsidRDefault="007348A5" w:rsidP="008D1958">
            <w:pPr>
              <w:rPr>
                <w:bCs/>
                <w:sz w:val="16"/>
                <w:szCs w:val="16"/>
                <w:lang w:val="en"/>
              </w:rPr>
            </w:pPr>
            <w:r>
              <w:rPr>
                <w:bCs/>
                <w:sz w:val="16"/>
                <w:szCs w:val="16"/>
                <w:lang w:val="en"/>
              </w:rPr>
              <w:t>UWBM</w:t>
            </w:r>
          </w:p>
        </w:tc>
      </w:tr>
      <w:tr w:rsidR="007348A5" w:rsidRPr="000D0FCF" w14:paraId="32F6A0E2" w14:textId="77777777" w:rsidTr="008D1958">
        <w:trPr>
          <w:trHeight w:val="288"/>
        </w:trPr>
        <w:tc>
          <w:tcPr>
            <w:tcW w:w="1725" w:type="dxa"/>
            <w:tcMar>
              <w:top w:w="20" w:type="dxa"/>
              <w:left w:w="20" w:type="dxa"/>
              <w:bottom w:w="100" w:type="dxa"/>
              <w:right w:w="20" w:type="dxa"/>
            </w:tcMar>
            <w:vAlign w:val="bottom"/>
          </w:tcPr>
          <w:p w14:paraId="3D001E2E" w14:textId="524E5108" w:rsidR="007348A5" w:rsidRPr="000D0FCF" w:rsidRDefault="007348A5" w:rsidP="008D1958">
            <w:pPr>
              <w:rPr>
                <w:bCs/>
                <w:sz w:val="16"/>
                <w:szCs w:val="16"/>
                <w:lang w:val="en"/>
              </w:rPr>
            </w:pPr>
            <w:r w:rsidRPr="000D0FCF">
              <w:rPr>
                <w:bCs/>
                <w:sz w:val="16"/>
                <w:szCs w:val="16"/>
                <w:lang w:val="en"/>
              </w:rPr>
              <w:t>UWBM77856</w:t>
            </w:r>
          </w:p>
        </w:tc>
        <w:tc>
          <w:tcPr>
            <w:tcW w:w="1845" w:type="dxa"/>
            <w:tcMar>
              <w:top w:w="20" w:type="dxa"/>
              <w:left w:w="20" w:type="dxa"/>
              <w:bottom w:w="100" w:type="dxa"/>
              <w:right w:w="20" w:type="dxa"/>
            </w:tcMar>
            <w:vAlign w:val="bottom"/>
          </w:tcPr>
          <w:p w14:paraId="4892927E" w14:textId="1F7871DE" w:rsidR="007348A5" w:rsidRPr="000D0FCF" w:rsidRDefault="00486A7C" w:rsidP="008D1958">
            <w:pPr>
              <w:rPr>
                <w:bCs/>
                <w:sz w:val="16"/>
                <w:szCs w:val="16"/>
                <w:lang w:val="en"/>
              </w:rPr>
            </w:pPr>
            <w:r>
              <w:rPr>
                <w:bCs/>
                <w:sz w:val="16"/>
                <w:szCs w:val="16"/>
                <w:lang w:val="en"/>
              </w:rPr>
              <w:t>Northern Cardinal</w:t>
            </w:r>
          </w:p>
        </w:tc>
        <w:tc>
          <w:tcPr>
            <w:tcW w:w="1215" w:type="dxa"/>
            <w:tcMar>
              <w:top w:w="20" w:type="dxa"/>
              <w:left w:w="20" w:type="dxa"/>
              <w:bottom w:w="100" w:type="dxa"/>
              <w:right w:w="20" w:type="dxa"/>
            </w:tcMar>
            <w:vAlign w:val="bottom"/>
          </w:tcPr>
          <w:p w14:paraId="3A0AC610" w14:textId="77777777" w:rsidR="007348A5" w:rsidRPr="000D0FCF" w:rsidRDefault="007348A5" w:rsidP="008D1958">
            <w:pPr>
              <w:rPr>
                <w:bCs/>
                <w:sz w:val="16"/>
                <w:szCs w:val="16"/>
                <w:lang w:val="en"/>
              </w:rPr>
            </w:pPr>
            <w:r w:rsidRPr="000D0FCF">
              <w:rPr>
                <w:bCs/>
                <w:sz w:val="16"/>
                <w:szCs w:val="16"/>
                <w:lang w:val="en"/>
              </w:rPr>
              <w:t>Rural</w:t>
            </w:r>
          </w:p>
        </w:tc>
        <w:tc>
          <w:tcPr>
            <w:tcW w:w="885" w:type="dxa"/>
            <w:vAlign w:val="bottom"/>
          </w:tcPr>
          <w:p w14:paraId="4A5D28EE" w14:textId="77777777" w:rsidR="007348A5" w:rsidRDefault="007348A5" w:rsidP="008D1958">
            <w:pPr>
              <w:rPr>
                <w:bCs/>
                <w:sz w:val="16"/>
                <w:szCs w:val="16"/>
                <w:lang w:val="en"/>
              </w:rPr>
            </w:pPr>
            <w:r>
              <w:rPr>
                <w:bCs/>
                <w:sz w:val="16"/>
                <w:szCs w:val="16"/>
                <w:lang w:val="en"/>
              </w:rPr>
              <w:t>2003</w:t>
            </w:r>
          </w:p>
        </w:tc>
        <w:tc>
          <w:tcPr>
            <w:tcW w:w="885" w:type="dxa"/>
            <w:tcMar>
              <w:top w:w="20" w:type="dxa"/>
              <w:left w:w="20" w:type="dxa"/>
              <w:bottom w:w="100" w:type="dxa"/>
              <w:right w:w="20" w:type="dxa"/>
            </w:tcMar>
            <w:vAlign w:val="bottom"/>
          </w:tcPr>
          <w:p w14:paraId="72F8197C" w14:textId="77777777" w:rsidR="007348A5" w:rsidRPr="000D0FCF" w:rsidRDefault="007348A5" w:rsidP="008D1958">
            <w:pPr>
              <w:rPr>
                <w:bCs/>
                <w:sz w:val="16"/>
                <w:szCs w:val="16"/>
                <w:lang w:val="en"/>
              </w:rPr>
            </w:pPr>
            <w:r>
              <w:rPr>
                <w:bCs/>
                <w:sz w:val="16"/>
                <w:szCs w:val="16"/>
                <w:lang w:val="en"/>
              </w:rPr>
              <w:t>UWBM</w:t>
            </w:r>
          </w:p>
        </w:tc>
      </w:tr>
      <w:tr w:rsidR="007348A5" w:rsidRPr="000D0FCF" w14:paraId="7B285AFF" w14:textId="77777777" w:rsidTr="008D1958">
        <w:trPr>
          <w:trHeight w:val="288"/>
        </w:trPr>
        <w:tc>
          <w:tcPr>
            <w:tcW w:w="1725" w:type="dxa"/>
            <w:tcMar>
              <w:top w:w="20" w:type="dxa"/>
              <w:left w:w="20" w:type="dxa"/>
              <w:bottom w:w="100" w:type="dxa"/>
              <w:right w:w="20" w:type="dxa"/>
            </w:tcMar>
            <w:vAlign w:val="bottom"/>
          </w:tcPr>
          <w:p w14:paraId="3A86DB3D" w14:textId="7A517EFA" w:rsidR="007348A5" w:rsidRPr="000D0FCF" w:rsidRDefault="007348A5" w:rsidP="008D1958">
            <w:pPr>
              <w:rPr>
                <w:bCs/>
                <w:sz w:val="16"/>
                <w:szCs w:val="16"/>
                <w:lang w:val="en"/>
              </w:rPr>
            </w:pPr>
            <w:r w:rsidRPr="000D0FCF">
              <w:rPr>
                <w:bCs/>
                <w:sz w:val="16"/>
                <w:szCs w:val="16"/>
                <w:lang w:val="en"/>
              </w:rPr>
              <w:t>UWBM77978</w:t>
            </w:r>
          </w:p>
        </w:tc>
        <w:tc>
          <w:tcPr>
            <w:tcW w:w="1845" w:type="dxa"/>
            <w:tcMar>
              <w:top w:w="20" w:type="dxa"/>
              <w:left w:w="20" w:type="dxa"/>
              <w:bottom w:w="100" w:type="dxa"/>
              <w:right w:w="20" w:type="dxa"/>
            </w:tcMar>
            <w:vAlign w:val="bottom"/>
          </w:tcPr>
          <w:p w14:paraId="62958488" w14:textId="3E6444DB" w:rsidR="007348A5" w:rsidRPr="000D0FCF" w:rsidRDefault="00486A7C" w:rsidP="008D1958">
            <w:pPr>
              <w:rPr>
                <w:bCs/>
                <w:sz w:val="16"/>
                <w:szCs w:val="16"/>
                <w:lang w:val="en"/>
              </w:rPr>
            </w:pPr>
            <w:r>
              <w:rPr>
                <w:bCs/>
                <w:sz w:val="16"/>
                <w:szCs w:val="16"/>
                <w:lang w:val="en"/>
              </w:rPr>
              <w:t>Northern Cardinal</w:t>
            </w:r>
          </w:p>
        </w:tc>
        <w:tc>
          <w:tcPr>
            <w:tcW w:w="1215" w:type="dxa"/>
            <w:tcMar>
              <w:top w:w="20" w:type="dxa"/>
              <w:left w:w="20" w:type="dxa"/>
              <w:bottom w:w="100" w:type="dxa"/>
              <w:right w:w="20" w:type="dxa"/>
            </w:tcMar>
            <w:vAlign w:val="bottom"/>
          </w:tcPr>
          <w:p w14:paraId="1D0A394A" w14:textId="77777777" w:rsidR="007348A5" w:rsidRPr="000D0FCF" w:rsidRDefault="007348A5" w:rsidP="008D1958">
            <w:pPr>
              <w:rPr>
                <w:bCs/>
                <w:sz w:val="16"/>
                <w:szCs w:val="16"/>
                <w:lang w:val="en"/>
              </w:rPr>
            </w:pPr>
            <w:r w:rsidRPr="000D0FCF">
              <w:rPr>
                <w:bCs/>
                <w:sz w:val="16"/>
                <w:szCs w:val="16"/>
                <w:lang w:val="en"/>
              </w:rPr>
              <w:t>Rural</w:t>
            </w:r>
          </w:p>
        </w:tc>
        <w:tc>
          <w:tcPr>
            <w:tcW w:w="885" w:type="dxa"/>
            <w:vAlign w:val="bottom"/>
          </w:tcPr>
          <w:p w14:paraId="2C44843B" w14:textId="77777777" w:rsidR="007348A5" w:rsidRDefault="007348A5" w:rsidP="008D1958">
            <w:pPr>
              <w:rPr>
                <w:bCs/>
                <w:sz w:val="16"/>
                <w:szCs w:val="16"/>
                <w:lang w:val="en"/>
              </w:rPr>
            </w:pPr>
            <w:r>
              <w:rPr>
                <w:bCs/>
                <w:sz w:val="16"/>
                <w:szCs w:val="16"/>
                <w:lang w:val="en"/>
              </w:rPr>
              <w:t>2003</w:t>
            </w:r>
          </w:p>
        </w:tc>
        <w:tc>
          <w:tcPr>
            <w:tcW w:w="885" w:type="dxa"/>
            <w:tcMar>
              <w:top w:w="20" w:type="dxa"/>
              <w:left w:w="20" w:type="dxa"/>
              <w:bottom w:w="100" w:type="dxa"/>
              <w:right w:w="20" w:type="dxa"/>
            </w:tcMar>
            <w:vAlign w:val="bottom"/>
          </w:tcPr>
          <w:p w14:paraId="5B9195B0" w14:textId="77777777" w:rsidR="007348A5" w:rsidRPr="000D0FCF" w:rsidRDefault="007348A5" w:rsidP="008D1958">
            <w:pPr>
              <w:rPr>
                <w:bCs/>
                <w:sz w:val="16"/>
                <w:szCs w:val="16"/>
                <w:lang w:val="en"/>
              </w:rPr>
            </w:pPr>
            <w:r>
              <w:rPr>
                <w:bCs/>
                <w:sz w:val="16"/>
                <w:szCs w:val="16"/>
                <w:lang w:val="en"/>
              </w:rPr>
              <w:t>UWBM</w:t>
            </w:r>
          </w:p>
        </w:tc>
      </w:tr>
      <w:tr w:rsidR="007348A5" w:rsidRPr="000D0FCF" w14:paraId="31CA8D62" w14:textId="77777777" w:rsidTr="008D1958">
        <w:trPr>
          <w:trHeight w:val="288"/>
        </w:trPr>
        <w:tc>
          <w:tcPr>
            <w:tcW w:w="1725" w:type="dxa"/>
            <w:tcMar>
              <w:top w:w="20" w:type="dxa"/>
              <w:left w:w="20" w:type="dxa"/>
              <w:bottom w:w="100" w:type="dxa"/>
              <w:right w:w="20" w:type="dxa"/>
            </w:tcMar>
            <w:vAlign w:val="bottom"/>
          </w:tcPr>
          <w:p w14:paraId="5637F593" w14:textId="0C9711CF" w:rsidR="007348A5" w:rsidRPr="000D0FCF" w:rsidRDefault="007348A5" w:rsidP="008D1958">
            <w:pPr>
              <w:rPr>
                <w:bCs/>
                <w:sz w:val="16"/>
                <w:szCs w:val="16"/>
                <w:lang w:val="en"/>
              </w:rPr>
            </w:pPr>
            <w:r w:rsidRPr="000D0FCF">
              <w:rPr>
                <w:bCs/>
                <w:sz w:val="16"/>
                <w:szCs w:val="16"/>
                <w:lang w:val="en"/>
              </w:rPr>
              <w:t>MSB25201</w:t>
            </w:r>
          </w:p>
        </w:tc>
        <w:tc>
          <w:tcPr>
            <w:tcW w:w="1845" w:type="dxa"/>
            <w:tcMar>
              <w:top w:w="20" w:type="dxa"/>
              <w:left w:w="20" w:type="dxa"/>
              <w:bottom w:w="100" w:type="dxa"/>
              <w:right w:w="20" w:type="dxa"/>
            </w:tcMar>
            <w:vAlign w:val="bottom"/>
          </w:tcPr>
          <w:p w14:paraId="3BD4FBDE" w14:textId="77777777" w:rsidR="007348A5" w:rsidRPr="000D0FCF" w:rsidRDefault="007348A5" w:rsidP="008D1958">
            <w:pPr>
              <w:rPr>
                <w:bCs/>
                <w:sz w:val="16"/>
                <w:szCs w:val="16"/>
                <w:lang w:val="en"/>
              </w:rPr>
            </w:pPr>
            <w:r w:rsidRPr="000D0FCF">
              <w:rPr>
                <w:bCs/>
                <w:sz w:val="16"/>
                <w:szCs w:val="16"/>
                <w:lang w:val="en"/>
              </w:rPr>
              <w:t>Pyrrhuloxia</w:t>
            </w:r>
          </w:p>
        </w:tc>
        <w:tc>
          <w:tcPr>
            <w:tcW w:w="1215" w:type="dxa"/>
            <w:tcMar>
              <w:top w:w="20" w:type="dxa"/>
              <w:left w:w="20" w:type="dxa"/>
              <w:bottom w:w="100" w:type="dxa"/>
              <w:right w:w="20" w:type="dxa"/>
            </w:tcMar>
            <w:vAlign w:val="bottom"/>
          </w:tcPr>
          <w:p w14:paraId="74CF49F7" w14:textId="77777777" w:rsidR="007348A5" w:rsidRPr="000D0FCF" w:rsidRDefault="007348A5" w:rsidP="008D1958">
            <w:pPr>
              <w:rPr>
                <w:bCs/>
                <w:sz w:val="16"/>
                <w:szCs w:val="16"/>
                <w:lang w:val="en"/>
              </w:rPr>
            </w:pPr>
            <w:r w:rsidRPr="000D0FCF">
              <w:rPr>
                <w:bCs/>
                <w:sz w:val="16"/>
                <w:szCs w:val="16"/>
                <w:lang w:val="en"/>
              </w:rPr>
              <w:t>Rural</w:t>
            </w:r>
          </w:p>
        </w:tc>
        <w:tc>
          <w:tcPr>
            <w:tcW w:w="885" w:type="dxa"/>
            <w:vAlign w:val="bottom"/>
          </w:tcPr>
          <w:p w14:paraId="4F556C29" w14:textId="77777777" w:rsidR="007348A5" w:rsidRDefault="007348A5" w:rsidP="008D1958">
            <w:pPr>
              <w:rPr>
                <w:bCs/>
                <w:sz w:val="16"/>
                <w:szCs w:val="16"/>
                <w:lang w:val="en"/>
              </w:rPr>
            </w:pPr>
            <w:r>
              <w:rPr>
                <w:bCs/>
                <w:sz w:val="16"/>
                <w:szCs w:val="16"/>
                <w:lang w:val="en"/>
              </w:rPr>
              <w:t>2004</w:t>
            </w:r>
          </w:p>
        </w:tc>
        <w:tc>
          <w:tcPr>
            <w:tcW w:w="885" w:type="dxa"/>
            <w:tcMar>
              <w:top w:w="20" w:type="dxa"/>
              <w:left w:w="20" w:type="dxa"/>
              <w:bottom w:w="100" w:type="dxa"/>
              <w:right w:w="20" w:type="dxa"/>
            </w:tcMar>
            <w:vAlign w:val="bottom"/>
          </w:tcPr>
          <w:p w14:paraId="1B233C3C" w14:textId="77777777" w:rsidR="007348A5" w:rsidRPr="000D0FCF" w:rsidRDefault="007348A5" w:rsidP="008D1958">
            <w:pPr>
              <w:rPr>
                <w:bCs/>
                <w:sz w:val="16"/>
                <w:szCs w:val="16"/>
                <w:lang w:val="en"/>
              </w:rPr>
            </w:pPr>
            <w:r>
              <w:rPr>
                <w:bCs/>
                <w:sz w:val="16"/>
                <w:szCs w:val="16"/>
                <w:lang w:val="en"/>
              </w:rPr>
              <w:t>MSB</w:t>
            </w:r>
          </w:p>
        </w:tc>
      </w:tr>
    </w:tbl>
    <w:p w14:paraId="599883C9" w14:textId="77777777" w:rsidR="007348A5" w:rsidRDefault="007348A5">
      <w:pPr>
        <w:rPr>
          <w:bCs/>
          <w:lang w:val="en"/>
        </w:rPr>
      </w:pPr>
      <w:r>
        <w:rPr>
          <w:bCs/>
          <w:lang w:val="en"/>
        </w:rPr>
        <w:br w:type="page"/>
      </w:r>
    </w:p>
    <w:p w14:paraId="3AB3D21B" w14:textId="21BAE86C" w:rsidR="005E166B" w:rsidRDefault="0085178F" w:rsidP="00FE72A9">
      <w:pPr>
        <w:spacing w:line="480" w:lineRule="auto"/>
        <w:ind w:firstLine="720"/>
        <w:rPr>
          <w:bCs/>
          <w:lang w:val="en"/>
        </w:rPr>
      </w:pPr>
      <w:r w:rsidRPr="006D2868">
        <w:rPr>
          <w:bCs/>
          <w:lang w:val="en"/>
        </w:rPr>
        <w:lastRenderedPageBreak/>
        <w:t xml:space="preserve">We trimmed raw sequence </w:t>
      </w:r>
      <w:proofErr w:type="spellStart"/>
      <w:r w:rsidRPr="006D2868">
        <w:rPr>
          <w:bCs/>
          <w:lang w:val="en"/>
        </w:rPr>
        <w:t>fasta</w:t>
      </w:r>
      <w:proofErr w:type="spellEnd"/>
      <w:r w:rsidRPr="006D2868">
        <w:rPr>
          <w:bCs/>
          <w:lang w:val="en"/>
        </w:rPr>
        <w:t xml:space="preserve"> files using </w:t>
      </w:r>
      <w:proofErr w:type="spellStart"/>
      <w:r w:rsidRPr="006D2868">
        <w:rPr>
          <w:bCs/>
          <w:lang w:val="en"/>
        </w:rPr>
        <w:t>Trimmomatic</w:t>
      </w:r>
      <w:proofErr w:type="spellEnd"/>
      <w:r w:rsidRPr="006D2868">
        <w:rPr>
          <w:bCs/>
          <w:lang w:val="en"/>
        </w:rPr>
        <w:t xml:space="preserve"> </w:t>
      </w:r>
      <w:r w:rsidR="00B369DB">
        <w:rPr>
          <w:bCs/>
          <w:lang w:val="en"/>
        </w:rPr>
        <w:fldChar w:fldCharType="begin"/>
      </w:r>
      <w:r w:rsidR="000A03BF">
        <w:rPr>
          <w:bCs/>
          <w:lang w:val="en"/>
        </w:rPr>
        <w:instrText xml:space="preserve"> ADDIN ZOTERO_ITEM CSL_CITATION {"citationID":"xtOQX6dV","properties":{"formattedCitation":"(Bolger et al., 2014)","plainCitation":"(Bolger et al., 2014)","noteIndex":0},"citationItems":[{"id":610,"uris":["http://zotero.org/users/15902993/items/XHNHYB5D"],"itemData":{"id":610,"type":"article-journal","container-title":"Bioinformatics","DOI":"10.1093/bioinformatics/btu170","ISSN":"1367-4803","issue":"15","page":"2114–2120","publisher":"Oxford University Press (OUP)","title":"Trimmomatic: a flexible trimmer for Illumina sequence data","volume":"30","author":[{"family":"Bolger","given":"Anthony M."},{"family":"Lohse","given":"Marc"},{"family":"Usadel","given":"Bjoern"}],"issued":{"date-parts":[["2014",4]]}}}],"schema":"https://github.com/citation-style-language/schema/raw/master/csl-citation.json"} </w:instrText>
      </w:r>
      <w:r w:rsidR="00B369DB">
        <w:rPr>
          <w:bCs/>
          <w:lang w:val="en"/>
        </w:rPr>
        <w:fldChar w:fldCharType="separate"/>
      </w:r>
      <w:r w:rsidR="00B369DB">
        <w:rPr>
          <w:bCs/>
          <w:noProof/>
          <w:lang w:val="en"/>
        </w:rPr>
        <w:t>(Bolger et al., 2014)</w:t>
      </w:r>
      <w:r w:rsidR="00B369DB">
        <w:rPr>
          <w:bCs/>
          <w:lang w:val="en"/>
        </w:rPr>
        <w:fldChar w:fldCharType="end"/>
      </w:r>
      <w:r w:rsidRPr="006D2868">
        <w:rPr>
          <w:bCs/>
          <w:lang w:val="en"/>
        </w:rPr>
        <w:t xml:space="preserve"> and </w:t>
      </w:r>
      <w:r w:rsidR="00C06308">
        <w:rPr>
          <w:bCs/>
          <w:lang w:val="en"/>
        </w:rPr>
        <w:t>assessed</w:t>
      </w:r>
      <w:r w:rsidRPr="006D2868">
        <w:rPr>
          <w:bCs/>
          <w:lang w:val="en"/>
        </w:rPr>
        <w:t xml:space="preserve"> quality using </w:t>
      </w:r>
      <w:proofErr w:type="spellStart"/>
      <w:r w:rsidRPr="006D2868">
        <w:rPr>
          <w:bCs/>
          <w:lang w:val="en"/>
        </w:rPr>
        <w:t>FastQC</w:t>
      </w:r>
      <w:proofErr w:type="spellEnd"/>
      <w:r w:rsidRPr="006D2868">
        <w:rPr>
          <w:bCs/>
          <w:lang w:val="en"/>
        </w:rPr>
        <w:t xml:space="preserve"> </w:t>
      </w:r>
      <w:r w:rsidR="00B369DB">
        <w:rPr>
          <w:bCs/>
          <w:lang w:val="en"/>
        </w:rPr>
        <w:fldChar w:fldCharType="begin"/>
      </w:r>
      <w:r w:rsidR="00B369DB">
        <w:rPr>
          <w:bCs/>
          <w:lang w:val="en"/>
        </w:rPr>
        <w:instrText xml:space="preserve"> ADDIN ZOTERO_ITEM CSL_CITATION {"citationID":"2AOHyT4j","properties":{"formattedCitation":"(Andrews, 2010)","plainCitation":"(Andrews, 2010)","noteIndex":0},"citationItems":[{"id":964,"uris":["http://zotero.org/users/15902993/items/8PJB3HZG"],"itemData":{"id":964,"type":"document","source":"CiNii Research","title":"FastQC: a quality control tool for high throughput sequence data.","title-short":"FastQC","URL":"https://cir.nii.ac.jp/crid/1370584340724053142","author":[{"family":"Andrews","given":"S"}],"accessed":{"date-parts":[["2025",3,7]]},"issued":{"date-parts":[["2010"]]}}}],"schema":"https://github.com/citation-style-language/schema/raw/master/csl-citation.json"} </w:instrText>
      </w:r>
      <w:r w:rsidR="00B369DB">
        <w:rPr>
          <w:bCs/>
          <w:lang w:val="en"/>
        </w:rPr>
        <w:fldChar w:fldCharType="separate"/>
      </w:r>
      <w:r w:rsidR="00B369DB">
        <w:rPr>
          <w:bCs/>
          <w:noProof/>
          <w:lang w:val="en"/>
        </w:rPr>
        <w:t>(Andrews, 2010)</w:t>
      </w:r>
      <w:r w:rsidR="00B369DB">
        <w:rPr>
          <w:bCs/>
          <w:lang w:val="en"/>
        </w:rPr>
        <w:fldChar w:fldCharType="end"/>
      </w:r>
      <w:r w:rsidRPr="006D2868">
        <w:rPr>
          <w:bCs/>
          <w:lang w:val="en"/>
        </w:rPr>
        <w:t xml:space="preserve">. </w:t>
      </w:r>
      <w:r w:rsidR="00014CCC">
        <w:rPr>
          <w:bCs/>
          <w:lang w:val="en"/>
        </w:rPr>
        <w:t>We</w:t>
      </w:r>
      <w:r w:rsidRPr="006D2868">
        <w:rPr>
          <w:bCs/>
          <w:lang w:val="en"/>
        </w:rPr>
        <w:t xml:space="preserve"> </w:t>
      </w:r>
      <w:r w:rsidR="00BC5BEA">
        <w:rPr>
          <w:bCs/>
          <w:lang w:val="en"/>
        </w:rPr>
        <w:t xml:space="preserve">aligned </w:t>
      </w:r>
      <w:r w:rsidRPr="006D2868">
        <w:rPr>
          <w:bCs/>
          <w:lang w:val="en"/>
        </w:rPr>
        <w:t xml:space="preserve">the trimmed sequence reads to </w:t>
      </w:r>
      <w:r w:rsidR="00014CCC">
        <w:rPr>
          <w:bCs/>
          <w:lang w:val="en"/>
        </w:rPr>
        <w:t xml:space="preserve">the closest relative with an available chromosome-level genome assembly, </w:t>
      </w:r>
      <w:r w:rsidRPr="006D2868">
        <w:rPr>
          <w:bCs/>
          <w:lang w:val="en"/>
        </w:rPr>
        <w:t xml:space="preserve">the </w:t>
      </w:r>
      <w:r w:rsidR="006651F0">
        <w:rPr>
          <w:bCs/>
          <w:lang w:val="en"/>
        </w:rPr>
        <w:t>S</w:t>
      </w:r>
      <w:r w:rsidR="00CA2E21">
        <w:rPr>
          <w:bCs/>
          <w:lang w:val="en"/>
        </w:rPr>
        <w:t xml:space="preserve">mall </w:t>
      </w:r>
      <w:r w:rsidR="006651F0">
        <w:rPr>
          <w:bCs/>
          <w:lang w:val="en"/>
        </w:rPr>
        <w:t>T</w:t>
      </w:r>
      <w:r w:rsidR="00CA2E21">
        <w:rPr>
          <w:bCs/>
          <w:lang w:val="en"/>
        </w:rPr>
        <w:t xml:space="preserve">ree </w:t>
      </w:r>
      <w:r w:rsidR="006651F0">
        <w:rPr>
          <w:bCs/>
          <w:lang w:val="en"/>
        </w:rPr>
        <w:t>F</w:t>
      </w:r>
      <w:r w:rsidR="00CA2E21">
        <w:rPr>
          <w:bCs/>
          <w:lang w:val="en"/>
        </w:rPr>
        <w:t>inch (</w:t>
      </w:r>
      <w:proofErr w:type="spellStart"/>
      <w:r w:rsidR="00CA2E21" w:rsidRPr="00397622">
        <w:rPr>
          <w:bCs/>
          <w:i/>
          <w:iCs/>
          <w:lang w:val="en"/>
        </w:rPr>
        <w:t>Camarhynchus</w:t>
      </w:r>
      <w:proofErr w:type="spellEnd"/>
      <w:r w:rsidR="00CA2E21" w:rsidRPr="00397622">
        <w:rPr>
          <w:bCs/>
          <w:i/>
          <w:iCs/>
          <w:lang w:val="en"/>
        </w:rPr>
        <w:t xml:space="preserve"> </w:t>
      </w:r>
      <w:proofErr w:type="spellStart"/>
      <w:r w:rsidR="00CA2E21" w:rsidRPr="00397622">
        <w:rPr>
          <w:bCs/>
          <w:i/>
          <w:iCs/>
          <w:lang w:val="en"/>
        </w:rPr>
        <w:t>parvulus</w:t>
      </w:r>
      <w:proofErr w:type="spellEnd"/>
      <w:r w:rsidR="00CA2E21">
        <w:rPr>
          <w:bCs/>
          <w:lang w:val="en"/>
        </w:rPr>
        <w:t>) genome STF-</w:t>
      </w:r>
      <w:proofErr w:type="spellStart"/>
      <w:r w:rsidR="00CA2E21">
        <w:rPr>
          <w:bCs/>
          <w:lang w:val="en"/>
        </w:rPr>
        <w:t>HiC</w:t>
      </w:r>
      <w:proofErr w:type="spellEnd"/>
      <w:r w:rsidR="00CA2E21">
        <w:rPr>
          <w:bCs/>
          <w:lang w:val="en"/>
        </w:rPr>
        <w:t xml:space="preserve"> (1.28 GB; </w:t>
      </w:r>
      <w:proofErr w:type="spellStart"/>
      <w:r w:rsidR="00CA2E21">
        <w:rPr>
          <w:bCs/>
          <w:lang w:val="en"/>
        </w:rPr>
        <w:t>Genbank</w:t>
      </w:r>
      <w:proofErr w:type="spellEnd"/>
      <w:r w:rsidR="00CA2E21">
        <w:rPr>
          <w:bCs/>
          <w:lang w:val="en"/>
        </w:rPr>
        <w:t xml:space="preserve"> accession number: GCF_901933205.1)</w:t>
      </w:r>
      <w:r w:rsidR="00014CCC">
        <w:rPr>
          <w:bCs/>
          <w:lang w:val="en"/>
        </w:rPr>
        <w:t>,</w:t>
      </w:r>
      <w:r w:rsidR="00BC5BEA">
        <w:rPr>
          <w:bCs/>
          <w:lang w:val="en"/>
        </w:rPr>
        <w:t xml:space="preserve"> using bwa mem </w:t>
      </w:r>
      <w:r w:rsidR="00BC5BEA">
        <w:rPr>
          <w:bCs/>
          <w:lang w:val="en"/>
        </w:rPr>
        <w:fldChar w:fldCharType="begin"/>
      </w:r>
      <w:r w:rsidR="00BC5BEA">
        <w:rPr>
          <w:bCs/>
          <w:lang w:val="en"/>
        </w:rPr>
        <w:instrText xml:space="preserve"> ADDIN ZOTERO_ITEM CSL_CITATION {"citationID":"u8x2gahq","properties":{"formattedCitation":"(H. Li &amp; Durbin, 2009)","plainCitation":"(H. Li &amp; Durbin, 2009)","noteIndex":0},"citationItems":[{"id":968,"uris":["http://zotero.org/users/15902993/items/W2KBX87C"],"itemData":{"id":968,"type":"article-journal","abstract":"Motivation: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instrText>
      </w:r>
      <w:r w:rsidR="00BC5BEA">
        <w:rPr>
          <w:rFonts w:ascii="Cambria Math" w:hAnsi="Cambria Math" w:cs="Cambria Math"/>
          <w:bCs/>
          <w:lang w:val="en"/>
        </w:rPr>
        <w:instrText>∼</w:instrText>
      </w:r>
      <w:r w:rsidR="00BC5BEA">
        <w:rPr>
          <w:bCs/>
          <w:lang w:val="en"/>
        </w:rPr>
        <w: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instrText>
      </w:r>
      <w:r w:rsidR="00BC5BEA">
        <w:rPr>
          <w:bCs/>
          <w:lang w:val="en"/>
        </w:rPr>
        <w:fldChar w:fldCharType="separate"/>
      </w:r>
      <w:r w:rsidR="00BC5BEA">
        <w:rPr>
          <w:bCs/>
          <w:noProof/>
          <w:lang w:val="en"/>
        </w:rPr>
        <w:t>(H. Li &amp; Durbin, 2009)</w:t>
      </w:r>
      <w:r w:rsidR="00BC5BEA">
        <w:rPr>
          <w:bCs/>
          <w:lang w:val="en"/>
        </w:rPr>
        <w:fldChar w:fldCharType="end"/>
      </w:r>
      <w:r w:rsidR="00014CCC">
        <w:rPr>
          <w:bCs/>
          <w:lang w:val="en"/>
        </w:rPr>
        <w:t xml:space="preserve">. </w:t>
      </w:r>
      <w:r w:rsidR="00445C45" w:rsidRPr="006D2868">
        <w:rPr>
          <w:bCs/>
          <w:lang w:val="en"/>
        </w:rPr>
        <w:t xml:space="preserve">Then we sorted </w:t>
      </w:r>
      <w:r w:rsidR="00445C45">
        <w:rPr>
          <w:bCs/>
          <w:lang w:val="en"/>
        </w:rPr>
        <w:t xml:space="preserve">the </w:t>
      </w:r>
      <w:r w:rsidR="00445C45" w:rsidRPr="006D2868">
        <w:rPr>
          <w:bCs/>
          <w:lang w:val="en"/>
        </w:rPr>
        <w:t xml:space="preserve">bam files using </w:t>
      </w:r>
      <w:proofErr w:type="spellStart"/>
      <w:r w:rsidR="00445C45" w:rsidRPr="006D2868">
        <w:rPr>
          <w:bCs/>
          <w:lang w:val="en"/>
        </w:rPr>
        <w:t>samtools</w:t>
      </w:r>
      <w:proofErr w:type="spellEnd"/>
      <w:r w:rsidR="00445C45" w:rsidRPr="006D2868">
        <w:rPr>
          <w:bCs/>
          <w:lang w:val="en"/>
        </w:rPr>
        <w:t xml:space="preserve"> </w:t>
      </w:r>
      <w:r w:rsidR="00B369DB">
        <w:rPr>
          <w:bCs/>
          <w:lang w:val="en"/>
        </w:rPr>
        <w:fldChar w:fldCharType="begin"/>
      </w:r>
      <w:r w:rsidR="000A03BF">
        <w:rPr>
          <w:bCs/>
          <w:lang w:val="en"/>
        </w:rPr>
        <w:instrText xml:space="preserve"> ADDIN ZOTERO_ITEM CSL_CITATION {"citationID":"0o8dyaPA","properties":{"formattedCitation":"(H. Li et al., 2009)","plainCitation":"(H. Li et al., 2009)","noteIndex":0},"citationItems":[{"id":773,"uris":["http://zotero.org/users/15902993/items/6MK3NMRE"],"itemData":{"id":773,"type":"article-journal","container-title":"Bioinformatics","DOI":"10.1093/bioinformatics/btp352","ISSN":"1367-4803","issue":"16","page":"2078–2079","publisher":"Oxford University Press (OUP)","title":"The Sequence Alignment/Map format and SAMtools","volume":"25","author":[{"family":"Li","given":"Heng"},{"family":"Handsaker","given":"Bob"},{"family":"Wysoker","given":"Alec"},{"family":"Fennell","given":"Tim"},{"family":"Ruan","given":"Jue"},{"family":"Homer","given":"Nils"},{"family":"Marth","given":"Gabor"},{"family":"Abecasis","given":"Goncalo"},{"family":"Durbin","given":"Richard"}],"issued":{"date-parts":[["2009",6]]}}}],"schema":"https://github.com/citation-style-language/schema/raw/master/csl-citation.json"} </w:instrText>
      </w:r>
      <w:r w:rsidR="00B369DB">
        <w:rPr>
          <w:bCs/>
          <w:lang w:val="en"/>
        </w:rPr>
        <w:fldChar w:fldCharType="separate"/>
      </w:r>
      <w:r w:rsidR="001A72F4">
        <w:rPr>
          <w:bCs/>
          <w:noProof/>
          <w:lang w:val="en"/>
        </w:rPr>
        <w:t>(H. Li et al., 2009)</w:t>
      </w:r>
      <w:r w:rsidR="00B369DB">
        <w:rPr>
          <w:bCs/>
          <w:lang w:val="en"/>
        </w:rPr>
        <w:fldChar w:fldCharType="end"/>
      </w:r>
      <w:r w:rsidR="00445C45" w:rsidRPr="006D2868">
        <w:rPr>
          <w:bCs/>
          <w:lang w:val="en"/>
        </w:rPr>
        <w:t xml:space="preserve"> and </w:t>
      </w:r>
      <w:proofErr w:type="spellStart"/>
      <w:r w:rsidR="00445C45" w:rsidRPr="006D2868">
        <w:rPr>
          <w:bCs/>
          <w:lang w:val="en"/>
        </w:rPr>
        <w:t>picard</w:t>
      </w:r>
      <w:proofErr w:type="spellEnd"/>
      <w:r w:rsidR="00445C45" w:rsidRPr="006D2868">
        <w:rPr>
          <w:bCs/>
          <w:lang w:val="en"/>
        </w:rPr>
        <w:t xml:space="preserve">-tools </w:t>
      </w:r>
      <w:r w:rsidR="00B369DB">
        <w:rPr>
          <w:bCs/>
          <w:lang w:val="en"/>
        </w:rPr>
        <w:fldChar w:fldCharType="begin"/>
      </w:r>
      <w:r w:rsidR="000A03BF">
        <w:rPr>
          <w:bCs/>
          <w:lang w:val="en"/>
        </w:rPr>
        <w:instrText xml:space="preserve"> ADDIN ZOTERO_ITEM CSL_CITATION {"citationID":"tQR5h4w6","properties":{"formattedCitation":"(Picard Toolkit, 2019)","plainCitation":"(Picard Toolkit, 2019)","noteIndex":0},"citationItems":[{"id":971,"uris":["http://zotero.org/users/15902993/items/KAI9MKC7"],"itemData":{"id":971,"type":"document","source":"CiNii Research","title":"Broad Institute","URL":"https://cir.nii.ac.jp/crid/1370013168858971926","author":[{"family":"Picard Toolkit","given":""}],"accessed":{"date-parts":[["2025",3,7]]},"issued":{"date-parts":[["2019"]]}}}],"schema":"https://github.com/citation-style-language/schema/raw/master/csl-citation.json"} </w:instrText>
      </w:r>
      <w:r w:rsidR="00B369DB">
        <w:rPr>
          <w:bCs/>
          <w:lang w:val="en"/>
        </w:rPr>
        <w:fldChar w:fldCharType="separate"/>
      </w:r>
      <w:r w:rsidR="000A03BF">
        <w:rPr>
          <w:bCs/>
          <w:noProof/>
          <w:lang w:val="en"/>
        </w:rPr>
        <w:t>(Picard Toolkit, 2019)</w:t>
      </w:r>
      <w:r w:rsidR="00B369DB">
        <w:rPr>
          <w:bCs/>
          <w:lang w:val="en"/>
        </w:rPr>
        <w:fldChar w:fldCharType="end"/>
      </w:r>
      <w:r w:rsidR="00445C45">
        <w:rPr>
          <w:bCs/>
          <w:lang w:val="en"/>
        </w:rPr>
        <w:t xml:space="preserve">, clipped overlapping read pairs using </w:t>
      </w:r>
      <w:proofErr w:type="spellStart"/>
      <w:r w:rsidR="00B369DB">
        <w:rPr>
          <w:bCs/>
          <w:lang w:val="en"/>
        </w:rPr>
        <w:t>BamU</w:t>
      </w:r>
      <w:r w:rsidR="00445C45">
        <w:rPr>
          <w:bCs/>
          <w:lang w:val="en"/>
        </w:rPr>
        <w:t>ti</w:t>
      </w:r>
      <w:r w:rsidR="00B369DB">
        <w:rPr>
          <w:bCs/>
          <w:lang w:val="en"/>
        </w:rPr>
        <w:t>l</w:t>
      </w:r>
      <w:proofErr w:type="spellEnd"/>
      <w:r w:rsidR="00445C45">
        <w:rPr>
          <w:bCs/>
          <w:lang w:val="en"/>
        </w:rPr>
        <w:t xml:space="preserve"> </w:t>
      </w:r>
      <w:r w:rsidR="00B369DB">
        <w:rPr>
          <w:bCs/>
          <w:lang w:val="en"/>
        </w:rPr>
        <w:fldChar w:fldCharType="begin"/>
      </w:r>
      <w:r w:rsidR="000A03BF">
        <w:rPr>
          <w:bCs/>
          <w:lang w:val="en"/>
        </w:rPr>
        <w:instrText xml:space="preserve"> ADDIN ZOTERO_ITEM CSL_CITATION {"citationID":"0cMyJvs5","properties":{"formattedCitation":"(Jun et al., 2015)","plainCitation":"(Jun et al., 2015)","noteIndex":0},"citationItems":[{"id":974,"uris":["http://zotero.org/users/15902993/items/URVC2DUQ"],"itemData":{"id":974,"type":"article-journal","abstract":"The analysis of next-generation sequencing data is computationally and statistically challenging because of massive data volumes and imperfect data quality. We present GotCloud, a pipeline for efficiently detecting and genotyping high-quality variants from large-scale sequencing data. GotCloud automates sequence alignment, sample-level quality control, variant calling, filtering of likely artifacts using machine learning techniques, and genotype refinement using haplotype information. The pipeline can process thousands of samples in parallel and requires less computational resources than current alternatives. Experiments with whole genome and exome targeted sequence data generated by the 1000 Genomes Project show that the pipeline provides effective filtering against false positive variants and high power to detect true variants. Our pipeline has already contributed to variant detection and genotyping in several large-scale sequencing projects, including the 1000 Genomes Project and the NHLBI Exome Sequencing Project. We hope it will now prove useful to many medical sequencing studies.","container-title":"Genome Research","DOI":"10.1101/gr.176552.114","ISSN":"1088-9051, 1549-5469","journalAbbreviation":"Genome Res.","language":"en","note":"Company: Cold Spring Harbor Laboratory Press\nDistributor: Cold Spring Harbor Laboratory Press\nInstitution: Cold Spring Harbor Laboratory Press\nLabel: Cold Spring Harbor Laboratory Press","page":"gr.176552.114","PMID":"25883319","publisher":"Cold Spring Harbor Lab","source":"genome.cshlp.org","title":"An efficient and scalable analysis framework for variant extraction and refinement from population scale DNA sequence data","author":[{"family":"Jun","given":"Goo"},{"family":"Wing","given":"Mary Kate"},{"family":"Abecasis","given":"Gonçalo R."},{"family":"Kang","given":"Hyun Min"}],"issued":{"date-parts":[["2015",4,16]]}}}],"schema":"https://github.com/citation-style-language/schema/raw/master/csl-citation.json"} </w:instrText>
      </w:r>
      <w:r w:rsidR="00B369DB">
        <w:rPr>
          <w:bCs/>
          <w:lang w:val="en"/>
        </w:rPr>
        <w:fldChar w:fldCharType="separate"/>
      </w:r>
      <w:r w:rsidR="00B369DB">
        <w:rPr>
          <w:bCs/>
          <w:noProof/>
          <w:lang w:val="en"/>
        </w:rPr>
        <w:t>(Jun et al., 2015)</w:t>
      </w:r>
      <w:r w:rsidR="00B369DB">
        <w:rPr>
          <w:bCs/>
          <w:lang w:val="en"/>
        </w:rPr>
        <w:fldChar w:fldCharType="end"/>
      </w:r>
      <w:r w:rsidR="00445C45">
        <w:rPr>
          <w:bCs/>
          <w:lang w:val="en"/>
        </w:rPr>
        <w:t xml:space="preserve">, realigned around indels using GATK </w:t>
      </w:r>
      <w:r w:rsidR="0076390C">
        <w:rPr>
          <w:bCs/>
          <w:lang w:val="en"/>
        </w:rPr>
        <w:fldChar w:fldCharType="begin"/>
      </w:r>
      <w:r w:rsidR="000A03BF">
        <w:rPr>
          <w:bCs/>
          <w:lang w:val="en"/>
        </w:rPr>
        <w:instrText xml:space="preserve"> ADDIN ZOTERO_ITEM CSL_CITATION {"citationID":"c7Uenr7R","properties":{"formattedCitation":"(McKenna et al., 2010)","plainCitation":"(McKenna et al., 2010)","noteIndex":0},"citationItems":[{"id":977,"uris":["http://zotero.org/users/15902993/items/J8Y7NS5I"],"itemData":{"id":977,"type":"article-journal","abstract":"Next-generation DNA sequencing (NGS) projects, such as the 1000 Genomes Project, are already revolutionizing our understanding of genetic variation among individuals. However, the massive data sets generated by NGS—the 1000 Genome pilot alone includes nearly five terabases—make writing feature-rich, efficient, and robust analysis tools difficult for even computationally sophisticated individuals. Indeed, many professionals are limited in the scope and the ease with which they can answer scientific questions by the complexity of accessing and manipulating the data produced by these machines. Here, we discuss our Genome Analysis Toolkit (GATK), a structured programming framework designed to ease the development of efficient and robust analysis tools for next-generation DNA sequencers using the functional programming philosophy of MapReduce. The GATK provides a small but rich set of data access patterns that encompass the majority of analysis tool needs. Separating specific analysis calculations from common data management infrastructure enables us to optimize the GATK framework for correctness, stability, and CPU and memory efficiency and to enable distributed and shared memory parallelization. We highlight the capabilities of the GATK by describing the implementation and application of robust, scale-tolerant tools like coverage calculators and single nucleotide polymorphism (SNP) calling. We conclude that the GATK programming framework enables developers and analysts to quickly and easily write efficient and robust NGS tools, many of which have already been incorporated into large-scale sequencing projects like the 1000 Genomes Project and The Cancer Genome Atlas.","container-title":"Genome Research","DOI":"10.1101/gr.107524.110","ISSN":"1088-9051, 1549-5469","issue":"9","journalAbbreviation":"Genome Res.","language":"en","note":"Company: Cold Spring Harbor Laboratory Press\nDistributor: Cold Spring Harbor Laboratory Press\nInstitution: Cold Spring Harbor Laboratory Press\nLabel: Cold Spring Harbor Laboratory Press","page":"1297-1303","PMID":"20644199","publisher":"Cold Spring Harbor Lab","source":"genome.cshlp.org","title":"The Genome Analysis Toolkit: A MapReduce framework for analyzing next-generation DNA sequencing data","title-short":"The Genome Analysis Toolkit","volume":"20","author":[{"family":"McKenna","given":"Aaron"},{"family":"Hanna","given":"Matthew"},{"family":"Banks","given":"Eric"},{"family":"Sivachenko","given":"Andrey"},{"family":"Cibulskis","given":"Kristian"},{"family":"Kernytsky","given":"Andrew"},{"family":"Garimella","given":"Kiran"},{"family":"Altshuler","given":"David"},{"family":"Gabriel","given":"Stacey"},{"family":"Daly","given":"Mark"},{"family":"DePristo","given":"Mark A."}],"issued":{"date-parts":[["2010",9,1]]}}}],"schema":"https://github.com/citation-style-language/schema/raw/master/csl-citation.json"} </w:instrText>
      </w:r>
      <w:r w:rsidR="0076390C">
        <w:rPr>
          <w:bCs/>
          <w:lang w:val="en"/>
        </w:rPr>
        <w:fldChar w:fldCharType="separate"/>
      </w:r>
      <w:r w:rsidR="00BC5BEA">
        <w:rPr>
          <w:bCs/>
          <w:noProof/>
          <w:lang w:val="en"/>
        </w:rPr>
        <w:t>(McKenna et al., 2010)</w:t>
      </w:r>
      <w:r w:rsidR="0076390C">
        <w:rPr>
          <w:bCs/>
          <w:lang w:val="en"/>
        </w:rPr>
        <w:fldChar w:fldCharType="end"/>
      </w:r>
      <w:r w:rsidR="00445C45">
        <w:rPr>
          <w:bCs/>
          <w:lang w:val="en"/>
        </w:rPr>
        <w:t xml:space="preserve"> and </w:t>
      </w:r>
      <w:r w:rsidR="00445C45" w:rsidRPr="006D2868">
        <w:rPr>
          <w:bCs/>
          <w:lang w:val="en"/>
        </w:rPr>
        <w:t>indexed the resulting</w:t>
      </w:r>
      <w:r w:rsidR="00445C45">
        <w:rPr>
          <w:bCs/>
          <w:lang w:val="en"/>
        </w:rPr>
        <w:t xml:space="preserve"> using </w:t>
      </w:r>
      <w:proofErr w:type="spellStart"/>
      <w:r w:rsidR="00445C45">
        <w:rPr>
          <w:bCs/>
          <w:lang w:val="en"/>
        </w:rPr>
        <w:t>samtools</w:t>
      </w:r>
      <w:proofErr w:type="spellEnd"/>
      <w:r w:rsidR="00445C45">
        <w:rPr>
          <w:bCs/>
          <w:lang w:val="en"/>
        </w:rPr>
        <w:t xml:space="preserve"> and </w:t>
      </w:r>
      <w:proofErr w:type="spellStart"/>
      <w:r w:rsidR="00445C45">
        <w:rPr>
          <w:bCs/>
          <w:lang w:val="en"/>
        </w:rPr>
        <w:t>picard</w:t>
      </w:r>
      <w:proofErr w:type="spellEnd"/>
      <w:r w:rsidR="00445C45">
        <w:rPr>
          <w:bCs/>
          <w:lang w:val="en"/>
        </w:rPr>
        <w:t xml:space="preserve">-tools. </w:t>
      </w:r>
      <w:r w:rsidR="00F76822">
        <w:rPr>
          <w:bCs/>
          <w:lang w:val="en"/>
        </w:rPr>
        <w:t xml:space="preserve">We dropped all scaffolds and sex chromosomes from downstream analyses. </w:t>
      </w:r>
      <w:r w:rsidR="00BC5BEA">
        <w:rPr>
          <w:bCs/>
          <w:lang w:val="en"/>
        </w:rPr>
        <w:t xml:space="preserve">Because our </w:t>
      </w:r>
      <w:r w:rsidR="00397622">
        <w:rPr>
          <w:bCs/>
          <w:lang w:val="en"/>
        </w:rPr>
        <w:t xml:space="preserve">average </w:t>
      </w:r>
      <w:r w:rsidR="00BC5BEA">
        <w:rPr>
          <w:bCs/>
          <w:lang w:val="en"/>
        </w:rPr>
        <w:t xml:space="preserve">coverage was &lt;10 for all samples, we employed a genotype likelihood approach using </w:t>
      </w:r>
      <w:proofErr w:type="spellStart"/>
      <w:r w:rsidR="00BC5BEA">
        <w:rPr>
          <w:bCs/>
          <w:lang w:val="en"/>
        </w:rPr>
        <w:t>angsd</w:t>
      </w:r>
      <w:proofErr w:type="spellEnd"/>
      <w:r w:rsidR="00BC5BEA">
        <w:rPr>
          <w:bCs/>
          <w:lang w:val="en"/>
        </w:rPr>
        <w:t xml:space="preserve"> </w:t>
      </w:r>
      <w:r w:rsidR="0076390C">
        <w:rPr>
          <w:bCs/>
          <w:lang w:val="en"/>
        </w:rPr>
        <w:fldChar w:fldCharType="begin"/>
      </w:r>
      <w:r w:rsidR="0076390C">
        <w:rPr>
          <w:bCs/>
          <w:lang w:val="en"/>
        </w:rPr>
        <w:instrText xml:space="preserve"> ADDIN ZOTERO_ITEM CSL_CITATION {"citationID":"pvefN5sg","properties":{"formattedCitation":"(Korneliussen et al., 2014)","plainCitation":"(Korneliussen et al., 2014)","noteIndex":0},"citationItems":[{"id":982,"uris":["http://zotero.org/users/15902993/items/XVWAY64Q"],"itemData":{"id":982,"type":"article-journal","abstract":"High-throughput DNA sequencing technologies are generating vast amounts of data. Fast, flexible and memory efficient implementations are needed in order to facilitate analyses of thousands of samples simultaneously.","container-title":"BMC Bioinformatics","DOI":"10.1186/s12859-014-0356-4","ISSN":"1471-2105","issue":"1","journalAbbreviation":"BMC Bioinformatics","language":"en","page":"356","source":"Springer Link","title":"ANGSD: Analysis of Next Generation Sequencing Data","title-short":"ANGSD","volume":"15","author":[{"family":"Korneliussen","given":"Thorfinn Sand"},{"family":"Albrechtsen","given":"Anders"},{"family":"Nielsen","given":"Rasmus"}],"issued":{"date-parts":[["2014",11,25]]}}}],"schema":"https://github.com/citation-style-language/schema/raw/master/csl-citation.json"} </w:instrText>
      </w:r>
      <w:r w:rsidR="0076390C">
        <w:rPr>
          <w:bCs/>
          <w:lang w:val="en"/>
        </w:rPr>
        <w:fldChar w:fldCharType="separate"/>
      </w:r>
      <w:r w:rsidR="0076390C">
        <w:rPr>
          <w:bCs/>
          <w:noProof/>
          <w:lang w:val="en"/>
        </w:rPr>
        <w:t>(Korneliussen et al., 2014)</w:t>
      </w:r>
      <w:r w:rsidR="0076390C">
        <w:rPr>
          <w:bCs/>
          <w:lang w:val="en"/>
        </w:rPr>
        <w:fldChar w:fldCharType="end"/>
      </w:r>
      <w:r w:rsidR="00BC5BEA">
        <w:rPr>
          <w:bCs/>
          <w:lang w:val="en"/>
        </w:rPr>
        <w:t>. First, we</w:t>
      </w:r>
      <w:r w:rsidR="00445C45">
        <w:rPr>
          <w:bCs/>
          <w:lang w:val="en"/>
        </w:rPr>
        <w:t xml:space="preserve"> generate</w:t>
      </w:r>
      <w:r w:rsidR="00BC5BEA">
        <w:rPr>
          <w:bCs/>
          <w:lang w:val="en"/>
        </w:rPr>
        <w:t>d</w:t>
      </w:r>
      <w:r w:rsidR="00445C45">
        <w:rPr>
          <w:bCs/>
          <w:lang w:val="en"/>
        </w:rPr>
        <w:t xml:space="preserve"> a list of varying sites with a minimum SNP p-value of </w:t>
      </w:r>
      <w:r w:rsidR="00445C45" w:rsidRPr="005E166B">
        <w:rPr>
          <w:bCs/>
          <w:lang w:val="en"/>
        </w:rPr>
        <w:t>1e-6</w:t>
      </w:r>
      <w:r w:rsidR="00445C45">
        <w:rPr>
          <w:bCs/>
          <w:lang w:val="en"/>
        </w:rPr>
        <w:t xml:space="preserve">, minimum individual depth of 4, minimum of 20 individuals, minimum minor allele frequency of 0.05, and minimum mapping quality of 30. </w:t>
      </w:r>
      <w:r w:rsidR="00BC5BEA">
        <w:rPr>
          <w:bCs/>
          <w:lang w:val="en"/>
        </w:rPr>
        <w:t xml:space="preserve">Our quality control and filtering steps left a dataset of </w:t>
      </w:r>
      <w:r w:rsidR="00445C45" w:rsidRPr="005E166B">
        <w:rPr>
          <w:bCs/>
          <w:lang w:val="en"/>
        </w:rPr>
        <w:t>2</w:t>
      </w:r>
      <w:r w:rsidR="00445C45">
        <w:rPr>
          <w:bCs/>
          <w:lang w:val="en"/>
        </w:rPr>
        <w:t>,</w:t>
      </w:r>
      <w:r w:rsidR="00445C45" w:rsidRPr="005E166B">
        <w:rPr>
          <w:bCs/>
          <w:lang w:val="en"/>
        </w:rPr>
        <w:t>618</w:t>
      </w:r>
      <w:r w:rsidR="00445C45">
        <w:rPr>
          <w:bCs/>
          <w:lang w:val="en"/>
        </w:rPr>
        <w:t>,</w:t>
      </w:r>
      <w:r w:rsidR="00445C45" w:rsidRPr="005E166B">
        <w:rPr>
          <w:bCs/>
          <w:lang w:val="en"/>
        </w:rPr>
        <w:t>696</w:t>
      </w:r>
      <w:r w:rsidR="00445C45">
        <w:rPr>
          <w:bCs/>
          <w:lang w:val="en"/>
        </w:rPr>
        <w:t xml:space="preserve"> SNPs</w:t>
      </w:r>
      <w:r w:rsidR="00BC5BEA">
        <w:rPr>
          <w:bCs/>
          <w:lang w:val="en"/>
        </w:rPr>
        <w:t xml:space="preserve"> across our samples</w:t>
      </w:r>
      <w:r w:rsidR="00445C45">
        <w:rPr>
          <w:bCs/>
          <w:lang w:val="en"/>
        </w:rPr>
        <w:t>. We additionally tested for</w:t>
      </w:r>
      <w:del w:id="149" w:author="Danny Jackson" w:date="2026-04-19T12:34:00Z" w16du:dateUtc="2026-04-19T16:34:00Z">
        <w:r w:rsidR="00397622" w:rsidDel="005814A0">
          <w:rPr>
            <w:bCs/>
            <w:lang w:val="en"/>
          </w:rPr>
          <w:delText>,</w:delText>
        </w:r>
        <w:r w:rsidR="00445C45" w:rsidDel="005814A0">
          <w:rPr>
            <w:bCs/>
            <w:lang w:val="en"/>
          </w:rPr>
          <w:delText xml:space="preserve"> and did not find evidence of</w:delText>
        </w:r>
        <w:r w:rsidR="00397622" w:rsidDel="005814A0">
          <w:rPr>
            <w:bCs/>
            <w:lang w:val="en"/>
          </w:rPr>
          <w:delText>,</w:delText>
        </w:r>
      </w:del>
      <w:r w:rsidR="00445C45">
        <w:rPr>
          <w:bCs/>
          <w:lang w:val="en"/>
        </w:rPr>
        <w:t xml:space="preserve"> batch effects between museum and field</w:t>
      </w:r>
      <w:r w:rsidR="006651F0">
        <w:rPr>
          <w:bCs/>
          <w:lang w:val="en"/>
        </w:rPr>
        <w:t>-</w:t>
      </w:r>
      <w:r w:rsidR="00445C45">
        <w:rPr>
          <w:bCs/>
          <w:lang w:val="en"/>
        </w:rPr>
        <w:t>collected samples</w:t>
      </w:r>
      <w:r w:rsidR="000E6A20">
        <w:rPr>
          <w:bCs/>
          <w:lang w:val="en"/>
        </w:rPr>
        <w:t xml:space="preserve"> </w:t>
      </w:r>
      <w:ins w:id="150" w:author="Danny Jackson" w:date="2026-03-15T08:01:00Z" w16du:dateUtc="2026-03-15T12:01:00Z">
        <w:r w:rsidR="00913D38">
          <w:rPr>
            <w:bCs/>
            <w:lang w:val="en"/>
          </w:rPr>
          <w:t>using a Principal Component Analysis</w:t>
        </w:r>
      </w:ins>
      <w:ins w:id="151" w:author="Danny Jackson" w:date="2026-04-18T11:40:00Z" w16du:dateUtc="2026-04-18T15:40:00Z">
        <w:r w:rsidR="00B87897">
          <w:rPr>
            <w:bCs/>
            <w:lang w:val="en"/>
          </w:rPr>
          <w:t xml:space="preserve"> following the same methods as above </w:t>
        </w:r>
      </w:ins>
      <w:ins w:id="152" w:author="Danny Jackson" w:date="2026-04-19T12:34:00Z" w16du:dateUtc="2026-04-19T16:34:00Z">
        <w:r w:rsidR="005814A0">
          <w:rPr>
            <w:bCs/>
            <w:lang w:val="en"/>
          </w:rPr>
          <w:t xml:space="preserve">and </w:t>
        </w:r>
        <w:proofErr w:type="spellStart"/>
        <w:r w:rsidR="005814A0">
          <w:rPr>
            <w:bCs/>
            <w:lang w:val="en"/>
          </w:rPr>
          <w:t>MapDamage</w:t>
        </w:r>
        <w:proofErr w:type="spellEnd"/>
        <w:r w:rsidR="005814A0">
          <w:rPr>
            <w:bCs/>
            <w:lang w:val="en"/>
          </w:rPr>
          <w:t xml:space="preserve"> </w:t>
        </w:r>
      </w:ins>
      <w:r w:rsidR="0076390C">
        <w:rPr>
          <w:bCs/>
          <w:lang w:val="en"/>
        </w:rPr>
        <w:fldChar w:fldCharType="begin"/>
      </w:r>
      <w:r w:rsidR="005814A0">
        <w:rPr>
          <w:bCs/>
          <w:lang w:val="en"/>
        </w:rPr>
        <w:instrText xml:space="preserve"> ADDIN ZOTERO_ITEM CSL_CITATION {"citationID":"oSJPHYTp","properties":{"formattedCitation":"(J\\uc0\\u243{}nsson et al., 2013; Lou &amp; Therkildsen, 2022)","plainCitation":"(Jónsson et al., 2013; Lou &amp; Therkildsen, 2022)","noteIndex":0},"citationItems":[{"id":507,"uris":["http://zotero.org/users/15902993/items/XM89SWDT"],"itemData":{"id":507,"type":"article-journal","abstract":"Over the past few decades, there has been an explosion in the amount of publicly available sequencing data. This opens new opportunities for combining data sets to achieve unprecedented sample sizes, spatial coverage or temporal replication in population genomic studies. However, a common concern is that nonbiological differences between data sets may generate patterns of variation in the data that can confound real biological patterns, a problem known as batch effects. In this paper, we compare two batches of low-coverage whole genome sequencing (lcWGS) data generated from the same populations of Atlantic cod (Gadus morhua). First, we show that with a “batch-effect-naive” bioinformatic pipeline, batch effects systematically biased our genetic diversity estimates, population structure inference and selection scans. We then demonstrate that these batch effects resulted from multiple technical differences between our data sets, including the sequencing chemistry (four-channel vs. two-channel), sequencing run, read type (single-end vs. paired-end), read length (125 vs. 150 bp), DNA degradation level (degraded vs. well preserved) and sequencing depth (0.8× vs. 0.3× on average). Lastly, we illustrate that a set of simple bioinformatic strategies (such as different read trimming and single nucleotide polymorphism filtering) can be used to detect batch effects in our data and substantially mitigate their impact. We conclude that combining data sets remains a powerful approach as long as batch effects are explicitly accounted for. We focus on lcWGS data in this paper, which may be particularly vulnerable to certain causes of batch effects, but many of our conclusions also apply to other sequencing strategies.","container-title":"Molecular Ecology Resources","DOI":"10.1111/1755-0998.13559","ISSN":"1755-0998","issue":"5","language":"en","license":"© 2021 John Wiley &amp; Sons Ltd","note":"_eprint: https://onlinelibrary.wiley.com/doi/pdf/10.1111/1755-0998.13559","page":"1678-1692","source":"Wiley Online Library","title":"Batch effects in population genomic studies with low-coverage whole genome sequencing data: Causes, detection and mitigation","title-short":"Batch effects in population genomic studies with low-coverage whole genome sequencing data","volume":"22","author":[{"family":"Lou","given":"Runyang Nicolas"},{"family":"Therkildsen","given":"Nina Overgaard"}],"issued":{"date-parts":[["2022"]]}}},{"id":1550,"uris":["http://zotero.org/users/15902993/items/RSSS9CMA"],"itemData":{"id":1550,"type":"article-journal","abstract":"Motivation: Ancient DNA (aDNA) molecules in fossilized bones and teeth, coprolites, sediments, mummified specimens and museum collections represent fantastic sources of information for evolutionary biologists, revealing the agents of past epidemics and the dynamics of past populations. However, the analysis of aDNA generally faces two major issues. Firstly, sequences consist of a mixture of endogenous and various exogenous backgrounds, mostly microbial. Secondly, high nucleotide misincorporation rates can be observed as a result of severe post-mortem DNA damage. Such misincorporation patterns are instrumental to authenticate ancient sequences versus modern contaminants. We recently developed the user-friendly mapDamage package that identifies such patterns from next-generation sequencing (NGS) sequence datasets. The absence of formal statistical modeling of the DNA damage process, however, precluded rigorous quantitative comparisons across samples.Results: Here, we describe mapDamage 2.0 that extends the original features of mapDamage by incorporating a statistical model of DNA damage. Assuming that damage events depend only on sequencing position and post-mortem deamination, our Bayesian statistical framework provides estimates of four key features of aDNA molecules: the average length of overhangs (λ), nick frequency (ν) and cytosine deamination rates in both double-stranded regions () and overhangs (). Our model enables rescaling base quality scores according to their probability of being damaged. mapDamage 2.0 handles NGS datasets with ease and is compatible with a wide range of DNA library protocols.Availability: mapDamage 2.0 is available at ginolhac.github.io/mapDamage/ as a Python package and documentation is maintained at the Centre for GeoGenetics Web site (geogenetics.ku.dk/publications/mapdamage2.0/).Contact:  jonsson.hakon@gmail.comSupplementary information:  Supplementary data are available at Bioinformatics online.","container-title":"Bioinformatics","DOI":"10.1093/bioinformatics/btt193","ISSN":"1367-4803","issue":"13","journalAbbreviation":"Bioinformatics","page":"1682-1684","source":"Silverchair","title":"mapDamage2.0: fast approximate Bayesian estimates of ancient DNA damage parameters","title-short":"mapDamage2.0","volume":"29","author":[{"family":"Jónsson","given":"Hákon"},{"family":"Ginolhac","given":"Aurélien"},{"family":"Schubert","given":"Mikkel"},{"family":"Johnson","given":"Philip L. F."},{"family":"Orlando","given":"Ludovic"}],"issued":{"date-parts":[["2013",7,1]]}}}],"schema":"https://github.com/citation-style-language/schema/raw/master/csl-citation.json"} </w:instrText>
      </w:r>
      <w:r w:rsidR="0076390C">
        <w:rPr>
          <w:bCs/>
          <w:lang w:val="en"/>
        </w:rPr>
        <w:fldChar w:fldCharType="separate"/>
      </w:r>
      <w:r w:rsidR="005814A0" w:rsidRPr="005814A0">
        <w:rPr>
          <w:rFonts w:eastAsiaTheme="minorHAnsi"/>
        </w:rPr>
        <w:t>(Jónsson et al., 2013; Lou &amp; Therkildsen, 2022)</w:t>
      </w:r>
      <w:r w:rsidR="0076390C">
        <w:rPr>
          <w:bCs/>
          <w:lang w:val="en"/>
        </w:rPr>
        <w:fldChar w:fldCharType="end"/>
      </w:r>
      <w:r w:rsidR="0076390C">
        <w:rPr>
          <w:bCs/>
          <w:lang w:val="en"/>
        </w:rPr>
        <w:t>.</w:t>
      </w:r>
      <w:r w:rsidR="000E6A20">
        <w:rPr>
          <w:bCs/>
          <w:lang w:val="en"/>
        </w:rPr>
        <w:t xml:space="preserve"> </w:t>
      </w:r>
      <w:ins w:id="153" w:author="Danny Jackson" w:date="2026-04-19T12:34:00Z" w16du:dateUtc="2026-04-19T16:34:00Z">
        <w:r w:rsidR="005814A0">
          <w:rPr>
            <w:bCs/>
            <w:lang w:val="en"/>
          </w:rPr>
          <w:t xml:space="preserve">We found a </w:t>
        </w:r>
      </w:ins>
      <w:ins w:id="154" w:author="Danny Jackson" w:date="2026-04-19T12:39:00Z" w16du:dateUtc="2026-04-19T16:39:00Z">
        <w:r w:rsidR="005814A0">
          <w:rPr>
            <w:bCs/>
            <w:lang w:val="en"/>
          </w:rPr>
          <w:t xml:space="preserve">very slight and </w:t>
        </w:r>
      </w:ins>
      <w:ins w:id="155" w:author="Danny Jackson" w:date="2026-04-19T12:34:00Z" w16du:dateUtc="2026-04-19T16:34:00Z">
        <w:r w:rsidR="005814A0">
          <w:rPr>
            <w:bCs/>
            <w:lang w:val="en"/>
          </w:rPr>
          <w:t>non</w:t>
        </w:r>
      </w:ins>
      <w:ins w:id="156" w:author="Danny Jackson" w:date="2026-04-19T12:38:00Z" w16du:dateUtc="2026-04-19T16:38:00Z">
        <w:r w:rsidR="005814A0">
          <w:rPr>
            <w:bCs/>
            <w:lang w:val="en"/>
          </w:rPr>
          <w:t>-</w:t>
        </w:r>
      </w:ins>
      <w:ins w:id="157" w:author="Danny Jackson" w:date="2026-04-19T12:34:00Z" w16du:dateUtc="2026-04-19T16:34:00Z">
        <w:r w:rsidR="005814A0">
          <w:rPr>
            <w:bCs/>
            <w:lang w:val="en"/>
          </w:rPr>
          <w:t>significant increase in transversion</w:t>
        </w:r>
      </w:ins>
      <w:ins w:id="158" w:author="Danny Jackson" w:date="2026-04-19T12:38:00Z" w16du:dateUtc="2026-04-19T16:38:00Z">
        <w:r w:rsidR="005814A0">
          <w:rPr>
            <w:bCs/>
            <w:lang w:val="en"/>
          </w:rPr>
          <w:t xml:space="preserve"> rates</w:t>
        </w:r>
      </w:ins>
      <w:ins w:id="159" w:author="Danny Jackson" w:date="2026-04-19T12:34:00Z" w16du:dateUtc="2026-04-19T16:34:00Z">
        <w:r w:rsidR="005814A0">
          <w:rPr>
            <w:bCs/>
            <w:lang w:val="en"/>
          </w:rPr>
          <w:t xml:space="preserve"> in </w:t>
        </w:r>
      </w:ins>
      <w:ins w:id="160" w:author="Danny Jackson" w:date="2026-04-19T12:36:00Z" w16du:dateUtc="2026-04-19T16:36:00Z">
        <w:r w:rsidR="005814A0">
          <w:rPr>
            <w:bCs/>
            <w:lang w:val="en"/>
          </w:rPr>
          <w:t xml:space="preserve">museum specimens compared to field specimens </w:t>
        </w:r>
        <w:r w:rsidR="005814A0" w:rsidRPr="005814A0">
          <w:rPr>
            <w:bCs/>
            <w:lang w:val="en"/>
          </w:rPr>
          <w:t>(Wilcox test: Northern cardinals field mean = 0.024, museum mean = 0.025, p-value = 0.240; Pyrrhuloxia field mean = 0.024, museum mean = 0.026, p-value = 0.180)</w:t>
        </w:r>
        <w:r w:rsidR="005814A0">
          <w:rPr>
            <w:bCs/>
            <w:lang w:val="en"/>
          </w:rPr>
          <w:t xml:space="preserve">. </w:t>
        </w:r>
      </w:ins>
      <w:r w:rsidR="000E6A20">
        <w:rPr>
          <w:bCs/>
          <w:lang w:val="en"/>
        </w:rPr>
        <w:t>Importantly,</w:t>
      </w:r>
      <w:r w:rsidR="00E8193A">
        <w:rPr>
          <w:bCs/>
          <w:lang w:val="en"/>
        </w:rPr>
        <w:t xml:space="preserve"> we confirmed that our museum specimens did not show evidence of DNA degradation by comparing</w:t>
      </w:r>
      <w:r w:rsidR="000E6A20">
        <w:rPr>
          <w:bCs/>
          <w:lang w:val="en"/>
        </w:rPr>
        <w:t xml:space="preserve"> </w:t>
      </w:r>
      <w:ins w:id="161" w:author="Danny Jackson" w:date="2026-03-15T08:01:00Z" w16du:dateUtc="2026-03-15T12:01:00Z">
        <w:r w:rsidR="00913D38">
          <w:rPr>
            <w:bCs/>
            <w:lang w:val="en"/>
          </w:rPr>
          <w:t xml:space="preserve">a </w:t>
        </w:r>
      </w:ins>
      <w:del w:id="162" w:author="Danny Jackson" w:date="2026-03-15T08:01:00Z" w16du:dateUtc="2026-03-15T12:01:00Z">
        <w:r w:rsidR="00E8193A" w:rsidDel="00913D38">
          <w:rPr>
            <w:bCs/>
            <w:lang w:val="en"/>
          </w:rPr>
          <w:delText>Principal Component Analysis (</w:delText>
        </w:r>
      </w:del>
      <w:r w:rsidR="00E8193A">
        <w:rPr>
          <w:bCs/>
          <w:lang w:val="en"/>
        </w:rPr>
        <w:t>PCA</w:t>
      </w:r>
      <w:del w:id="163" w:author="Danny Jackson" w:date="2026-03-15T08:01:00Z" w16du:dateUtc="2026-03-15T12:01:00Z">
        <w:r w:rsidR="00E8193A" w:rsidDel="00913D38">
          <w:rPr>
            <w:bCs/>
            <w:lang w:val="en"/>
          </w:rPr>
          <w:delText>)</w:delText>
        </w:r>
      </w:del>
      <w:r w:rsidR="00E8193A">
        <w:rPr>
          <w:bCs/>
          <w:lang w:val="en"/>
        </w:rPr>
        <w:t xml:space="preserve"> of the samples with and without </w:t>
      </w:r>
      <w:r w:rsidR="00D369E5">
        <w:rPr>
          <w:bCs/>
          <w:lang w:val="en"/>
        </w:rPr>
        <w:t>transition sites</w:t>
      </w:r>
      <w:r w:rsidR="000E6A20">
        <w:rPr>
          <w:bCs/>
          <w:lang w:val="en"/>
        </w:rPr>
        <w:t xml:space="preserve"> </w:t>
      </w:r>
      <w:r w:rsidR="00E8193A">
        <w:rPr>
          <w:bCs/>
          <w:lang w:val="en"/>
        </w:rPr>
        <w:t xml:space="preserve">and </w:t>
      </w:r>
      <w:r w:rsidR="00402167">
        <w:rPr>
          <w:bCs/>
          <w:lang w:val="en"/>
        </w:rPr>
        <w:t>finding</w:t>
      </w:r>
      <w:r w:rsidR="00E8193A">
        <w:rPr>
          <w:bCs/>
          <w:lang w:val="en"/>
        </w:rPr>
        <w:t xml:space="preserve"> no difference. We also </w:t>
      </w:r>
      <w:r w:rsidR="00397622">
        <w:rPr>
          <w:bCs/>
          <w:lang w:val="en"/>
        </w:rPr>
        <w:t>confirmed</w:t>
      </w:r>
      <w:r w:rsidR="00E8193A">
        <w:rPr>
          <w:bCs/>
          <w:lang w:val="en"/>
        </w:rPr>
        <w:t xml:space="preserve"> that the </w:t>
      </w:r>
      <w:r w:rsidR="000E6A20">
        <w:rPr>
          <w:bCs/>
          <w:lang w:val="en"/>
        </w:rPr>
        <w:t>genomes in our Principal Component Analysis (PCA) clustered by ecoregion rather than by source (museum vs. field)</w:t>
      </w:r>
      <w:r w:rsidR="00E8193A">
        <w:rPr>
          <w:bCs/>
          <w:lang w:val="en"/>
        </w:rPr>
        <w:t xml:space="preserve">, as the latter possibility would have suggested </w:t>
      </w:r>
      <w:r w:rsidR="00E8193A">
        <w:rPr>
          <w:bCs/>
          <w:lang w:val="en"/>
        </w:rPr>
        <w:lastRenderedPageBreak/>
        <w:t>evidence of batch effects</w:t>
      </w:r>
      <w:r w:rsidR="006651F0">
        <w:rPr>
          <w:bCs/>
          <w:lang w:val="en"/>
        </w:rPr>
        <w:t xml:space="preserve"> (Figure 1B</w:t>
      </w:r>
      <w:r w:rsidR="00DE3F64">
        <w:rPr>
          <w:bCs/>
          <w:lang w:val="en"/>
        </w:rPr>
        <w:t>, S1</w:t>
      </w:r>
      <w:r w:rsidR="006651F0">
        <w:rPr>
          <w:bCs/>
          <w:lang w:val="en"/>
        </w:rPr>
        <w:t>)</w:t>
      </w:r>
      <w:r w:rsidR="000E6A20">
        <w:rPr>
          <w:bCs/>
          <w:lang w:val="en"/>
        </w:rPr>
        <w:t>.</w:t>
      </w:r>
      <w:r w:rsidR="0076390C">
        <w:rPr>
          <w:bCs/>
          <w:lang w:val="en"/>
        </w:rPr>
        <w:t xml:space="preserve"> </w:t>
      </w:r>
      <w:r w:rsidR="002E1F60">
        <w:rPr>
          <w:bCs/>
          <w:lang w:val="en"/>
        </w:rPr>
        <w:t xml:space="preserve">After filtering, we had an average depth of coverage of </w:t>
      </w:r>
      <w:r w:rsidR="00D04AF6">
        <w:rPr>
          <w:bCs/>
          <w:lang w:val="en"/>
        </w:rPr>
        <w:t>5.08</w:t>
      </w:r>
      <w:r w:rsidR="002E1F60">
        <w:rPr>
          <w:bCs/>
          <w:lang w:val="en"/>
        </w:rPr>
        <w:t xml:space="preserve"> across all samples.</w:t>
      </w:r>
    </w:p>
    <w:p w14:paraId="240268DD" w14:textId="77777777" w:rsidR="0085178F" w:rsidRPr="006D2868" w:rsidRDefault="0085178F" w:rsidP="00FE72A9">
      <w:pPr>
        <w:spacing w:line="480" w:lineRule="auto"/>
        <w:rPr>
          <w:bCs/>
          <w:lang w:val="en"/>
        </w:rPr>
      </w:pPr>
    </w:p>
    <w:p w14:paraId="0B7DAAA0" w14:textId="2C348E77" w:rsidR="0085178F" w:rsidRPr="006D2868" w:rsidRDefault="0085178F" w:rsidP="00FE72A9">
      <w:pPr>
        <w:spacing w:line="480" w:lineRule="auto"/>
        <w:rPr>
          <w:bCs/>
          <w:u w:val="single"/>
          <w:lang w:val="en"/>
        </w:rPr>
      </w:pPr>
      <w:r w:rsidRPr="006D2868">
        <w:rPr>
          <w:bCs/>
          <w:u w:val="single"/>
          <w:lang w:val="en"/>
        </w:rPr>
        <w:t>Population Structure Analyses</w:t>
      </w:r>
    </w:p>
    <w:p w14:paraId="19D17FDF" w14:textId="23470F28" w:rsidR="00521413" w:rsidRPr="00815648" w:rsidRDefault="0085178F" w:rsidP="00815648">
      <w:pPr>
        <w:spacing w:line="480" w:lineRule="auto"/>
        <w:ind w:firstLine="720"/>
        <w:rPr>
          <w:bCs/>
          <w:lang w:val="en"/>
        </w:rPr>
      </w:pPr>
      <w:r w:rsidRPr="006D2868">
        <w:rPr>
          <w:bCs/>
          <w:lang w:val="en"/>
        </w:rPr>
        <w:t xml:space="preserve">We analyzed relationships between our samples </w:t>
      </w:r>
      <w:r w:rsidR="00445C45">
        <w:rPr>
          <w:bCs/>
          <w:lang w:val="en"/>
        </w:rPr>
        <w:t>using</w:t>
      </w:r>
      <w:r w:rsidRPr="006D2868">
        <w:rPr>
          <w:bCs/>
          <w:lang w:val="en"/>
        </w:rPr>
        <w:t xml:space="preserve"> PCA</w:t>
      </w:r>
      <w:r w:rsidR="00D04AF6">
        <w:rPr>
          <w:bCs/>
          <w:lang w:val="en"/>
        </w:rPr>
        <w:t xml:space="preserve"> and ADMIXTURE</w:t>
      </w:r>
      <w:r w:rsidR="00397622">
        <w:rPr>
          <w:bCs/>
          <w:lang w:val="en"/>
        </w:rPr>
        <w:t xml:space="preserve"> </w:t>
      </w:r>
      <w:r w:rsidR="00732823">
        <w:rPr>
          <w:bCs/>
          <w:lang w:val="en"/>
        </w:rPr>
        <w:fldChar w:fldCharType="begin"/>
      </w:r>
      <w:r w:rsidR="000A03BF">
        <w:rPr>
          <w:bCs/>
          <w:lang w:val="en"/>
        </w:rPr>
        <w:instrText xml:space="preserve"> ADDIN ZOTERO_ITEM CSL_CITATION {"citationID":"uhrkAhaL","properties":{"formattedCitation":"(Alexander &amp; Lange, 2011)","plainCitation":"(Alexander &amp; Lange, 2011)","noteIndex":0},"citationItems":[{"id":1285,"uris":["http://zotero.org/users/15902993/items/5LZ8VVRY"],"itemData":{"id":1285,"type":"article-journal","abstract":"The estimation of individual ancestry from genetic data has become essential to applied population genetics and genetic epidemiology. Software programs for calculating ancestry estimates have become essential tools in the geneticist's analytic arsenal. Here we describe four enhancements to ADMIXTURE, a high-performance tool for estimating individual ancestries and population allele frequencies from SNP (single nucleotide polymorphism) data. First, ADMIXTURE can be used to estimate the number of underlying populations through cross-validation. Second, individuals of known ancestry can be exploited in supervised learning to yield more precise ancestry estimates. Third, by penalizing small admixture coefficients for each individual, one can encourage model parsimony, often yielding more interpretable results for small datasets or datasets with large numbers of ancestral populations. Finally, by exploiting multiple processors, large datasets can be analyzed even more rapidly. The enhancements we have described make ADMIXTURE a more accurate, efficient, and versatile tool for ancestry estimation.","container-title":"BMC Bioinformatics","DOI":"10.1186/1471-2105-12-246","ISSN":"1471-2105","issue":"1","journalAbbreviation":"BMC Bioinformatics","language":"en","license":"2011 Alexander and Lange; licensee BioMed Central Ltd.","note":"number: 1","page":"1-6","publisher":"BioMed Central","source":"link-springer-com.ezproxy1.library.arizona.edu","title":"Enhancements to the ADMIXTURE algorithm for individual ancestry estimation","volume":"12","author":[{"family":"Alexander","given":"David H."},{"family":"Lange","given":"Kenneth"}],"issued":{"date-parts":[["2011",12]]}}}],"schema":"https://github.com/citation-style-language/schema/raw/master/csl-citation.json"} </w:instrText>
      </w:r>
      <w:r w:rsidR="00732823">
        <w:rPr>
          <w:bCs/>
          <w:lang w:val="en"/>
        </w:rPr>
        <w:fldChar w:fldCharType="separate"/>
      </w:r>
      <w:r w:rsidR="00732823">
        <w:rPr>
          <w:bCs/>
          <w:noProof/>
          <w:lang w:val="en"/>
        </w:rPr>
        <w:t>(Alexander &amp; Lange, 2011)</w:t>
      </w:r>
      <w:r w:rsidR="00732823">
        <w:rPr>
          <w:bCs/>
          <w:lang w:val="en"/>
        </w:rPr>
        <w:fldChar w:fldCharType="end"/>
      </w:r>
      <w:r w:rsidRPr="006D2868">
        <w:rPr>
          <w:bCs/>
          <w:lang w:val="en"/>
        </w:rPr>
        <w:t xml:space="preserve">. </w:t>
      </w:r>
      <w:r w:rsidR="00445C45">
        <w:rPr>
          <w:bCs/>
          <w:lang w:val="en"/>
        </w:rPr>
        <w:t xml:space="preserve">We first used </w:t>
      </w:r>
      <w:proofErr w:type="spellStart"/>
      <w:r w:rsidR="00445C45">
        <w:rPr>
          <w:bCs/>
          <w:lang w:val="en"/>
        </w:rPr>
        <w:t>angsd</w:t>
      </w:r>
      <w:proofErr w:type="spellEnd"/>
      <w:r w:rsidR="00445C45">
        <w:rPr>
          <w:bCs/>
          <w:lang w:val="en"/>
        </w:rPr>
        <w:t xml:space="preserve"> to generate a bcf file</w:t>
      </w:r>
      <w:r w:rsidR="00DA0C10">
        <w:rPr>
          <w:bCs/>
          <w:lang w:val="en"/>
        </w:rPr>
        <w:t>,</w:t>
      </w:r>
      <w:r w:rsidR="00445C45">
        <w:rPr>
          <w:bCs/>
          <w:lang w:val="en"/>
        </w:rPr>
        <w:t xml:space="preserve"> which we input into plink </w:t>
      </w:r>
      <w:r w:rsidR="00732823">
        <w:rPr>
          <w:bCs/>
          <w:lang w:val="en"/>
        </w:rPr>
        <w:fldChar w:fldCharType="begin"/>
      </w:r>
      <w:r w:rsidR="000A03BF">
        <w:rPr>
          <w:bCs/>
          <w:lang w:val="en"/>
        </w:rPr>
        <w:instrText xml:space="preserve"> ADDIN ZOTERO_ITEM CSL_CITATION {"citationID":"Q4R6EtFF","properties":{"formattedCitation":"(Purcell et al., 2007)","plainCitation":"(Purcell et al., 2007)","noteIndex":0},"citationItems":[{"id":843,"uris":["http://zotero.org/users/15902993/items/8FENUA8M"],"itemData":{"id":843,"type":"article-journal","container-title":"The American Journal of Human Genetics","DOI":"10.1086/519795","ISSN":"0002-9297","issue":"3","page":"559–575","publisher":"Elsevier BV","title":"PLINK: A Tool Set for Whole-Genome Association and Population-Based Linkage Analyses","volume":"81","author":[{"family":"Purcell","given":"Shaun"},{"family":"Neale","given":"Benjamin"},{"family":"Todd-Brown","given":"Kathe"},{"family":"Thomas","given":"Lori"},{"family":"Ferreira","given":"Manuel A.R."},{"family":"Bender","given":"David"},{"family":"Maller","given":"Julian"},{"family":"Sklar","given":"Pamela"},{"family":"Bakker","given":"Paul I.W.","non-dropping-particle":"de"},{"family":"Daly","given":"Mark J."},{"family":"Sham","given":"Pak C."}],"issued":{"date-parts":[["2007",9]]}}}],"schema":"https://github.com/citation-style-language/schema/raw/master/csl-citation.json"} </w:instrText>
      </w:r>
      <w:r w:rsidR="00732823">
        <w:rPr>
          <w:bCs/>
          <w:lang w:val="en"/>
        </w:rPr>
        <w:fldChar w:fldCharType="separate"/>
      </w:r>
      <w:r w:rsidR="00732823">
        <w:rPr>
          <w:bCs/>
          <w:noProof/>
          <w:lang w:val="en"/>
        </w:rPr>
        <w:t>(Purcell et al., 2007)</w:t>
      </w:r>
      <w:r w:rsidR="00732823">
        <w:rPr>
          <w:bCs/>
          <w:lang w:val="en"/>
        </w:rPr>
        <w:fldChar w:fldCharType="end"/>
      </w:r>
      <w:r w:rsidR="00397622">
        <w:rPr>
          <w:bCs/>
          <w:lang w:val="en"/>
        </w:rPr>
        <w:t xml:space="preserve"> </w:t>
      </w:r>
      <w:r w:rsidR="00445C45">
        <w:rPr>
          <w:bCs/>
          <w:lang w:val="en"/>
        </w:rPr>
        <w:t>to filter for unlinked SNPs (</w:t>
      </w:r>
      <w:r w:rsidR="00445C45" w:rsidRPr="00445C45">
        <w:rPr>
          <w:bCs/>
          <w:lang w:val="en"/>
        </w:rPr>
        <w:t>--</w:t>
      </w:r>
      <w:proofErr w:type="spellStart"/>
      <w:r w:rsidR="00445C45" w:rsidRPr="00445C45">
        <w:rPr>
          <w:bCs/>
          <w:lang w:val="en"/>
        </w:rPr>
        <w:t>indep</w:t>
      </w:r>
      <w:proofErr w:type="spellEnd"/>
      <w:r w:rsidR="00445C45" w:rsidRPr="00445C45">
        <w:rPr>
          <w:bCs/>
          <w:lang w:val="en"/>
        </w:rPr>
        <w:t>-pairwise 50kb 1 0.5</w:t>
      </w:r>
      <w:r w:rsidR="00445C45">
        <w:rPr>
          <w:bCs/>
          <w:lang w:val="en"/>
        </w:rPr>
        <w:t xml:space="preserve">). We used </w:t>
      </w:r>
      <w:proofErr w:type="spellStart"/>
      <w:r w:rsidR="00445C45">
        <w:rPr>
          <w:bCs/>
          <w:lang w:val="en"/>
        </w:rPr>
        <w:t>pcangsd</w:t>
      </w:r>
      <w:proofErr w:type="spellEnd"/>
      <w:r w:rsidR="00445C45">
        <w:rPr>
          <w:bCs/>
          <w:lang w:val="en"/>
        </w:rPr>
        <w:t xml:space="preserve"> </w:t>
      </w:r>
      <w:r w:rsidR="00732823">
        <w:rPr>
          <w:bCs/>
          <w:lang w:val="en"/>
        </w:rPr>
        <w:fldChar w:fldCharType="begin"/>
      </w:r>
      <w:r w:rsidR="00732823">
        <w:rPr>
          <w:bCs/>
          <w:lang w:val="en"/>
        </w:rPr>
        <w:instrText xml:space="preserve"> ADDIN ZOTERO_ITEM CSL_CITATION {"citationID":"JpXbuPat","properties":{"formattedCitation":"(Meisner &amp; Albrechtsen, 2018)","plainCitation":"(Meisner &amp; Albrechtsen, 2018)","noteIndex":0},"citationItems":[{"id":1287,"uris":["http://zotero.org/users/15902993/items/VZYI6DUL"],"itemData":{"id":1287,"type":"article-journal","abstract":"Meisner and Albrechtsen present two methods for inferring population structure and admixture proportions in low depth next-generation sequencing (NGS). NGS methods provide large amounts of genetic data but are associated with statistical uncertainty, especially for low-depth...We here present two methods for inferring population structure and admixture proportions in low-depth next-generation sequencing (NGS) data. Inference of population structure is essential in both population genetics and association studies, and is often performed using principal component analysis (PCA) or clustering-based approaches. NGS methods provide large amounts of genetic data but are associated with statistical uncertainty, especially for low-depth sequencing data. Models can account for this uncertainty by working directly on genotype likelihoods of the unobserved genotypes. We propose a method for inferring population structure through PCA in an iterative heuristic approach of estimating individual allele frequencies, where we demonstrate improved accuracy in samples with low and variable sequencing depth for both simulated and real datasets. We also use the estimated individual allele frequencies in a fast non-negative matrix factorization method to estimate admixture proportions. Both methods have been implemented in the PCAngsd framework available at http://www.popgen.dk/software/.","container-title":"Genetics","DOI":"10.1534/genetics.118.301336","ISSN":"1943-2631","issue":"2","journalAbbreviation":"Genetics","page":"719-731","source":"Silverchair","title":"Inferring Population Structure and Admixture Proportions in Low-Depth NGS Data","volume":"210","author":[{"family":"Meisner","given":"Jonas"},{"family":"Albrechtsen","given":"Anders"}],"issued":{"date-parts":[["2018",10,1]]}}}],"schema":"https://github.com/citation-style-language/schema/raw/master/csl-citation.json"} </w:instrText>
      </w:r>
      <w:r w:rsidR="00732823">
        <w:rPr>
          <w:bCs/>
          <w:lang w:val="en"/>
        </w:rPr>
        <w:fldChar w:fldCharType="separate"/>
      </w:r>
      <w:r w:rsidR="00732823">
        <w:rPr>
          <w:bCs/>
          <w:noProof/>
          <w:lang w:val="en"/>
        </w:rPr>
        <w:t>(Meisner &amp; Albrechtsen, 2018)</w:t>
      </w:r>
      <w:r w:rsidR="00732823">
        <w:rPr>
          <w:bCs/>
          <w:lang w:val="en"/>
        </w:rPr>
        <w:fldChar w:fldCharType="end"/>
      </w:r>
      <w:r w:rsidR="00397622">
        <w:rPr>
          <w:bCs/>
          <w:lang w:val="en"/>
        </w:rPr>
        <w:t xml:space="preserve"> </w:t>
      </w:r>
      <w:r w:rsidR="00445C45">
        <w:rPr>
          <w:bCs/>
          <w:lang w:val="en"/>
        </w:rPr>
        <w:t xml:space="preserve">to output a covariance matrix from which we computed eigenvectors that we visualized in R and to output an </w:t>
      </w:r>
      <w:r w:rsidR="00D04AF6">
        <w:rPr>
          <w:bCs/>
          <w:lang w:val="en"/>
        </w:rPr>
        <w:t xml:space="preserve">ADMIXTURE </w:t>
      </w:r>
      <w:r w:rsidR="00445C45">
        <w:rPr>
          <w:bCs/>
          <w:lang w:val="en"/>
        </w:rPr>
        <w:t>plot.</w:t>
      </w:r>
      <w:r w:rsidR="00EF5CFB">
        <w:rPr>
          <w:bCs/>
          <w:lang w:val="en"/>
        </w:rPr>
        <w:t xml:space="preserve"> These revealed that two of our rural </w:t>
      </w:r>
      <w:r w:rsidR="00486A7C">
        <w:rPr>
          <w:bCs/>
          <w:lang w:val="en"/>
        </w:rPr>
        <w:t>Pyrrhuloxia</w:t>
      </w:r>
      <w:r w:rsidR="00EF5CFB">
        <w:rPr>
          <w:bCs/>
          <w:lang w:val="en"/>
        </w:rPr>
        <w:t xml:space="preserve"> samples </w:t>
      </w:r>
      <w:r w:rsidR="003B0D2D">
        <w:rPr>
          <w:bCs/>
          <w:lang w:val="en"/>
        </w:rPr>
        <w:t xml:space="preserve">from eastern Arizona </w:t>
      </w:r>
      <w:r w:rsidR="00EF5CFB">
        <w:rPr>
          <w:bCs/>
          <w:lang w:val="en"/>
        </w:rPr>
        <w:t>may be close relatives, so we removed the individual with lower depth of coverage from all downstream analyses</w:t>
      </w:r>
      <w:r w:rsidR="00C552E8">
        <w:rPr>
          <w:bCs/>
          <w:lang w:val="en"/>
        </w:rPr>
        <w:t xml:space="preserve"> (</w:t>
      </w:r>
      <w:r w:rsidR="00C552E8" w:rsidRPr="00C552E8">
        <w:rPr>
          <w:bCs/>
          <w:lang w:val="en"/>
        </w:rPr>
        <w:t>UWBM77718</w:t>
      </w:r>
      <w:r w:rsidR="00C552E8">
        <w:rPr>
          <w:bCs/>
          <w:lang w:val="en"/>
        </w:rPr>
        <w:t>)</w:t>
      </w:r>
      <w:r w:rsidR="00EF5CFB">
        <w:rPr>
          <w:bCs/>
          <w:lang w:val="en"/>
        </w:rPr>
        <w:t>. We show results from the population structure analyses without that individual</w:t>
      </w:r>
      <w:r w:rsidR="00D369E5">
        <w:rPr>
          <w:bCs/>
          <w:lang w:val="en"/>
        </w:rPr>
        <w:t xml:space="preserve"> (Figure 1)</w:t>
      </w:r>
      <w:r w:rsidR="000023FB">
        <w:rPr>
          <w:bCs/>
          <w:lang w:val="en"/>
        </w:rPr>
        <w:t>, but the full results are in the supplement (Figure S1)</w:t>
      </w:r>
      <w:r w:rsidR="00EF5CFB">
        <w:rPr>
          <w:bCs/>
          <w:lang w:val="en"/>
        </w:rPr>
        <w:t>.</w:t>
      </w:r>
    </w:p>
    <w:p w14:paraId="22B42A8F" w14:textId="0FFCEC1A" w:rsidR="00521413" w:rsidRDefault="00521413" w:rsidP="00521413">
      <w:pPr>
        <w:spacing w:line="480" w:lineRule="auto"/>
        <w:rPr>
          <w:bCs/>
          <w:lang w:val="en"/>
        </w:rPr>
      </w:pPr>
      <w:r>
        <w:rPr>
          <w:bCs/>
          <w:noProof/>
          <w:lang w:val="en"/>
        </w:rPr>
        <w:lastRenderedPageBreak/>
        <w:drawing>
          <wp:inline distT="0" distB="0" distL="0" distR="0" wp14:anchorId="39E8BBE0" wp14:editId="0DA6A079">
            <wp:extent cx="5943407" cy="6510020"/>
            <wp:effectExtent l="0" t="0" r="635" b="5080"/>
            <wp:docPr id="196738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86906"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943407" cy="6510020"/>
                    </a:xfrm>
                    <a:prstGeom prst="rect">
                      <a:avLst/>
                    </a:prstGeom>
                  </pic:spPr>
                </pic:pic>
              </a:graphicData>
            </a:graphic>
          </wp:inline>
        </w:drawing>
      </w:r>
      <w:r w:rsidRPr="00521413">
        <w:rPr>
          <w:b/>
          <w:lang w:val="en"/>
        </w:rPr>
        <w:t xml:space="preserve"> Figure 1:</w:t>
      </w:r>
      <w:r w:rsidRPr="00521413">
        <w:rPr>
          <w:bCs/>
          <w:lang w:val="en"/>
        </w:rPr>
        <w:t xml:space="preserve"> A. Sampling locations across the state of Arizona, with </w:t>
      </w:r>
      <w:r w:rsidR="00486A7C">
        <w:rPr>
          <w:bCs/>
          <w:lang w:val="en"/>
        </w:rPr>
        <w:t>Northern Cardinal</w:t>
      </w:r>
      <w:r w:rsidRPr="00521413">
        <w:rPr>
          <w:bCs/>
          <w:lang w:val="en"/>
        </w:rPr>
        <w:t xml:space="preserve">s in purple and </w:t>
      </w:r>
      <w:r w:rsidR="00486A7C">
        <w:rPr>
          <w:bCs/>
          <w:lang w:val="en"/>
        </w:rPr>
        <w:t>Pyrrhuloxia</w:t>
      </w:r>
      <w:r w:rsidRPr="00521413">
        <w:rPr>
          <w:bCs/>
          <w:lang w:val="en"/>
        </w:rPr>
        <w:t xml:space="preserve"> in green</w:t>
      </w:r>
      <w:ins w:id="164" w:author="Danny Jackson" w:date="2026-03-16T09:22:00Z" w16du:dateUtc="2026-03-16T13:22:00Z">
        <w:r w:rsidR="00795247">
          <w:rPr>
            <w:bCs/>
            <w:lang w:val="en"/>
          </w:rPr>
          <w:t xml:space="preserve">. A map with an alternative </w:t>
        </w:r>
      </w:ins>
      <w:ins w:id="165" w:author="Danny Jackson" w:date="2026-03-16T09:23:00Z" w16du:dateUtc="2026-03-16T13:23:00Z">
        <w:r w:rsidR="00795247">
          <w:rPr>
            <w:bCs/>
            <w:lang w:val="en"/>
          </w:rPr>
          <w:t>base layer</w:t>
        </w:r>
      </w:ins>
      <w:ins w:id="166" w:author="Danny Jackson" w:date="2026-03-16T09:22:00Z" w16du:dateUtc="2026-03-16T13:22:00Z">
        <w:r w:rsidR="00795247">
          <w:rPr>
            <w:bCs/>
            <w:lang w:val="en"/>
          </w:rPr>
          <w:t xml:space="preserve"> is provided in Figure S1 for additional clarity</w:t>
        </w:r>
      </w:ins>
      <w:r w:rsidRPr="00521413">
        <w:rPr>
          <w:bCs/>
          <w:lang w:val="en"/>
        </w:rPr>
        <w:t>. B. PCA of all genomes retained after filtering for potential close relatives (</w:t>
      </w:r>
      <w:r w:rsidR="00486A7C">
        <w:rPr>
          <w:bCs/>
          <w:lang w:val="en"/>
        </w:rPr>
        <w:t>Northern Cardinal</w:t>
      </w:r>
      <w:r w:rsidRPr="00521413">
        <w:rPr>
          <w:bCs/>
          <w:lang w:val="en"/>
        </w:rPr>
        <w:t xml:space="preserve">s: urban N=6, rural N=6; Pyrrhuloxia: urban N=6; rural N=5). C. Admixture </w:t>
      </w:r>
      <w:r w:rsidRPr="00521413">
        <w:rPr>
          <w:bCs/>
          <w:lang w:val="en"/>
        </w:rPr>
        <w:lastRenderedPageBreak/>
        <w:t>plot ordered by species and then by ecoregion.</w:t>
      </w:r>
      <w:ins w:id="167" w:author="Danny Jackson" w:date="2026-03-15T08:03:00Z" w16du:dateUtc="2026-03-15T12:03:00Z">
        <w:r w:rsidR="00913D38">
          <w:rPr>
            <w:bCs/>
            <w:lang w:val="en"/>
          </w:rPr>
          <w:t xml:space="preserve"> Samples </w:t>
        </w:r>
      </w:ins>
      <w:ins w:id="168" w:author="Danny Jackson" w:date="2026-03-15T08:04:00Z" w16du:dateUtc="2026-03-15T12:04:00Z">
        <w:r w:rsidR="00913D38">
          <w:rPr>
            <w:bCs/>
            <w:lang w:val="en"/>
          </w:rPr>
          <w:t>cluster</w:t>
        </w:r>
      </w:ins>
      <w:ins w:id="169" w:author="Danny Jackson" w:date="2026-03-15T08:03:00Z" w16du:dateUtc="2026-03-15T12:03:00Z">
        <w:r w:rsidR="00913D38">
          <w:rPr>
            <w:bCs/>
            <w:lang w:val="en"/>
          </w:rPr>
          <w:t xml:space="preserve"> by ecoregion </w:t>
        </w:r>
      </w:ins>
      <w:ins w:id="170" w:author="Danny Jackson" w:date="2026-03-15T08:04:00Z" w16du:dateUtc="2026-03-15T12:04:00Z">
        <w:r w:rsidR="00913D38">
          <w:rPr>
            <w:bCs/>
            <w:lang w:val="en"/>
          </w:rPr>
          <w:t xml:space="preserve">rather than by source (museum vs. field), </w:t>
        </w:r>
      </w:ins>
      <w:ins w:id="171" w:author="Danny Jackson" w:date="2026-03-15T08:05:00Z" w16du:dateUtc="2026-03-15T12:05:00Z">
        <w:r w:rsidR="00913D38">
          <w:rPr>
            <w:bCs/>
            <w:lang w:val="en"/>
          </w:rPr>
          <w:t>suggesting minimal batch effects.</w:t>
        </w:r>
      </w:ins>
      <w:ins w:id="172" w:author="Danny Jackson" w:date="2026-03-15T08:04:00Z" w16du:dateUtc="2026-03-15T12:04:00Z">
        <w:r w:rsidR="00913D38">
          <w:rPr>
            <w:bCs/>
            <w:lang w:val="en"/>
          </w:rPr>
          <w:t xml:space="preserve"> </w:t>
        </w:r>
      </w:ins>
    </w:p>
    <w:p w14:paraId="09574F62" w14:textId="74D16C43" w:rsidR="0085178F" w:rsidRPr="006D2868" w:rsidRDefault="0085178F" w:rsidP="00FE72A9">
      <w:pPr>
        <w:spacing w:line="480" w:lineRule="auto"/>
        <w:rPr>
          <w:bCs/>
          <w:lang w:val="en"/>
        </w:rPr>
      </w:pPr>
    </w:p>
    <w:p w14:paraId="758D122E" w14:textId="5E09BDDA" w:rsidR="0085178F" w:rsidRPr="006D2868" w:rsidRDefault="0085178F" w:rsidP="00FE72A9">
      <w:pPr>
        <w:spacing w:line="480" w:lineRule="auto"/>
        <w:rPr>
          <w:bCs/>
          <w:u w:val="single"/>
          <w:lang w:val="en"/>
        </w:rPr>
      </w:pPr>
      <w:r w:rsidRPr="006D2868">
        <w:rPr>
          <w:bCs/>
          <w:u w:val="single"/>
          <w:lang w:val="en"/>
        </w:rPr>
        <w:t xml:space="preserve">Tests for positive selection </w:t>
      </w:r>
    </w:p>
    <w:p w14:paraId="2E24E7CB" w14:textId="26D1A794" w:rsidR="002E1F60" w:rsidRDefault="0085178F" w:rsidP="00FE72A9">
      <w:pPr>
        <w:spacing w:line="480" w:lineRule="auto"/>
        <w:ind w:firstLine="720"/>
        <w:rPr>
          <w:bCs/>
          <w:lang w:val="en"/>
        </w:rPr>
      </w:pPr>
      <w:r w:rsidRPr="006D2868">
        <w:rPr>
          <w:bCs/>
          <w:lang w:val="en"/>
        </w:rPr>
        <w:t xml:space="preserve">To identify regions of the genome that have either recently undergone positive selection due to urbanization or that are associated with urban versus rural areas, we used </w:t>
      </w:r>
      <w:r w:rsidR="00445C45">
        <w:rPr>
          <w:bCs/>
          <w:lang w:val="en"/>
        </w:rPr>
        <w:t>two</w:t>
      </w:r>
      <w:r w:rsidRPr="006D2868">
        <w:rPr>
          <w:bCs/>
          <w:lang w:val="en"/>
        </w:rPr>
        <w:t xml:space="preserve"> statistical approaches.</w:t>
      </w:r>
      <w:ins w:id="173" w:author="Danny Jackson" w:date="2026-03-15T08:24:00Z" w16du:dateUtc="2026-03-15T12:24:00Z">
        <w:r w:rsidR="00AB7B99">
          <w:rPr>
            <w:bCs/>
            <w:lang w:val="en"/>
          </w:rPr>
          <w:t xml:space="preserve"> F</w:t>
        </w:r>
        <w:r w:rsidR="00AB7B99" w:rsidRPr="00AB7B99">
          <w:rPr>
            <w:bCs/>
            <w:vertAlign w:val="subscript"/>
            <w:lang w:val="en"/>
            <w:rPrChange w:id="174" w:author="Danny Jackson" w:date="2026-03-15T08:28:00Z" w16du:dateUtc="2026-03-15T12:28:00Z">
              <w:rPr>
                <w:bCs/>
                <w:lang w:val="en"/>
              </w:rPr>
            </w:rPrChange>
          </w:rPr>
          <w:t>S</w:t>
        </w:r>
      </w:ins>
      <w:ins w:id="175" w:author="Danny Jackson" w:date="2026-03-15T08:25:00Z" w16du:dateUtc="2026-03-15T12:25:00Z">
        <w:r w:rsidR="00AB7B99" w:rsidRPr="00AB7B99">
          <w:rPr>
            <w:bCs/>
            <w:vertAlign w:val="subscript"/>
            <w:lang w:val="en"/>
            <w:rPrChange w:id="176" w:author="Danny Jackson" w:date="2026-03-15T08:28:00Z" w16du:dateUtc="2026-03-15T12:28:00Z">
              <w:rPr>
                <w:bCs/>
                <w:lang w:val="en"/>
              </w:rPr>
            </w:rPrChange>
          </w:rPr>
          <w:t>T</w:t>
        </w:r>
        <w:r w:rsidR="00AB7B99">
          <w:rPr>
            <w:bCs/>
            <w:lang w:val="en"/>
          </w:rPr>
          <w:t xml:space="preserve"> is sensitive to signatures of divergence while </w:t>
        </w:r>
        <w:proofErr w:type="spellStart"/>
        <w:r w:rsidR="00AB7B99">
          <w:rPr>
            <w:bCs/>
            <w:lang w:val="en"/>
          </w:rPr>
          <w:t>RAiSD</w:t>
        </w:r>
        <w:proofErr w:type="spellEnd"/>
        <w:r w:rsidR="00AB7B99">
          <w:rPr>
            <w:bCs/>
            <w:lang w:val="en"/>
          </w:rPr>
          <w:t xml:space="preserve"> is sensitive to signatures of recent or ongoing selective sweeps</w:t>
        </w:r>
      </w:ins>
      <w:ins w:id="177" w:author="Danny Jackson" w:date="2026-03-15T08:26:00Z" w16du:dateUtc="2026-03-15T12:26:00Z">
        <w:r w:rsidR="00AB7B99">
          <w:rPr>
            <w:bCs/>
            <w:lang w:val="en"/>
          </w:rPr>
          <w:t xml:space="preserve">. </w:t>
        </w:r>
      </w:ins>
      <w:ins w:id="178" w:author="Danny Jackson" w:date="2026-03-15T08:28:00Z" w16du:dateUtc="2026-03-15T12:28:00Z">
        <w:r w:rsidR="00AB7B99" w:rsidRPr="00AB7B99">
          <w:rPr>
            <w:bCs/>
            <w:lang w:val="en"/>
          </w:rPr>
          <w:t xml:space="preserve">Although both statistics can reflect selection, they are sensitive to different stages of the selective process, with </w:t>
        </w:r>
        <w:proofErr w:type="spellStart"/>
        <w:r w:rsidR="00AB7B99" w:rsidRPr="00AB7B99">
          <w:rPr>
            <w:bCs/>
            <w:lang w:val="en"/>
          </w:rPr>
          <w:t>RAiSD</w:t>
        </w:r>
        <w:proofErr w:type="spellEnd"/>
        <w:r w:rsidR="00AB7B99" w:rsidRPr="00AB7B99">
          <w:rPr>
            <w:bCs/>
            <w:lang w:val="en"/>
          </w:rPr>
          <w:t xml:space="preserve"> detecting ongoing or recent sweeps and F</w:t>
        </w:r>
        <w:r w:rsidR="00AB7B99" w:rsidRPr="00470741">
          <w:rPr>
            <w:bCs/>
            <w:vertAlign w:val="subscript"/>
            <w:lang w:val="en"/>
            <w:rPrChange w:id="179" w:author="Danny Jackson" w:date="2026-04-19T13:37:00Z" w16du:dateUtc="2026-04-19T17:37:00Z">
              <w:rPr>
                <w:bCs/>
                <w:lang w:val="en"/>
              </w:rPr>
            </w:rPrChange>
          </w:rPr>
          <w:t>ST</w:t>
        </w:r>
        <w:r w:rsidR="00AB7B99" w:rsidRPr="00AB7B99">
          <w:rPr>
            <w:bCs/>
            <w:lang w:val="en"/>
          </w:rPr>
          <w:t xml:space="preserve"> capturing divergence following selection.</w:t>
        </w:r>
        <w:r w:rsidR="00AB7B99">
          <w:rPr>
            <w:bCs/>
            <w:lang w:val="en"/>
          </w:rPr>
          <w:t xml:space="preserve"> </w:t>
        </w:r>
      </w:ins>
      <w:del w:id="180" w:author="Danny Jackson" w:date="2026-03-15T08:24:00Z" w16du:dateUtc="2026-03-15T12:24:00Z">
        <w:r w:rsidRPr="006D2868" w:rsidDel="00AB7B99">
          <w:rPr>
            <w:bCs/>
            <w:lang w:val="en"/>
          </w:rPr>
          <w:delText xml:space="preserve"> </w:delText>
        </w:r>
      </w:del>
      <w:r w:rsidRPr="006D2868">
        <w:rPr>
          <w:bCs/>
          <w:lang w:val="en"/>
        </w:rPr>
        <w:t xml:space="preserve">First, we employed </w:t>
      </w:r>
      <w:r w:rsidR="003F6E85">
        <w:rPr>
          <w:bCs/>
          <w:lang w:val="en"/>
        </w:rPr>
        <w:t xml:space="preserve">sliding window </w:t>
      </w:r>
      <w:r w:rsidRPr="006D2868">
        <w:rPr>
          <w:bCs/>
          <w:lang w:val="en"/>
        </w:rPr>
        <w:t>F</w:t>
      </w:r>
      <w:r w:rsidRPr="006D2868">
        <w:rPr>
          <w:bCs/>
          <w:vertAlign w:val="subscript"/>
          <w:lang w:val="en"/>
        </w:rPr>
        <w:t>ST</w:t>
      </w:r>
      <w:r w:rsidRPr="006D2868">
        <w:rPr>
          <w:bCs/>
          <w:lang w:val="en"/>
        </w:rPr>
        <w:t xml:space="preserve"> scans </w:t>
      </w:r>
      <w:r w:rsidR="00445C45">
        <w:rPr>
          <w:bCs/>
          <w:lang w:val="en"/>
        </w:rPr>
        <w:t>to</w:t>
      </w:r>
      <w:r w:rsidRPr="006D2868">
        <w:rPr>
          <w:bCs/>
          <w:lang w:val="en"/>
        </w:rPr>
        <w:t xml:space="preserve"> compare urban populations with rural populations of the same species</w:t>
      </w:r>
      <w:r w:rsidR="002E1F60">
        <w:rPr>
          <w:bCs/>
          <w:lang w:val="en"/>
        </w:rPr>
        <w:t xml:space="preserve"> using </w:t>
      </w:r>
      <w:bookmarkStart w:id="181" w:name="_Hlk224455156"/>
      <w:r w:rsidR="002E1F60">
        <w:rPr>
          <w:bCs/>
          <w:lang w:val="en"/>
        </w:rPr>
        <w:t>50 kb windows with a</w:t>
      </w:r>
      <w:del w:id="182" w:author="Danny Jackson" w:date="2026-03-15T08:22:00Z" w16du:dateUtc="2026-03-15T12:22:00Z">
        <w:r w:rsidR="002E1F60" w:rsidDel="00F169E9">
          <w:rPr>
            <w:bCs/>
            <w:lang w:val="en"/>
          </w:rPr>
          <w:delText xml:space="preserve"> step size of</w:delText>
        </w:r>
      </w:del>
      <w:r w:rsidR="002E1F60">
        <w:rPr>
          <w:bCs/>
          <w:lang w:val="en"/>
        </w:rPr>
        <w:t xml:space="preserve"> </w:t>
      </w:r>
      <w:r w:rsidR="00EE3E0E">
        <w:rPr>
          <w:bCs/>
          <w:lang w:val="en"/>
        </w:rPr>
        <w:t>12.5</w:t>
      </w:r>
      <w:r w:rsidR="002E1F60">
        <w:rPr>
          <w:bCs/>
          <w:lang w:val="en"/>
        </w:rPr>
        <w:t xml:space="preserve"> kb</w:t>
      </w:r>
      <w:ins w:id="183" w:author="Danny Jackson" w:date="2026-03-15T08:22:00Z" w16du:dateUtc="2026-03-15T12:22:00Z">
        <w:r w:rsidR="00F169E9">
          <w:rPr>
            <w:bCs/>
            <w:lang w:val="en"/>
          </w:rPr>
          <w:t xml:space="preserve"> step size</w:t>
        </w:r>
      </w:ins>
      <w:ins w:id="184" w:author="Danny Jackson" w:date="2026-03-15T08:20:00Z" w16du:dateUtc="2026-03-15T12:20:00Z">
        <w:r w:rsidR="00F169E9">
          <w:rPr>
            <w:bCs/>
            <w:lang w:val="en"/>
          </w:rPr>
          <w:t xml:space="preserve"> following similar </w:t>
        </w:r>
      </w:ins>
      <w:ins w:id="185" w:author="Danny Jackson" w:date="2026-03-15T08:21:00Z" w16du:dateUtc="2026-03-15T12:21:00Z">
        <w:r w:rsidR="00F169E9">
          <w:rPr>
            <w:bCs/>
            <w:lang w:val="en"/>
          </w:rPr>
          <w:t>approaches</w:t>
        </w:r>
      </w:ins>
      <w:ins w:id="186" w:author="Danny Jackson" w:date="2026-03-15T08:20:00Z" w16du:dateUtc="2026-03-15T12:20:00Z">
        <w:r w:rsidR="00F169E9">
          <w:rPr>
            <w:bCs/>
            <w:lang w:val="en"/>
          </w:rPr>
          <w:t xml:space="preserve"> </w:t>
        </w:r>
      </w:ins>
      <w:ins w:id="187" w:author="Danny Jackson" w:date="2026-03-15T08:21:00Z" w16du:dateUtc="2026-03-15T12:21:00Z">
        <w:r w:rsidR="00F169E9">
          <w:rPr>
            <w:bCs/>
            <w:lang w:val="en"/>
          </w:rPr>
          <w:t>used in</w:t>
        </w:r>
      </w:ins>
      <w:ins w:id="188" w:author="Danny Jackson" w:date="2026-03-15T08:20:00Z" w16du:dateUtc="2026-03-15T12:20:00Z">
        <w:r w:rsidR="00F169E9">
          <w:rPr>
            <w:bCs/>
            <w:lang w:val="en"/>
          </w:rPr>
          <w:t xml:space="preserve"> </w:t>
        </w:r>
      </w:ins>
      <w:ins w:id="189" w:author="Danny Jackson" w:date="2026-03-15T08:22:00Z" w16du:dateUtc="2026-03-15T12:22:00Z">
        <w:r w:rsidR="00F169E9">
          <w:rPr>
            <w:bCs/>
            <w:lang w:val="en"/>
          </w:rPr>
          <w:t>previous</w:t>
        </w:r>
      </w:ins>
      <w:ins w:id="190" w:author="Danny Jackson" w:date="2026-03-15T08:20:00Z" w16du:dateUtc="2026-03-15T12:20:00Z">
        <w:r w:rsidR="00F169E9">
          <w:rPr>
            <w:bCs/>
            <w:lang w:val="en"/>
          </w:rPr>
          <w:t xml:space="preserve"> genomic selection scan</w:t>
        </w:r>
      </w:ins>
      <w:ins w:id="191" w:author="Danny Jackson" w:date="2026-03-15T08:21:00Z" w16du:dateUtc="2026-03-15T12:21:00Z">
        <w:r w:rsidR="00F169E9">
          <w:rPr>
            <w:bCs/>
            <w:lang w:val="en"/>
          </w:rPr>
          <w:t>s</w:t>
        </w:r>
      </w:ins>
      <w:r w:rsidR="00EE3E0E">
        <w:rPr>
          <w:bCs/>
          <w:lang w:val="en"/>
        </w:rPr>
        <w:t xml:space="preserve"> </w:t>
      </w:r>
      <w:bookmarkEnd w:id="181"/>
      <w:r w:rsidR="008A699A">
        <w:rPr>
          <w:bCs/>
          <w:lang w:val="en"/>
        </w:rPr>
        <w:fldChar w:fldCharType="begin"/>
      </w:r>
      <w:r w:rsidR="00F169E9">
        <w:rPr>
          <w:bCs/>
          <w:lang w:val="en"/>
        </w:rPr>
        <w:instrText xml:space="preserve"> ADDIN ZOTERO_ITEM CSL_CITATION {"citationID":"P6fVcdd8","properties":{"formattedCitation":"(Khalkhali-Evrigh et al., 2022; Moreira &amp; Smith, 2023; Zhang et al., 2024)","plainCitation":"(Khalkhali-Evrigh et al., 2022; Moreira &amp; Smith, 2023; Zhang et al., 2024)","noteIndex":0},"citationItems":[{"id":1543,"uris":["http://zotero.org/users/15902993/items/6FMDXML4"],"itemData":{"id":1543,"type":"article-journal","abstract":"Taihang chickens is precious genetic resource with excellent adaptability and disease resistance, as well as high-quality eggs and meat. However, the genetic mechanism underlying important economic traits remain largely unknown. To address this gap, we conducted whole-genome resequencing of 66 Taihang and 15 White Plymouth rock chicken (Baiyu). The population structure analysis revealed that Taihang chickens and Baiyu are 2 independent populations. The genomic regions with strong selection signals and some candidate genes related to economic and appearance traits were identified. Additionally, we found a continuously selected 1.2 Mb region on chromosome 2 that is closely related to disease resistance. Therefore, our findings were helpful in further understanding the genetic architecture of the Taihang chickens and provided a worthy theoretical basis and technological support to improve high-quality Taihang chickens.","container-title":"Poultry Science","DOI":"10.1016/j.psj.2024.104240","ISSN":"0032-5791","issue":"11","journalAbbreviation":"Poult Sci","page":"104240","PMID":"39217661","PMCID":"PMC11402622","source":"PubMed Central","title":"Genome-wide re-sequencing reveals selection signatures for important economic traits in Taihang chickens","volume":"103","author":[{"family":"Zhang","given":"Ran"},{"family":"Wang","given":"Wenjun"},{"family":"Zhang","given":"Zhenhong"},{"family":"Wang","given":"Dehe"},{"family":"Ding","given":"Hong"},{"family":"Liu","given":"Huage"},{"family":"Zang","given":"Sumin"},{"family":"Zhou","given":"Rongyan"}],"issued":{"date-parts":[["2024",8,22]]}}},{"id":1541,"uris":["http://zotero.org/users/15902993/items/LJZAT6A4"],"itemData":{"id":1541,"type":"article-journal","abstract":"Convergent local adaptation offers a glimpse into the role of constraint and stochasticity in adaptive evolution, in particular the extent to which similar genetic mechanisms drive adaptation to common selective forces. Here, we investigated the genomics of local adaptation in two nonsister woodpeckers that are codistributed across an entire continent and exhibit remarkably convergent patterns of geographic variation. We sequenced the genomes of 140 individuals of Downy (Dryobates pubescens) and Hairy (Dryobates villosus) woodpeckers and used a suite of genomic approaches to identify loci under selection. We showed evidence that convergent genes have been targeted by selection in response to shared environmental pressures, such as temperature and precipitation. Among candidates, we found multiple genes putatively linked to key phenotypic adaptations to climate, including differences in body size (e.g., IGFPB) and plumage (e.g., MREG). These results are consistent with genetic constraints limiting the pathways of adaptation to broad climatic gradients, even after genetic backgrounds diverge.","container-title":"Science Advances","DOI":"10.1126/sciadv.add0560","issue":"20","page":"eadd0560","publisher":"American Association for the Advancement of Science","source":"science.org (Atypon)","title":"Convergent genomic signatures of local adaptation across a continental-scale environmental gradient","volume":"9","author":[{"family":"Moreira","given":"Lucas R."},{"family":"Smith","given":"Brian Tilston"}],"issued":{"date-parts":[["2023",5,19]]}}},{"id":1546,"uris":["http://zotero.org/users/15902993/items/RZARX8EG"],"itemData":{"id":1546,"type":"article-journal","abstract":"The Old World camels play an important role as one of the main food sources in large parts of Asia and Africa. Natural selection combined with artificial selection by human has affected parts of the domestic animal genome for adapting them to their habitats and meeting human needs. Here, we used whole genome sequencing data of 34 camels (including 14 dromedaries and 20 Bactrian camels) to identify the genomic signature of selection in the Iranian dromedary (ID) and Bactrian camels (IB). To detect the mentioned regions, we used two methods including population differentiation index (Fst) and cross-population extended haplotype homozygosity (XP-EHH) with 50 kb sliding window and 25 kb step size. Based on gene ontology analysis on the candidate genes identified for IB camels, we found GO terms associated with lung development, nervous system development, immune system and behavior. Also, we identified several genes related to body thermoregulation (ZNF516), meat quality (ANK1 and HSPA13), and high-altitude adaptation (OPA1) for IB camels. In the list of detected candidate genes under selection in ID camels, the genes related to energy metabolism (BDH1), reproduction (DLG1, IMMP2L and FRASI), long-term memory (GRIA1), kidney (SLC12A1), lung development (EMILIN2 and FBN1) and immunity (SOCS2, JAK1, NRROS and SENP1) were found. Our findings, along with further studies in this field, will strengthen our knowledge about the effect of selection on the camelid genome under different geographical, climatic and even cultural conditions.","container-title":"Scientific Reports","DOI":"10.1038/s41598-022-14376-7","ISSN":"2045-2322","issue":"1","journalAbbreviation":"Sci Rep","language":"en","license":"2022 The Author(s)","page":"9653","publisher":"Nature Publishing Group","source":"www.nature.com","title":"Identification of selection signatures in Iranian dromedary and Bactrian camels using whole genome sequencing data","volume":"12","author":[{"family":"Khalkhali-Evrigh","given":"Reza"},{"family":"Hedayat","given":"Nemat"},{"family":"Ming","given":"Liang"},{"family":"Jirimutu","given":""}],"issued":{"date-parts":[["2022",6,10]]}}}],"schema":"https://github.com/citation-style-language/schema/raw/master/csl-citation.json"} </w:instrText>
      </w:r>
      <w:r w:rsidR="008A699A">
        <w:rPr>
          <w:bCs/>
          <w:lang w:val="en"/>
        </w:rPr>
        <w:fldChar w:fldCharType="separate"/>
      </w:r>
      <w:r w:rsidR="00F169E9">
        <w:rPr>
          <w:bCs/>
          <w:noProof/>
          <w:lang w:val="en"/>
        </w:rPr>
        <w:t>(Khalkhali-Evrigh et al., 2022; Moreira &amp; Smith, 2023; Zhang et al., 2024)</w:t>
      </w:r>
      <w:r w:rsidR="008A699A">
        <w:rPr>
          <w:bCs/>
          <w:lang w:val="en"/>
        </w:rPr>
        <w:fldChar w:fldCharType="end"/>
      </w:r>
      <w:r w:rsidRPr="006D2868">
        <w:rPr>
          <w:bCs/>
          <w:lang w:val="en"/>
        </w:rPr>
        <w:t>.</w:t>
      </w:r>
      <w:r w:rsidR="002E1F60">
        <w:rPr>
          <w:bCs/>
          <w:lang w:val="en"/>
        </w:rPr>
        <w:t xml:space="preserve"> </w:t>
      </w:r>
      <w:r w:rsidR="003F6E85">
        <w:rPr>
          <w:bCs/>
          <w:lang w:val="en"/>
        </w:rPr>
        <w:t>Next</w:t>
      </w:r>
      <w:r w:rsidR="00445C45">
        <w:rPr>
          <w:bCs/>
          <w:lang w:val="en"/>
        </w:rPr>
        <w:t xml:space="preserve">, we employed </w:t>
      </w:r>
      <w:proofErr w:type="spellStart"/>
      <w:r w:rsidR="00445C45">
        <w:rPr>
          <w:bCs/>
          <w:lang w:val="en"/>
        </w:rPr>
        <w:t>RAiSD</w:t>
      </w:r>
      <w:proofErr w:type="spellEnd"/>
      <w:r w:rsidR="007C16E0">
        <w:rPr>
          <w:bCs/>
          <w:lang w:val="en"/>
        </w:rPr>
        <w:t xml:space="preserve">, a software that detects selective sweeps based on multiple signatures implemented in a </w:t>
      </w:r>
      <w:bookmarkStart w:id="192" w:name="_Hlk224408726"/>
      <w:r w:rsidR="007C16E0" w:rsidRPr="00445C45">
        <w:rPr>
          <w:bCs/>
          <w:lang w:val="en"/>
        </w:rPr>
        <w:t>μ</w:t>
      </w:r>
      <w:bookmarkEnd w:id="192"/>
      <w:r w:rsidR="007C16E0">
        <w:rPr>
          <w:bCs/>
          <w:lang w:val="en"/>
        </w:rPr>
        <w:t xml:space="preserve"> </w:t>
      </w:r>
      <w:r w:rsidR="007C16E0" w:rsidRPr="006D2868">
        <w:rPr>
          <w:bCs/>
          <w:lang w:val="en"/>
        </w:rPr>
        <w:t>statistic</w:t>
      </w:r>
      <w:r w:rsidR="007C16E0">
        <w:rPr>
          <w:bCs/>
          <w:lang w:val="en"/>
        </w:rPr>
        <w:t>.</w:t>
      </w:r>
      <w:r w:rsidR="00445C45">
        <w:rPr>
          <w:bCs/>
          <w:lang w:val="en"/>
        </w:rPr>
        <w:t xml:space="preserve"> </w:t>
      </w:r>
      <w:ins w:id="193" w:author="Danny Jackson" w:date="2026-03-14T19:22:00Z" w16du:dateUtc="2026-03-14T23:22:00Z">
        <w:r w:rsidR="00292D3F">
          <w:rPr>
            <w:bCs/>
            <w:lang w:val="en"/>
          </w:rPr>
          <w:t xml:space="preserve">The </w:t>
        </w:r>
      </w:ins>
      <w:ins w:id="194" w:author="Danny Jackson" w:date="2026-03-14T19:23:00Z" w16du:dateUtc="2026-03-14T23:23:00Z">
        <w:r w:rsidR="00292D3F" w:rsidRPr="00292D3F">
          <w:rPr>
            <w:bCs/>
            <w:lang w:val="en"/>
          </w:rPr>
          <w:t>μ</w:t>
        </w:r>
      </w:ins>
      <w:ins w:id="195" w:author="Danny Jackson" w:date="2026-03-14T19:22:00Z" w16du:dateUtc="2026-03-14T23:22:00Z">
        <w:r w:rsidR="00292D3F">
          <w:rPr>
            <w:bCs/>
            <w:lang w:val="en"/>
          </w:rPr>
          <w:t xml:space="preserve"> statistic </w:t>
        </w:r>
      </w:ins>
      <w:ins w:id="196" w:author="Danny Jackson" w:date="2026-03-14T19:23:00Z" w16du:dateUtc="2026-03-14T23:23:00Z">
        <w:r w:rsidR="00292D3F">
          <w:rPr>
            <w:bCs/>
            <w:lang w:val="en"/>
          </w:rPr>
          <w:t>combines</w:t>
        </w:r>
      </w:ins>
      <w:ins w:id="197" w:author="Danny Jackson" w:date="2026-03-14T19:27:00Z" w16du:dateUtc="2026-03-14T23:27:00Z">
        <w:r w:rsidR="00292D3F">
          <w:rPr>
            <w:bCs/>
            <w:lang w:val="en"/>
          </w:rPr>
          <w:t xml:space="preserve"> </w:t>
        </w:r>
      </w:ins>
      <w:ins w:id="198" w:author="Danny Jackson" w:date="2026-03-14T19:23:00Z" w16du:dateUtc="2026-03-14T23:23:00Z">
        <w:r w:rsidR="00292D3F">
          <w:rPr>
            <w:bCs/>
            <w:lang w:val="en"/>
          </w:rPr>
          <w:t>signatures fr</w:t>
        </w:r>
      </w:ins>
      <w:ins w:id="199" w:author="Danny Jackson" w:date="2026-03-14T19:24:00Z" w16du:dateUtc="2026-03-14T23:24:00Z">
        <w:r w:rsidR="00292D3F">
          <w:rPr>
            <w:bCs/>
            <w:lang w:val="en"/>
          </w:rPr>
          <w:t>om the site-frequency spectrum, linkage disequilibrium, and genetic diversity to detect regions under selection</w:t>
        </w:r>
      </w:ins>
      <w:ins w:id="200" w:author="Danny Jackson" w:date="2026-03-14T19:25:00Z" w16du:dateUtc="2026-03-14T23:25:00Z">
        <w:r w:rsidR="00292D3F">
          <w:rPr>
            <w:bCs/>
            <w:lang w:val="en"/>
          </w:rPr>
          <w:t xml:space="preserve"> </w:t>
        </w:r>
      </w:ins>
      <w:r w:rsidR="00292D3F">
        <w:rPr>
          <w:bCs/>
          <w:lang w:val="en"/>
        </w:rPr>
        <w:fldChar w:fldCharType="begin"/>
      </w:r>
      <w:r w:rsidR="00292D3F">
        <w:rPr>
          <w:bCs/>
          <w:lang w:val="en"/>
        </w:rPr>
        <w:instrText xml:space="preserve"> ADDIN ZOTERO_ITEM CSL_CITATION {"citationID":"zgrEuqxC","properties":{"formattedCitation":"(Alachiotis &amp; Pavlidis, 2018)","plainCitation":"(Alachiotis &amp; Pavlidis, 2018)","noteIndex":0},"citationItems":[{"id":1099,"uris":["http://zotero.org/users/15902993/items/JBE5FY7X"],"itemData":{"id":1099,"type":"article-journal","abstract":"Selective sweeps leave distinct signatures locally in genomes, enabling the detection of loci that have undergone recent positive selection. Multiple signatures of a selective sweep are known, yet each neutrality test only identifies a single signature. We present RAiSD (Raised Accuracy in Sweep Detection), an open-source software that implements a novel, to our knowledge, and parameter-free detection mechanism that relies on multiple signatures of a selective sweep via the enumeration of SNP vectors. RAiSD achieves higher sensitivity and accuracy than the current state of the art, while the computational complexity is greatly reduced, allowing up to 1000 times faster processing than widely used tools, and negligible memory requirements.","container-title":"Communications Biology","DOI":"10.1038/s42003-018-0085-8","ISSN":"2399-3642","issue":"1","journalAbbreviation":"Commun Biol","language":"en","license":"2018 The Author(s)","page":"1-11","publisher":"Nature Publishing Group","source":"www.nature.com","title":"RAiSD detects positive selection based on multiple signatures of a selective sweep and SNP vectors","volume":"1","author":[{"family":"Alachiotis","given":"Nikolaos"},{"family":"Pavlidis","given":"Pavlos"}],"issued":{"date-parts":[["2018",6,27]]}}}],"schema":"https://github.com/citation-style-language/schema/raw/master/csl-citation.json"} </w:instrText>
      </w:r>
      <w:r w:rsidR="00292D3F">
        <w:rPr>
          <w:bCs/>
          <w:lang w:val="en"/>
        </w:rPr>
        <w:fldChar w:fldCharType="separate"/>
      </w:r>
      <w:r w:rsidR="00292D3F">
        <w:rPr>
          <w:bCs/>
          <w:noProof/>
          <w:lang w:val="en"/>
        </w:rPr>
        <w:t>(Alachiotis &amp; Pavlidis, 2018)</w:t>
      </w:r>
      <w:r w:rsidR="00292D3F">
        <w:rPr>
          <w:bCs/>
          <w:lang w:val="en"/>
        </w:rPr>
        <w:fldChar w:fldCharType="end"/>
      </w:r>
      <w:ins w:id="201" w:author="Danny Jackson" w:date="2026-03-14T19:24:00Z" w16du:dateUtc="2026-03-14T23:24:00Z">
        <w:r w:rsidR="00292D3F">
          <w:rPr>
            <w:bCs/>
            <w:lang w:val="en"/>
          </w:rPr>
          <w:t>.</w:t>
        </w:r>
      </w:ins>
      <w:ins w:id="202" w:author="Danny Jackson" w:date="2026-03-14T19:25:00Z" w16du:dateUtc="2026-03-14T23:25:00Z">
        <w:r w:rsidR="00292D3F">
          <w:rPr>
            <w:bCs/>
            <w:lang w:val="en"/>
          </w:rPr>
          <w:t xml:space="preserve"> </w:t>
        </w:r>
      </w:ins>
      <w:r w:rsidR="007C16E0">
        <w:rPr>
          <w:bCs/>
          <w:lang w:val="en"/>
        </w:rPr>
        <w:t>We</w:t>
      </w:r>
      <w:r w:rsidRPr="006D2868">
        <w:rPr>
          <w:bCs/>
          <w:lang w:val="en"/>
        </w:rPr>
        <w:t xml:space="preserve"> compute</w:t>
      </w:r>
      <w:r w:rsidR="007C16E0">
        <w:rPr>
          <w:bCs/>
          <w:lang w:val="en"/>
        </w:rPr>
        <w:t>d windowed</w:t>
      </w:r>
      <w:r w:rsidRPr="006D2868">
        <w:rPr>
          <w:bCs/>
          <w:lang w:val="en"/>
        </w:rPr>
        <w:t xml:space="preserve"> </w:t>
      </w:r>
      <w:r w:rsidR="00445C45" w:rsidRPr="00445C45">
        <w:rPr>
          <w:bCs/>
          <w:lang w:val="en"/>
        </w:rPr>
        <w:t>μ</w:t>
      </w:r>
      <w:r w:rsidR="00445C45">
        <w:rPr>
          <w:bCs/>
          <w:lang w:val="en"/>
        </w:rPr>
        <w:t xml:space="preserve"> </w:t>
      </w:r>
      <w:r w:rsidRPr="006D2868">
        <w:rPr>
          <w:bCs/>
          <w:lang w:val="en"/>
        </w:rPr>
        <w:t>statistics</w:t>
      </w:r>
      <w:r w:rsidR="007C16E0">
        <w:rPr>
          <w:bCs/>
          <w:lang w:val="en"/>
        </w:rPr>
        <w:t xml:space="preserve"> in </w:t>
      </w:r>
      <w:proofErr w:type="spellStart"/>
      <w:r w:rsidR="007C16E0">
        <w:rPr>
          <w:bCs/>
          <w:lang w:val="en"/>
        </w:rPr>
        <w:t>RAiSD</w:t>
      </w:r>
      <w:proofErr w:type="spellEnd"/>
      <w:r w:rsidRPr="006D2868">
        <w:rPr>
          <w:bCs/>
          <w:lang w:val="en"/>
        </w:rPr>
        <w:t xml:space="preserve"> </w:t>
      </w:r>
      <w:r w:rsidR="00445C45">
        <w:rPr>
          <w:bCs/>
          <w:lang w:val="en"/>
        </w:rPr>
        <w:t>across genome</w:t>
      </w:r>
      <w:r w:rsidR="00AD2AFB">
        <w:rPr>
          <w:bCs/>
          <w:lang w:val="en"/>
        </w:rPr>
        <w:t>s</w:t>
      </w:r>
      <w:r w:rsidR="00445C45">
        <w:rPr>
          <w:bCs/>
          <w:lang w:val="en"/>
        </w:rPr>
        <w:t xml:space="preserve"> from the urban population and separately across genomes from the rural population</w:t>
      </w:r>
      <w:r w:rsidR="007C16E0">
        <w:rPr>
          <w:bCs/>
          <w:lang w:val="en"/>
        </w:rPr>
        <w:t>,</w:t>
      </w:r>
      <w:r w:rsidR="00BC5BEA">
        <w:rPr>
          <w:bCs/>
          <w:lang w:val="en"/>
        </w:rPr>
        <w:t xml:space="preserve"> </w:t>
      </w:r>
      <w:r w:rsidR="007C16E0">
        <w:rPr>
          <w:bCs/>
          <w:lang w:val="en"/>
        </w:rPr>
        <w:t xml:space="preserve">and we </w:t>
      </w:r>
      <w:r w:rsidRPr="006D2868">
        <w:rPr>
          <w:bCs/>
          <w:lang w:val="en"/>
        </w:rPr>
        <w:t>considered regions that were significant within urban but not within rural populations of the same species to be regions of relevance to selection within an urban environment</w:t>
      </w:r>
      <w:r w:rsidR="007C16E0">
        <w:rPr>
          <w:bCs/>
          <w:lang w:val="en"/>
        </w:rPr>
        <w:t xml:space="preserve"> </w:t>
      </w:r>
      <w:r w:rsidR="007C16E0">
        <w:rPr>
          <w:bCs/>
          <w:lang w:val="en"/>
        </w:rPr>
        <w:fldChar w:fldCharType="begin"/>
      </w:r>
      <w:r w:rsidR="000A03BF">
        <w:rPr>
          <w:bCs/>
          <w:lang w:val="en"/>
        </w:rPr>
        <w:instrText xml:space="preserve"> ADDIN ZOTERO_ITEM CSL_CITATION {"citationID":"1PQHTrMG","properties":{"formattedCitation":"(Alachiotis &amp; Pavlidis, 2018)","plainCitation":"(Alachiotis &amp; Pavlidis, 2018)","noteIndex":0},"citationItems":[{"id":1099,"uris":["http://zotero.org/users/15902993/items/JBE5FY7X"],"itemData":{"id":1099,"type":"article-journal","abstract":"Selective sweeps leave distinct signatures locally in genomes, enabling the detection of loci that have undergone recent positive selection. Multiple signatures of a selective sweep are known, yet each neutrality test only identifies a single signature. We present RAiSD (Raised Accuracy in Sweep Detection), an open-source software that implements a novel, to our knowledge, and parameter-free detection mechanism that relies on multiple signatures of a selective sweep via the enumeration of SNP vectors. RAiSD achieves higher sensitivity and accuracy than the current state of the art, while the computational complexity is greatly reduced, allowing up to 1000 times faster processing than widely used tools, and negligible memory requirements.","container-title":"Communications Biology","DOI":"10.1038/s42003-018-0085-8","ISSN":"2399-3642","issue":"1","journalAbbreviation":"Commun Biol","language":"en","license":"2018 The Author(s)","page":"1-11","publisher":"Nature Publishing Group","source":"www.nature.com","title":"RAiSD detects positive selection based on multiple signatures of a selective sweep and SNP vectors","volume":"1","author":[{"family":"Alachiotis","given":"Nikolaos"},{"family":"Pavlidis","given":"Pavlos"}],"issued":{"date-parts":[["2018",6,27]]}}}],"schema":"https://github.com/citation-style-language/schema/raw/master/csl-citation.json"} </w:instrText>
      </w:r>
      <w:r w:rsidR="007C16E0">
        <w:rPr>
          <w:bCs/>
          <w:lang w:val="en"/>
        </w:rPr>
        <w:fldChar w:fldCharType="separate"/>
      </w:r>
      <w:r w:rsidR="007C16E0">
        <w:rPr>
          <w:bCs/>
          <w:noProof/>
          <w:lang w:val="en"/>
        </w:rPr>
        <w:t>(Alachiotis &amp; Pavlidis, 2018)</w:t>
      </w:r>
      <w:r w:rsidR="007C16E0">
        <w:rPr>
          <w:bCs/>
          <w:lang w:val="en"/>
        </w:rPr>
        <w:fldChar w:fldCharType="end"/>
      </w:r>
      <w:r w:rsidRPr="006D2868">
        <w:rPr>
          <w:bCs/>
          <w:lang w:val="en"/>
        </w:rPr>
        <w:t xml:space="preserve">. </w:t>
      </w:r>
      <w:proofErr w:type="spellStart"/>
      <w:r w:rsidR="002E1F60">
        <w:rPr>
          <w:bCs/>
          <w:lang w:val="en"/>
        </w:rPr>
        <w:t>RAiSD</w:t>
      </w:r>
      <w:proofErr w:type="spellEnd"/>
      <w:r w:rsidR="002E1F60">
        <w:rPr>
          <w:bCs/>
          <w:lang w:val="en"/>
        </w:rPr>
        <w:t xml:space="preserve"> determines window sizes by number of informative sites rather than total base pair numbers, so we use</w:t>
      </w:r>
      <w:r w:rsidR="00EE3E0E">
        <w:rPr>
          <w:bCs/>
          <w:lang w:val="en"/>
        </w:rPr>
        <w:t>d</w:t>
      </w:r>
      <w:r w:rsidR="002E1F60">
        <w:rPr>
          <w:bCs/>
          <w:lang w:val="en"/>
        </w:rPr>
        <w:t xml:space="preserve"> windows containing 50 SNPs. </w:t>
      </w:r>
      <w:r w:rsidR="00E8193A">
        <w:rPr>
          <w:bCs/>
          <w:lang w:val="en"/>
        </w:rPr>
        <w:t>W</w:t>
      </w:r>
      <w:r w:rsidR="002E1F60">
        <w:rPr>
          <w:bCs/>
          <w:lang w:val="en"/>
        </w:rPr>
        <w:t xml:space="preserve">e </w:t>
      </w:r>
      <w:r w:rsidR="00E8193A">
        <w:rPr>
          <w:bCs/>
          <w:lang w:val="en"/>
        </w:rPr>
        <w:t>identified any gene that overlapped with a</w:t>
      </w:r>
      <w:r w:rsidR="002E1F60">
        <w:rPr>
          <w:bCs/>
          <w:lang w:val="en"/>
        </w:rPr>
        <w:t xml:space="preserve"> </w:t>
      </w:r>
      <w:r w:rsidR="00E8193A">
        <w:rPr>
          <w:bCs/>
          <w:lang w:val="en"/>
        </w:rPr>
        <w:t xml:space="preserve">window </w:t>
      </w:r>
      <w:r w:rsidR="002E1F60">
        <w:rPr>
          <w:bCs/>
          <w:lang w:val="en"/>
        </w:rPr>
        <w:t xml:space="preserve">in the top 1% of </w:t>
      </w:r>
      <w:r w:rsidR="00E8193A">
        <w:rPr>
          <w:bCs/>
          <w:lang w:val="en"/>
        </w:rPr>
        <w:t xml:space="preserve">either statistic </w:t>
      </w:r>
      <w:r w:rsidR="002E1F60">
        <w:rPr>
          <w:bCs/>
          <w:lang w:val="en"/>
        </w:rPr>
        <w:t xml:space="preserve">( </w:t>
      </w:r>
      <w:r w:rsidR="002E1F60" w:rsidRPr="006D2868">
        <w:rPr>
          <w:bCs/>
          <w:lang w:val="en"/>
        </w:rPr>
        <w:t>F</w:t>
      </w:r>
      <w:r w:rsidR="002E1F60" w:rsidRPr="006D2868">
        <w:rPr>
          <w:bCs/>
          <w:vertAlign w:val="subscript"/>
          <w:lang w:val="en"/>
        </w:rPr>
        <w:t>ST</w:t>
      </w:r>
      <w:r w:rsidR="002E1F60" w:rsidRPr="002E1F60">
        <w:rPr>
          <w:bCs/>
          <w:lang w:val="en"/>
        </w:rPr>
        <w:t xml:space="preserve"> </w:t>
      </w:r>
      <w:r w:rsidR="002E1F60">
        <w:rPr>
          <w:bCs/>
          <w:lang w:val="en"/>
        </w:rPr>
        <w:t xml:space="preserve">or </w:t>
      </w:r>
      <w:r w:rsidR="002E1F60" w:rsidRPr="00445C45">
        <w:rPr>
          <w:bCs/>
          <w:lang w:val="en"/>
        </w:rPr>
        <w:t>μ</w:t>
      </w:r>
      <w:r w:rsidR="002E1F60">
        <w:rPr>
          <w:bCs/>
          <w:lang w:val="en"/>
        </w:rPr>
        <w:t>)</w:t>
      </w:r>
      <w:r w:rsidR="00E8193A">
        <w:rPr>
          <w:bCs/>
          <w:lang w:val="en"/>
        </w:rPr>
        <w:t xml:space="preserve"> as a </w:t>
      </w:r>
      <w:ins w:id="203" w:author="Danny Jackson" w:date="2026-03-14T20:36:00Z" w16du:dateUtc="2026-03-15T00:36:00Z">
        <w:r w:rsidR="00DC5746">
          <w:rPr>
            <w:bCs/>
            <w:lang w:val="en"/>
          </w:rPr>
          <w:t xml:space="preserve">putative </w:t>
        </w:r>
      </w:ins>
      <w:r w:rsidR="00E8193A">
        <w:rPr>
          <w:bCs/>
          <w:lang w:val="en"/>
        </w:rPr>
        <w:t xml:space="preserve">candidate gene </w:t>
      </w:r>
      <w:r w:rsidR="00E8193A">
        <w:rPr>
          <w:bCs/>
          <w:lang w:val="en"/>
        </w:rPr>
        <w:lastRenderedPageBreak/>
        <w:t>under selection</w:t>
      </w:r>
      <w:r w:rsidR="003F6E85">
        <w:rPr>
          <w:bCs/>
          <w:lang w:val="en"/>
        </w:rPr>
        <w:t xml:space="preserve"> in the urban environment</w:t>
      </w:r>
      <w:r w:rsidR="002E1F60">
        <w:rPr>
          <w:bCs/>
          <w:lang w:val="en"/>
        </w:rPr>
        <w:t>.</w:t>
      </w:r>
      <w:ins w:id="204" w:author="Danny Jackson" w:date="2026-03-14T19:28:00Z" w16du:dateUtc="2026-03-14T23:28:00Z">
        <w:r w:rsidR="00292D3F">
          <w:rPr>
            <w:bCs/>
            <w:lang w:val="en"/>
          </w:rPr>
          <w:t xml:space="preserve"> </w:t>
        </w:r>
      </w:ins>
      <w:ins w:id="205" w:author="Danny Jackson" w:date="2026-03-14T19:55:00Z" w16du:dateUtc="2026-03-14T23:55:00Z">
        <w:r w:rsidR="00CA141F" w:rsidRPr="00CA141F">
          <w:rPr>
            <w:bCs/>
            <w:lang w:val="en"/>
          </w:rPr>
          <w:t>This empirical percentile threshold provides comparable sets of putative candidate genes across the two species, facilitating tests for overlap in highly differentiated genomic regions.</w:t>
        </w:r>
      </w:ins>
    </w:p>
    <w:p w14:paraId="5D7E035A" w14:textId="5779EA4E" w:rsidR="00E8193A" w:rsidRDefault="00E8193A" w:rsidP="00E8193A">
      <w:pPr>
        <w:spacing w:line="480" w:lineRule="auto"/>
        <w:ind w:firstLine="720"/>
        <w:rPr>
          <w:bCs/>
          <w:lang w:val="en"/>
        </w:rPr>
      </w:pPr>
      <w:r>
        <w:rPr>
          <w:bCs/>
          <w:lang w:val="en"/>
        </w:rPr>
        <w:t xml:space="preserve">To test for significant </w:t>
      </w:r>
      <w:r w:rsidR="00DE3F64">
        <w:rPr>
          <w:bCs/>
          <w:lang w:val="en"/>
        </w:rPr>
        <w:t xml:space="preserve">urban </w:t>
      </w:r>
      <w:r>
        <w:rPr>
          <w:bCs/>
          <w:lang w:val="en"/>
        </w:rPr>
        <w:t xml:space="preserve">parallel evolution across avian taxa, we compared our lists of candidate genes </w:t>
      </w:r>
      <w:r w:rsidR="003F6E85">
        <w:rPr>
          <w:bCs/>
          <w:lang w:val="en"/>
        </w:rPr>
        <w:t>from</w:t>
      </w:r>
      <w:r>
        <w:rPr>
          <w:bCs/>
          <w:lang w:val="en"/>
        </w:rPr>
        <w:t xml:space="preserve"> </w:t>
      </w:r>
      <w:r w:rsidR="003F6E85">
        <w:rPr>
          <w:bCs/>
          <w:lang w:val="en"/>
        </w:rPr>
        <w:t xml:space="preserve">both </w:t>
      </w:r>
      <w:r>
        <w:rPr>
          <w:bCs/>
          <w:lang w:val="en"/>
        </w:rPr>
        <w:t xml:space="preserve">cardinal species with lists </w:t>
      </w:r>
      <w:r w:rsidR="003F6E85">
        <w:rPr>
          <w:bCs/>
          <w:lang w:val="en"/>
        </w:rPr>
        <w:t>from</w:t>
      </w:r>
      <w:r>
        <w:rPr>
          <w:bCs/>
          <w:lang w:val="en"/>
        </w:rPr>
        <w:t xml:space="preserve"> two major </w:t>
      </w:r>
      <w:r w:rsidR="003F6E85">
        <w:rPr>
          <w:bCs/>
          <w:lang w:val="en"/>
        </w:rPr>
        <w:t xml:space="preserve">recent </w:t>
      </w:r>
      <w:r>
        <w:rPr>
          <w:bCs/>
          <w:lang w:val="en"/>
        </w:rPr>
        <w:t xml:space="preserve">investigations of </w:t>
      </w:r>
      <w:r w:rsidR="00D369E5">
        <w:rPr>
          <w:bCs/>
          <w:lang w:val="en"/>
        </w:rPr>
        <w:t xml:space="preserve">parallel </w:t>
      </w:r>
      <w:r>
        <w:rPr>
          <w:bCs/>
          <w:lang w:val="en"/>
        </w:rPr>
        <w:t>avian urban genomic responses</w:t>
      </w:r>
      <w:r w:rsidR="003F6E85">
        <w:rPr>
          <w:bCs/>
          <w:lang w:val="en"/>
        </w:rPr>
        <w:t xml:space="preserve"> </w:t>
      </w:r>
      <w:r w:rsidR="003F6E85">
        <w:rPr>
          <w:bCs/>
          <w:lang w:val="en"/>
        </w:rPr>
        <w:fldChar w:fldCharType="begin"/>
      </w:r>
      <w:r w:rsidR="000A03BF">
        <w:rPr>
          <w:bCs/>
          <w:lang w:val="en"/>
        </w:rPr>
        <w:instrText xml:space="preserve"> ADDIN ZOTERO_ITEM CSL_CITATION {"citationID":"ZxXsrrGg","properties":{"formattedCitation":"(Mueller et al., 2020; Salm\\uc0\\u243{}n et al., 2021)","plainCitation":"(Mueller et al., 2020; Salmón et al., 2021)","noteIndex":0},"citationItems":[{"id":577,"uris":["http://zotero.org/users/15902993/items/RVN9U627"],"itemData":{"id":577,"type":"article-journal","abstract":"When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L."},{"family":"Kempenaers","given":"Bart"}],"issued":{"date-parts":[["2020"]]}}},{"id":858,"uris":["http://zotero.org/users/15902993/items/GT5H6HF9"],"itemData":{"id":858,"type":"article-journal","container-title":"Nature Communications","DOI":"10.1038/s41467-021-23027-w","ISSN":"2041-1723","issue":"1","publisher":"Springer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3F6E85">
        <w:rPr>
          <w:bCs/>
          <w:lang w:val="en"/>
        </w:rPr>
        <w:fldChar w:fldCharType="separate"/>
      </w:r>
      <w:r w:rsidR="003F6E85" w:rsidRPr="001A72F4">
        <w:rPr>
          <w:rFonts w:eastAsiaTheme="minorHAnsi"/>
        </w:rPr>
        <w:t xml:space="preserve">(Mueller et al., 2020; </w:t>
      </w:r>
      <w:proofErr w:type="spellStart"/>
      <w:r w:rsidR="003F6E85" w:rsidRPr="001A72F4">
        <w:rPr>
          <w:rFonts w:eastAsiaTheme="minorHAnsi"/>
        </w:rPr>
        <w:t>Salmón</w:t>
      </w:r>
      <w:proofErr w:type="spellEnd"/>
      <w:r w:rsidR="003F6E85" w:rsidRPr="001A72F4">
        <w:rPr>
          <w:rFonts w:eastAsiaTheme="minorHAnsi"/>
        </w:rPr>
        <w:t xml:space="preserve"> et al., 2021)</w:t>
      </w:r>
      <w:r w:rsidR="003F6E85">
        <w:rPr>
          <w:bCs/>
          <w:lang w:val="en"/>
        </w:rPr>
        <w:fldChar w:fldCharType="end"/>
      </w:r>
      <w:r>
        <w:rPr>
          <w:bCs/>
          <w:lang w:val="en"/>
        </w:rPr>
        <w:t xml:space="preserve">. One of these studies investigated urban </w:t>
      </w:r>
      <w:r w:rsidR="00D369E5">
        <w:rPr>
          <w:bCs/>
          <w:lang w:val="en"/>
        </w:rPr>
        <w:t>evolution</w:t>
      </w:r>
      <w:r>
        <w:rPr>
          <w:bCs/>
          <w:lang w:val="en"/>
        </w:rPr>
        <w:t xml:space="preserve"> </w:t>
      </w:r>
      <w:r w:rsidR="00DE3F64">
        <w:rPr>
          <w:bCs/>
          <w:lang w:val="en"/>
        </w:rPr>
        <w:t>in</w:t>
      </w:r>
      <w:r>
        <w:rPr>
          <w:bCs/>
          <w:lang w:val="en"/>
        </w:rPr>
        <w:t xml:space="preserve"> </w:t>
      </w:r>
      <w:r w:rsidR="00486A7C">
        <w:rPr>
          <w:bCs/>
          <w:lang w:val="en"/>
        </w:rPr>
        <w:t>Burrowing Owls</w:t>
      </w:r>
      <w:r>
        <w:rPr>
          <w:bCs/>
          <w:lang w:val="en"/>
        </w:rPr>
        <w:t xml:space="preserve"> (</w:t>
      </w:r>
      <w:r w:rsidRPr="00D04AF6">
        <w:rPr>
          <w:bCs/>
          <w:i/>
          <w:iCs/>
          <w:lang w:val="en"/>
        </w:rPr>
        <w:t xml:space="preserve">Athene </w:t>
      </w:r>
      <w:proofErr w:type="spellStart"/>
      <w:r w:rsidRPr="00D04AF6">
        <w:rPr>
          <w:bCs/>
          <w:i/>
          <w:iCs/>
          <w:lang w:val="en"/>
        </w:rPr>
        <w:t>cunicularia</w:t>
      </w:r>
      <w:proofErr w:type="spellEnd"/>
      <w:r>
        <w:rPr>
          <w:bCs/>
          <w:lang w:val="en"/>
        </w:rPr>
        <w:t xml:space="preserve">) across multiple cities in Argentina and the other investigated urban </w:t>
      </w:r>
      <w:r w:rsidR="00D369E5">
        <w:rPr>
          <w:bCs/>
          <w:lang w:val="en"/>
        </w:rPr>
        <w:t>evolution</w:t>
      </w:r>
      <w:r>
        <w:rPr>
          <w:bCs/>
          <w:lang w:val="en"/>
        </w:rPr>
        <w:t xml:space="preserve"> of </w:t>
      </w:r>
      <w:r w:rsidR="00486A7C">
        <w:rPr>
          <w:bCs/>
          <w:lang w:val="en"/>
        </w:rPr>
        <w:t>Great Tit</w:t>
      </w:r>
      <w:r>
        <w:rPr>
          <w:bCs/>
          <w:lang w:val="en"/>
        </w:rPr>
        <w:t>s (</w:t>
      </w:r>
      <w:r w:rsidRPr="00750FCE">
        <w:rPr>
          <w:bCs/>
          <w:i/>
          <w:iCs/>
          <w:lang w:val="en"/>
        </w:rPr>
        <w:t>Parus major</w:t>
      </w:r>
      <w:r>
        <w:rPr>
          <w:bCs/>
          <w:lang w:val="en"/>
        </w:rPr>
        <w:t xml:space="preserve">) across multiple European cities </w:t>
      </w:r>
      <w:r>
        <w:rPr>
          <w:bCs/>
          <w:lang w:val="en"/>
        </w:rPr>
        <w:fldChar w:fldCharType="begin"/>
      </w:r>
      <w:r w:rsidR="000A03BF">
        <w:rPr>
          <w:bCs/>
          <w:lang w:val="en"/>
        </w:rPr>
        <w:instrText xml:space="preserve"> ADDIN ZOTERO_ITEM CSL_CITATION {"citationID":"JJ1pKiSy","properties":{"formattedCitation":"(Mueller et al., 2020; Salm\\uc0\\u243{}n et al., 2021)","plainCitation":"(Mueller et al., 2020; Salmón et al., 2021)","noteIndex":0},"citationItems":[{"id":577,"uris":["http://zotero.org/users/15902993/items/RVN9U627"],"itemData":{"id":577,"type":"article-journal","abstract":"When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L."},{"family":"Kempenaers","given":"Bart"}],"issued":{"date-parts":[["2020"]]}}},{"id":858,"uris":["http://zotero.org/users/15902993/items/GT5H6HF9"],"itemData":{"id":858,"type":"article-journal","container-title":"Nature Communications","DOI":"10.1038/s41467-021-23027-w","ISSN":"2041-1723","issue":"1","publisher":"Springer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Pr>
          <w:bCs/>
          <w:lang w:val="en"/>
        </w:rPr>
        <w:fldChar w:fldCharType="separate"/>
      </w:r>
      <w:r w:rsidRPr="001A72F4">
        <w:rPr>
          <w:rFonts w:eastAsiaTheme="minorHAnsi"/>
        </w:rPr>
        <w:t xml:space="preserve">(Mueller et al., 2020; </w:t>
      </w:r>
      <w:proofErr w:type="spellStart"/>
      <w:r w:rsidRPr="001A72F4">
        <w:rPr>
          <w:rFonts w:eastAsiaTheme="minorHAnsi"/>
        </w:rPr>
        <w:t>Salmón</w:t>
      </w:r>
      <w:proofErr w:type="spellEnd"/>
      <w:r w:rsidRPr="001A72F4">
        <w:rPr>
          <w:rFonts w:eastAsiaTheme="minorHAnsi"/>
        </w:rPr>
        <w:t xml:space="preserve"> et al., 2021)</w:t>
      </w:r>
      <w:r>
        <w:rPr>
          <w:bCs/>
          <w:lang w:val="en"/>
        </w:rPr>
        <w:fldChar w:fldCharType="end"/>
      </w:r>
      <w:r>
        <w:rPr>
          <w:bCs/>
          <w:lang w:val="en"/>
        </w:rPr>
        <w:t xml:space="preserve">. </w:t>
      </w:r>
      <w:ins w:id="206" w:author="Danny Jackson" w:date="2026-04-18T11:34:00Z" w16du:dateUtc="2026-04-18T15:34:00Z">
        <w:r w:rsidR="00072B26" w:rsidRPr="00072B26">
          <w:rPr>
            <w:bCs/>
            <w:lang w:val="en"/>
          </w:rPr>
          <w:t>Each study identified candidate genes using different analytical approaches, reflecting differences in sample size, sampling design, and sequencing methods. We therefore rely on their reported candidate gene lists rather than reanalyzing their data using a uniform approach.</w:t>
        </w:r>
        <w:r w:rsidR="00072B26">
          <w:rPr>
            <w:bCs/>
            <w:lang w:val="en"/>
          </w:rPr>
          <w:t xml:space="preserve"> </w:t>
        </w:r>
      </w:ins>
      <w:ins w:id="207" w:author="Danny Jackson" w:date="2026-04-18T11:36:00Z" w16du:dateUtc="2026-04-18T15:36:00Z">
        <w:r w:rsidR="00B87897">
          <w:rPr>
            <w:bCs/>
            <w:lang w:val="en"/>
          </w:rPr>
          <w:t>Methodological details can be found in the respective studies.</w:t>
        </w:r>
      </w:ins>
      <w:ins w:id="208" w:author="Danny Jackson" w:date="2026-04-18T11:35:00Z" w16du:dateUtc="2026-04-18T15:35:00Z">
        <w:r w:rsidR="00B87897">
          <w:rPr>
            <w:bCs/>
            <w:lang w:val="en"/>
          </w:rPr>
          <w:t xml:space="preserve"> </w:t>
        </w:r>
      </w:ins>
      <w:r>
        <w:rPr>
          <w:bCs/>
          <w:lang w:val="en"/>
        </w:rPr>
        <w:t xml:space="preserve">We tested for significant overlap </w:t>
      </w:r>
      <w:r w:rsidR="00DE3F64">
        <w:rPr>
          <w:bCs/>
          <w:lang w:val="en"/>
        </w:rPr>
        <w:t xml:space="preserve">in candidate genes </w:t>
      </w:r>
      <w:r w:rsidR="00584933">
        <w:rPr>
          <w:bCs/>
          <w:lang w:val="en"/>
        </w:rPr>
        <w:t xml:space="preserve">using a Fisher’s exact test for count data </w:t>
      </w:r>
      <w:r>
        <w:rPr>
          <w:bCs/>
          <w:lang w:val="en"/>
        </w:rPr>
        <w:t>between taxa</w:t>
      </w:r>
      <w:r w:rsidR="00584933">
        <w:rPr>
          <w:bCs/>
          <w:lang w:val="en"/>
        </w:rPr>
        <w:t xml:space="preserve"> and we used the Benjamini-Hochberg procedure to correct for false discovery rate (FDR).</w:t>
      </w:r>
    </w:p>
    <w:p w14:paraId="27906427" w14:textId="13354AB8" w:rsidR="002E1F60" w:rsidRDefault="002E1F60" w:rsidP="00FE72A9">
      <w:pPr>
        <w:spacing w:line="480" w:lineRule="auto"/>
        <w:ind w:firstLine="720"/>
        <w:rPr>
          <w:bCs/>
          <w:lang w:val="en"/>
        </w:rPr>
      </w:pPr>
      <w:r>
        <w:rPr>
          <w:bCs/>
          <w:lang w:val="en"/>
        </w:rPr>
        <w:t xml:space="preserve">To identify </w:t>
      </w:r>
      <w:r w:rsidR="00BC5BEA">
        <w:rPr>
          <w:bCs/>
          <w:lang w:val="en"/>
        </w:rPr>
        <w:t>putative functions of regions under selection</w:t>
      </w:r>
      <w:r w:rsidR="003F6E85">
        <w:rPr>
          <w:bCs/>
          <w:lang w:val="en"/>
        </w:rPr>
        <w:t xml:space="preserve"> in </w:t>
      </w:r>
      <w:r w:rsidR="00486A7C">
        <w:rPr>
          <w:bCs/>
          <w:lang w:val="en"/>
        </w:rPr>
        <w:t>Northern Cardinal</w:t>
      </w:r>
      <w:r w:rsidR="003F6E85">
        <w:rPr>
          <w:bCs/>
          <w:lang w:val="en"/>
        </w:rPr>
        <w:t xml:space="preserve">s and </w:t>
      </w:r>
      <w:r w:rsidR="00486A7C">
        <w:rPr>
          <w:bCs/>
          <w:lang w:val="en"/>
        </w:rPr>
        <w:t>Pyrrhuloxia</w:t>
      </w:r>
      <w:r>
        <w:rPr>
          <w:bCs/>
          <w:lang w:val="en"/>
        </w:rPr>
        <w:t xml:space="preserve">, </w:t>
      </w:r>
      <w:r w:rsidR="00EE3E0E">
        <w:rPr>
          <w:bCs/>
          <w:lang w:val="en"/>
        </w:rPr>
        <w:t>we</w:t>
      </w:r>
      <w:r>
        <w:rPr>
          <w:bCs/>
          <w:lang w:val="en"/>
        </w:rPr>
        <w:t xml:space="preserve"> tested for significant overrepresentation of GO terms</w:t>
      </w:r>
      <w:r w:rsidR="002D65AD">
        <w:rPr>
          <w:bCs/>
          <w:lang w:val="en"/>
        </w:rPr>
        <w:t xml:space="preserve"> </w:t>
      </w:r>
      <w:r w:rsidR="00EE3E0E">
        <w:rPr>
          <w:bCs/>
          <w:lang w:val="en"/>
        </w:rPr>
        <w:t xml:space="preserve">among </w:t>
      </w:r>
      <w:r w:rsidR="00E8193A">
        <w:rPr>
          <w:bCs/>
          <w:lang w:val="en"/>
        </w:rPr>
        <w:t xml:space="preserve">candidate </w:t>
      </w:r>
      <w:r w:rsidR="00EE3E0E">
        <w:rPr>
          <w:bCs/>
          <w:lang w:val="en"/>
        </w:rPr>
        <w:t xml:space="preserve">gene lists </w:t>
      </w:r>
      <w:r w:rsidR="004711C4">
        <w:rPr>
          <w:bCs/>
          <w:lang w:val="en"/>
        </w:rPr>
        <w:t xml:space="preserve">within each </w:t>
      </w:r>
      <w:r w:rsidR="004711C4">
        <w:rPr>
          <w:bCs/>
          <w:i/>
          <w:iCs/>
          <w:lang w:val="en"/>
        </w:rPr>
        <w:t xml:space="preserve">Cardinalis </w:t>
      </w:r>
      <w:r w:rsidR="004711C4">
        <w:rPr>
          <w:bCs/>
          <w:lang w:val="en"/>
        </w:rPr>
        <w:t xml:space="preserve">species </w:t>
      </w:r>
      <w:r w:rsidR="002D65AD">
        <w:rPr>
          <w:bCs/>
          <w:lang w:val="en"/>
        </w:rPr>
        <w:t>using the PANTHER classification system</w:t>
      </w:r>
      <w:r w:rsidR="00BC5BEA">
        <w:rPr>
          <w:bCs/>
          <w:lang w:val="en"/>
        </w:rPr>
        <w:t xml:space="preserve"> </w:t>
      </w:r>
      <w:r w:rsidR="00BC5BEA">
        <w:rPr>
          <w:bCs/>
          <w:lang w:val="en"/>
        </w:rPr>
        <w:fldChar w:fldCharType="begin"/>
      </w:r>
      <w:r w:rsidR="000A03BF">
        <w:rPr>
          <w:bCs/>
          <w:lang w:val="en"/>
        </w:rPr>
        <w:instrText xml:space="preserve"> ADDIN ZOTERO_ITEM CSL_CITATION {"citationID":"NaM8tLb3","properties":{"formattedCitation":"(Thomas et al., 2003)","plainCitation":"(Thomas et al., 2003)","noteIndex":0},"citationItems":[{"id":1101,"uris":["http://zotero.org/users/15902993/items/NE627J86"],"itemData":{"id":1101,"type":"article-journal","abstract":"In the genomic era, one of the fundamental goals is to characterize the function of proteins on a large scale. We describe a method, PANTHER, for relating protein sequence relationships to function relationships in a robust and accurate way. PANTHER is composed of two main components: the PANTHER library (PANTHER/LIB) and the PANTHER index (PANTHER/X). PANTHER/LIB is a collection of “books,” each representing a protein family as a multiple sequence alignment, a Hidden Markov Model (HMM), and a family tree. Functional divergence within the family is represented by dividing the tree into subtrees based on shared function, and by subtree HMMs. PANTHER/X is an abbreviated ontology for summarizing and navigating molecular functions and biological processes associated with the families and subfamilies. We apply PANTHER to three areas of active research. First, we report the size and sequence diversity of the families and subfamilies, characterizing the relationship between sequence divergence and functional divergence across a wide range of protein families. Second, we use the PANTHER/X ontology to give a high-level representation of gene function across the human and mouse genomes. Third, we use the family HMMs to rank missense single nucleotide polymorphisms (SNPs), on a database-wide scale, according to their likelihood of affecting protein function.","container-title":"Genome Research","DOI":"10.1101/gr.772403","ISSN":"1088-9051, 1549-5469","issue":"9","journalAbbreviation":"Genome Res.","language":"en","note":"Company: Cold Spring Harbor Laboratory Press\nDistributor: Cold Spring Harbor Laboratory Press\nInstitution: Cold Spring Harbor Laboratory Press\nLabel: Cold Spring Harbor Laboratory Press","page":"2129-2141","PMID":"12952881","publisher":"Cold Spring Harbor Lab","source":"genome.cshlp.org","title":"PANTHER: A Library of Protein Families and Subfamilies Indexed by Function","title-short":"PANTHER","volume":"13","author":[{"family":"Thomas","given":"Paul D."},{"family":"Campbell","given":"Michael J."},{"family":"Kejariwal","given":"Anish"},{"family":"Mi","given":"Huaiyu"},{"family":"Karlak","given":"Brian"},{"family":"Daverman","given":"Robin"},{"family":"Diemer","given":"Karen"},{"family":"Muruganujan","given":"Anushya"},{"family":"Narechania","given":"Apurva"}],"issued":{"date-parts":[["2003",9,1]]}}}],"schema":"https://github.com/citation-style-language/schema/raw/master/csl-citation.json"} </w:instrText>
      </w:r>
      <w:r w:rsidR="00BC5BEA">
        <w:rPr>
          <w:bCs/>
          <w:lang w:val="en"/>
        </w:rPr>
        <w:fldChar w:fldCharType="separate"/>
      </w:r>
      <w:r w:rsidR="00BC5BEA">
        <w:rPr>
          <w:bCs/>
          <w:noProof/>
          <w:lang w:val="en"/>
        </w:rPr>
        <w:t>(Thomas et al., 2003)</w:t>
      </w:r>
      <w:r w:rsidR="00BC5BEA">
        <w:rPr>
          <w:bCs/>
          <w:lang w:val="en"/>
        </w:rPr>
        <w:fldChar w:fldCharType="end"/>
      </w:r>
      <w:r>
        <w:rPr>
          <w:bCs/>
          <w:lang w:val="en"/>
        </w:rPr>
        <w:t xml:space="preserve">. </w:t>
      </w:r>
      <w:r w:rsidR="002A7304">
        <w:rPr>
          <w:bCs/>
          <w:lang w:val="en"/>
        </w:rPr>
        <w:t xml:space="preserve">We also performed similar GO term analyses using </w:t>
      </w:r>
      <w:r w:rsidR="003D29F7">
        <w:rPr>
          <w:bCs/>
          <w:lang w:val="en"/>
        </w:rPr>
        <w:t xml:space="preserve">lists of </w:t>
      </w:r>
      <w:r w:rsidR="002A7304">
        <w:rPr>
          <w:bCs/>
          <w:lang w:val="en"/>
        </w:rPr>
        <w:t>gene</w:t>
      </w:r>
      <w:r w:rsidR="003D29F7">
        <w:rPr>
          <w:bCs/>
          <w:lang w:val="en"/>
        </w:rPr>
        <w:t>s</w:t>
      </w:r>
      <w:r w:rsidR="002A7304">
        <w:rPr>
          <w:bCs/>
          <w:lang w:val="en"/>
        </w:rPr>
        <w:t xml:space="preserve"> identified in two or more taxa. </w:t>
      </w:r>
      <w:r w:rsidR="00D04AF6">
        <w:rPr>
          <w:bCs/>
          <w:lang w:val="en"/>
        </w:rPr>
        <w:t>To curate our list of background genes, we</w:t>
      </w:r>
      <w:r>
        <w:rPr>
          <w:bCs/>
          <w:lang w:val="en"/>
        </w:rPr>
        <w:t xml:space="preserve"> </w:t>
      </w:r>
      <w:r w:rsidR="00BC5BEA">
        <w:rPr>
          <w:bCs/>
          <w:lang w:val="en"/>
        </w:rPr>
        <w:t xml:space="preserve">started with all genes in the reference genome and then </w:t>
      </w:r>
      <w:r>
        <w:rPr>
          <w:bCs/>
          <w:lang w:val="en"/>
        </w:rPr>
        <w:t xml:space="preserve">filtered out any </w:t>
      </w:r>
      <w:r w:rsidR="007A6CC1">
        <w:rPr>
          <w:bCs/>
          <w:lang w:val="en"/>
        </w:rPr>
        <w:t xml:space="preserve">gene </w:t>
      </w:r>
      <w:r>
        <w:rPr>
          <w:bCs/>
          <w:lang w:val="en"/>
        </w:rPr>
        <w:t xml:space="preserve">with low </w:t>
      </w:r>
      <w:proofErr w:type="spellStart"/>
      <w:r>
        <w:rPr>
          <w:bCs/>
          <w:lang w:val="en"/>
        </w:rPr>
        <w:t>mapability</w:t>
      </w:r>
      <w:proofErr w:type="spellEnd"/>
      <w:r>
        <w:rPr>
          <w:bCs/>
          <w:lang w:val="en"/>
        </w:rPr>
        <w:t xml:space="preserve"> (&lt; 0.95 SNP calling rate in </w:t>
      </w:r>
      <w:proofErr w:type="spellStart"/>
      <w:r w:rsidR="001A72F4">
        <w:rPr>
          <w:bCs/>
          <w:lang w:val="en"/>
        </w:rPr>
        <w:t>SNP</w:t>
      </w:r>
      <w:r>
        <w:rPr>
          <w:bCs/>
          <w:lang w:val="en"/>
        </w:rPr>
        <w:t>abl</w:t>
      </w:r>
      <w:r w:rsidR="001A72F4">
        <w:rPr>
          <w:bCs/>
          <w:lang w:val="en"/>
        </w:rPr>
        <w:t>e</w:t>
      </w:r>
      <w:proofErr w:type="spellEnd"/>
      <w:r w:rsidR="001A72F4">
        <w:rPr>
          <w:bCs/>
          <w:lang w:val="en"/>
        </w:rPr>
        <w:t xml:space="preserve"> </w:t>
      </w:r>
      <w:ins w:id="209" w:author="Danny Jackson" w:date="2026-04-19T14:06:00Z" w16du:dateUtc="2026-04-19T18:06:00Z">
        <w:r w:rsidR="00881227">
          <w:rPr>
            <w:bCs/>
            <w:lang w:val="en"/>
          </w:rPr>
          <w:fldChar w:fldCharType="begin"/>
        </w:r>
        <w:r w:rsidR="00881227">
          <w:rPr>
            <w:bCs/>
            <w:lang w:val="en"/>
          </w:rPr>
          <w:instrText>HYPERLINK "</w:instrText>
        </w:r>
      </w:ins>
      <w:r w:rsidR="00881227" w:rsidRPr="001A72F4">
        <w:rPr>
          <w:bCs/>
          <w:lang w:val="en"/>
        </w:rPr>
        <w:instrText>http://lh3lh3.users.sourceforge.net/snpable.shtml</w:instrText>
      </w:r>
      <w:ins w:id="210" w:author="Danny Jackson" w:date="2026-04-19T14:06:00Z" w16du:dateUtc="2026-04-19T18:06:00Z">
        <w:r w:rsidR="00881227">
          <w:rPr>
            <w:bCs/>
            <w:lang w:val="en"/>
          </w:rPr>
          <w:instrText>"</w:instrText>
        </w:r>
        <w:r w:rsidR="00881227">
          <w:rPr>
            <w:bCs/>
            <w:lang w:val="en"/>
          </w:rPr>
          <w:fldChar w:fldCharType="separate"/>
        </w:r>
      </w:ins>
      <w:r w:rsidR="00881227" w:rsidRPr="00575F03">
        <w:rPr>
          <w:rStyle w:val="Hyperlink"/>
          <w:bCs/>
          <w:lang w:val="en"/>
        </w:rPr>
        <w:t>http://lh3lh3.users.sourceforge.net/snpable.shtml</w:t>
      </w:r>
      <w:ins w:id="211" w:author="Danny Jackson" w:date="2026-04-19T14:06:00Z" w16du:dateUtc="2026-04-19T18:06:00Z">
        <w:r w:rsidR="00881227">
          <w:rPr>
            <w:bCs/>
            <w:lang w:val="en"/>
          </w:rPr>
          <w:fldChar w:fldCharType="end"/>
        </w:r>
        <w:r w:rsidR="00881227">
          <w:rPr>
            <w:bCs/>
            <w:lang w:val="en"/>
          </w:rPr>
          <w:t xml:space="preserve"> </w:t>
        </w:r>
      </w:ins>
      <w:r w:rsidR="00881227">
        <w:rPr>
          <w:bCs/>
          <w:lang w:val="en"/>
        </w:rPr>
        <w:fldChar w:fldCharType="begin"/>
      </w:r>
      <w:r w:rsidR="00881227">
        <w:rPr>
          <w:bCs/>
          <w:lang w:val="en"/>
        </w:rPr>
        <w:instrText xml:space="preserve"> ADDIN ZOTERO_ITEM CSL_CITATION {"citationID":"EQQc3UW8","properties":{"formattedCitation":"(Olkkonen &amp; L\\uc0\\u246{}ytynoja, 2023)","plainCitation":"(Olkkonen &amp; Löytynoja, 2023)","noteIndex":0},"citationItems":[{"id":1553,"uris":["http://zotero.org/users/15902993/items/2FZA57TI"],"itemData":{"id":1553,"type":"article-journal","abstract":"This protocol demonstrates how a fragmented reference genome and low-coverage sequencing data can be efficiently utilized for population genetic analyses of a species with highly reduced genetic diversity. Focusing on endangered Saimaa ringed seals, we detail the steps for data preparation and conventional analyses and then extend the latter by combining genomic and geospatial data. In addition, we introduce coancestry as a measure of genetic identity and describe accessible tools for the quantification of across-genome variation in genetic diversity., For complete details on the use and execution of this protocol, please refer to Löytynoja et al. (2023).1, •Tailored analyses for low-coverage and low-variance whole-genome variation data•Measurement of genetic similarity by computing coancestry of shared genomic blocks•Approaches for combining and visualizing genomic and geospatial data•An accessible technique for calculation of water distances between samples, Publisher’s note: Undertaking any experimental protocol requires adherence to local institutional guidelines for laboratory safety and ethics., This protocol demonstrates how a fragmented reference genome and low-coverage sequencing data can be efficiently utilized for population genetic analyses of a species with highly reduced genetic diversity. Focusing on endangered Saimaa ringed seals, we detail the steps for data preparation and conventional analyses and then extend the latter by combining genomic and geospatial data. In addition, we introduce coancestry as a measure of genetic identity and describe accessible tools for the quantification of across-genome variation in genetic diversity.","container-title":"STAR Protocols","DOI":"10.1016/j.xpro.2023.102567","ISSN":"2666-1667","issue":"4","journalAbbreviation":"STAR Protoc","page":"102567","PMID":"37740912","PMCID":"PMC10520563","source":"PubMed Central","title":"Analysis of population structure and genetic diversity in low-variance Saimaa ringed seals using low-coverage whole-genome sequence data","volume":"4","author":[{"family":"Olkkonen","given":"Emmi"},{"family":"Löytynoja","given":"Ari"}],"issued":{"date-parts":[["2023",9,22]]}}}],"schema":"https://github.com/citation-style-language/schema/raw/master/csl-citation.json"} </w:instrText>
      </w:r>
      <w:r w:rsidR="00881227">
        <w:rPr>
          <w:bCs/>
          <w:lang w:val="en"/>
        </w:rPr>
        <w:fldChar w:fldCharType="separate"/>
      </w:r>
      <w:del w:id="212" w:author="Danny Jackson" w:date="2026-04-19T14:09:00Z" w16du:dateUtc="2026-04-19T18:09:00Z">
        <w:r w:rsidR="00881227" w:rsidRPr="00881227" w:rsidDel="00881227">
          <w:rPr>
            <w:rFonts w:eastAsiaTheme="minorHAnsi"/>
          </w:rPr>
          <w:delText>(</w:delText>
        </w:r>
      </w:del>
      <w:r w:rsidR="00881227" w:rsidRPr="00881227">
        <w:rPr>
          <w:rFonts w:eastAsiaTheme="minorHAnsi"/>
        </w:rPr>
        <w:t xml:space="preserve">Olkkonen &amp; </w:t>
      </w:r>
      <w:proofErr w:type="spellStart"/>
      <w:r w:rsidR="00881227" w:rsidRPr="00881227">
        <w:rPr>
          <w:rFonts w:eastAsiaTheme="minorHAnsi"/>
        </w:rPr>
        <w:t>Löytynoja</w:t>
      </w:r>
      <w:proofErr w:type="spellEnd"/>
      <w:r w:rsidR="00881227" w:rsidRPr="00881227">
        <w:rPr>
          <w:rFonts w:eastAsiaTheme="minorHAnsi"/>
        </w:rPr>
        <w:t>, 2023</w:t>
      </w:r>
      <w:del w:id="213" w:author="Danny Jackson" w:date="2026-04-19T14:09:00Z" w16du:dateUtc="2026-04-19T18:09:00Z">
        <w:r w:rsidR="00881227" w:rsidRPr="00881227" w:rsidDel="00881227">
          <w:rPr>
            <w:rFonts w:eastAsiaTheme="minorHAnsi"/>
          </w:rPr>
          <w:delText>)</w:delText>
        </w:r>
      </w:del>
      <w:r w:rsidR="00881227">
        <w:rPr>
          <w:bCs/>
          <w:lang w:val="en"/>
        </w:rPr>
        <w:fldChar w:fldCharType="end"/>
      </w:r>
      <w:r>
        <w:rPr>
          <w:bCs/>
          <w:lang w:val="en"/>
        </w:rPr>
        <w:t xml:space="preserve">) and with less than 3x average depth </w:t>
      </w:r>
      <w:r w:rsidR="000023FB">
        <w:rPr>
          <w:bCs/>
          <w:lang w:val="en"/>
        </w:rPr>
        <w:t>from</w:t>
      </w:r>
      <w:r>
        <w:rPr>
          <w:bCs/>
          <w:lang w:val="en"/>
        </w:rPr>
        <w:t xml:space="preserve"> our </w:t>
      </w:r>
      <w:r w:rsidR="000023FB">
        <w:rPr>
          <w:bCs/>
          <w:lang w:val="en"/>
        </w:rPr>
        <w:t xml:space="preserve">unfiltered </w:t>
      </w:r>
      <w:proofErr w:type="spellStart"/>
      <w:r w:rsidR="000023FB">
        <w:rPr>
          <w:bCs/>
          <w:lang w:val="en"/>
        </w:rPr>
        <w:t>bams</w:t>
      </w:r>
      <w:proofErr w:type="spellEnd"/>
      <w:r>
        <w:rPr>
          <w:bCs/>
          <w:lang w:val="en"/>
        </w:rPr>
        <w:t xml:space="preserve"> or greater than 2 standard deviations above the </w:t>
      </w:r>
      <w:r>
        <w:rPr>
          <w:bCs/>
          <w:lang w:val="en"/>
        </w:rPr>
        <w:lastRenderedPageBreak/>
        <w:t>mean depth of the sample (28.15</w:t>
      </w:r>
      <w:r w:rsidR="007A6CC1">
        <w:rPr>
          <w:bCs/>
          <w:lang w:val="en"/>
        </w:rPr>
        <w:t xml:space="preserve"> reads</w:t>
      </w:r>
      <w:r>
        <w:rPr>
          <w:bCs/>
          <w:lang w:val="en"/>
        </w:rPr>
        <w:t xml:space="preserve">). </w:t>
      </w:r>
      <w:r w:rsidR="00D04AF6">
        <w:rPr>
          <w:bCs/>
          <w:lang w:val="en"/>
        </w:rPr>
        <w:t>Genes excluded from the background gene list were also removed from any candidate gene</w:t>
      </w:r>
      <w:r w:rsidR="007A6CC1">
        <w:rPr>
          <w:bCs/>
          <w:lang w:val="en"/>
        </w:rPr>
        <w:t xml:space="preserve"> list</w:t>
      </w:r>
      <w:r w:rsidR="00D04AF6">
        <w:rPr>
          <w:bCs/>
          <w:lang w:val="en"/>
        </w:rPr>
        <w:t xml:space="preserve">s, as we inferred that they were in regions prone to </w:t>
      </w:r>
      <w:r w:rsidR="003F6E85">
        <w:rPr>
          <w:bCs/>
          <w:lang w:val="en"/>
        </w:rPr>
        <w:t xml:space="preserve">alignment or sequencing </w:t>
      </w:r>
      <w:r w:rsidR="00D04AF6">
        <w:rPr>
          <w:bCs/>
          <w:lang w:val="en"/>
        </w:rPr>
        <w:t xml:space="preserve">error. </w:t>
      </w:r>
      <w:r w:rsidR="00FE7D98">
        <w:rPr>
          <w:bCs/>
          <w:lang w:val="en"/>
        </w:rPr>
        <w:t>We corrected for multiple testing by using a false discovery rate using the Ben</w:t>
      </w:r>
      <w:r w:rsidR="00D04AF6">
        <w:rPr>
          <w:bCs/>
          <w:lang w:val="en"/>
        </w:rPr>
        <w:t>ja</w:t>
      </w:r>
      <w:r w:rsidR="00FE7D98">
        <w:rPr>
          <w:bCs/>
          <w:lang w:val="en"/>
        </w:rPr>
        <w:t xml:space="preserve">mini-Hochberg FDR test with a significance level of </w:t>
      </w:r>
      <w:r w:rsidR="00FE7D98" w:rsidRPr="00FE7D98">
        <w:rPr>
          <w:bCs/>
          <w:i/>
          <w:iCs/>
          <w:lang w:val="en"/>
        </w:rPr>
        <w:t>q</w:t>
      </w:r>
      <w:r w:rsidR="00FE7D98">
        <w:rPr>
          <w:bCs/>
          <w:lang w:val="en"/>
        </w:rPr>
        <w:t xml:space="preserve"> &lt; 0.2 </w:t>
      </w:r>
      <w:r w:rsidR="001A72F4">
        <w:rPr>
          <w:bCs/>
          <w:lang w:val="en"/>
        </w:rPr>
        <w:fldChar w:fldCharType="begin"/>
      </w:r>
      <w:r w:rsidR="00857F47">
        <w:rPr>
          <w:bCs/>
          <w:lang w:val="en"/>
        </w:rPr>
        <w:instrText xml:space="preserve"> ADDIN ZOTERO_ITEM CSL_CITATION {"citationID":"VpvUjcr1","properties":{"formattedCitation":"(Z.-H. Li et al., 2013; Osborn et al., 2013; Wagner et al., 2020)","plainCitation":"(Z.-H. Li et al., 2013; Osborn et al., 2013; Wagner et al., 2020)","noteIndex":0},"citationItems":[{"id":995,"uris":["http://zotero.org/users/15902993/items/ZJKT8JVK"],"itemData":{"id":995,"type":"article-journal","abstract":"TCDD is one of the most persistent environmental toxicants in biological systems and its effect through aryl hydrocarbon receptor (AhR) has been well characterized. However, the information on TCDD-induced toxicity in other molecular pathways is rather limited. To fully understand molecular toxicity of TCDD in an in vivo animal model, adult zebrafish were exposed to TCDD at 10 nM for 96 h and the livers were sampled for RNA-sequencing based transcriptomic profiling. A total of 1,058 differently expressed genes were identified based on fold-change&gt;2 and TPM (transcripts per million) &gt;10. Among the top 20 up-regulated genes, 10 novel responsive genes were identified and verified by RT-qPCR analysis on independent samples. Transcriptomic analysis indicated several deregulated pathways associated with cell cycle, endocrine disruptors, signal transduction and immune systems. Comparative analyses of TCDD-induced transcriptomic changes between fish and mammalian models revealed that proteomic pathway is consistently up-regulated while calcium signaling pathway and several immune-related pathways are generally down-regulated. Finally, our study also suggested that zebrafish model showed greater similarity to in vivo mammalian models than in vitro models. Our study indicated that the zebrafish is a valuable in vivo model in toxicogenomic analyses for understanding molecular toxicity of environmental toxicants relevant to human health. The expression profiles associated with TCDD could be useful for monitoring environmental dioxin and dioxin-like contamination.","container-title":"PLOS ONE","DOI":"10.1371/journal.pone.0077292","ISSN":"1932-6203","issue":"10","journalAbbreviation":"PLOS ONE","language":"en","page":"e77292","publisher":"Public Library of Science","source":"PLoS Journals","title":"RNA-Sequencing Analysis of TCDD-Induced Responses in Zebrafish Liver Reveals High Relatedness to In Vivo Mammalian Models and Conserved Biological Pathways","volume":"8","author":[{"family":"Li","given":"Zhi-Hua"},{"family":"Xu","given":"Hongyan"},{"family":"Zheng","given":"Weiling"},{"family":"Lam","given":"Siew Hong"},{"family":"Gong","given":"Zhiyuan"}],"issued":{"date-parts":[["2013",10,30]]}}},{"id":993,"uris":["http://zotero.org/users/15902993/items/9XZY3UK4"],"itemData":{"id":993,"type":"article-journal","abstract":"Purpose To determine if plasma metabolic profiles can detect differences between patients with neovascular age-related macular degeneration (NVAMD) and similarly-aged controls. Methods Metabolomic analysis using liquid chromatography with Fourier-transform mass spectrometry (LC-FTMS) was performed on plasma samples from 26 NVAMD patients and 19 controls. Data were collected from mass/charge ratio (m/z) 85 to 850 on a Thermo LTQ-FT mass spectrometer, and metabolic features were extracted using an adaptive processing software package. Both non-transformed and log2 transformed data were corrected using Benjamini and Hochberg False Discovery Rate (FDR) to account for multiple testing. Orthogonal Partial Least Squares-Discriminant Analysis was performed to determine metabolic features that distinguished NVAMD patients from controls. Individual m/z features were matched to the Kyoto Encyclopedia of Genes and Genomes database and the Metlin metabolomics database, and metabolic pathways associated with NVAMD were identified using MetScape. Results Of the 1680 total m/z features detected by LC-FTMS, 94 unique m/z features were significantly different between NVAMD patients and controls using FDR (q = 0.05). A comparison of these features to those found with log2 transformed data (n = 132, q = 0.2) revealed 40 features in common, reaffirming the involvement of certain metabolites. Such metabolites included di- and tripeptides, covalently modified amino acids, bile acids, and vitamin D-related metabolites. Correlation analysis revealed associations among certain significant features, and pathway analysis demonstrated broader changes in tyrosine metabolism, sulfur amino acid metabolism, and amino acids related to urea metabolism. Conclusions These data suggest that metabolomic analysis can identify a panel of individual metabolites that differ between NVAMD cases and controls. Pathway analysis can assess the involvement of certain metabolic pathways, such as tyrosine and urea metabolism, and can provide further insight into the pathophysiology of AMD.","container-title":"PLOS ONE","DOI":"10.1371/journal.pone.0072737","ISSN":"1932-6203","issue":"8","journalAbbreviation":"PLOS ONE","language":"en","page":"e72737","publisher":"Public Library of Science","source":"PLoS Journals","title":"Metabolome-Wide Association Study of Neovascular Age-Related Macular Degeneration","volume":"8","author":[{"family":"Osborn","given":"Melissa P."},{"family":"Park","given":"Youngja"},{"family":"Parks","given":"Megan B."},{"family":"Burgess","given":"L. Goodwin"},{"family":"Uppal","given":"Karan"},{"family":"Lee","given":"Kichun"},{"family":"Jones","given":"Dean P."},{"family":"Jr","given":"Milam A. Brantley"}],"issued":{"date-parts":[["2013",8,27]]}}},{"id":989,"uris":["http://zotero.org/users/15902993/items/8EWHXWEY"],"itemData":{"id":989,"type":"article-journal","abstract":"The study of hybrid zones can provide insight into the genetic basis of species differences that are relevant for the maintenance of reproductive isolation. Hybrid zones can also provide insight into climate change, species distributions, and evolution. The hybrid zone between black-capped chickadees (Poecile atricapillus) and Carolina chickadees (Poecile carolinensis) is shifting northward in response to increasing winter temperatures but is not increasing in width. This pattern indicates strong selection against chickadees with admixed genomes. Using high-resolution genomic data, we identified regions of the genomes that are outliers in both time points and do not introgress between the species; these regions may be involved in the maintenance of reproductive isolation. Genes involved in metabolic regulation processes were overrepresented in this dataset. Several gene ontology categories were also temporally consistent—including glutamate signaling, synaptic transmission, and catabolic processes—but the nucleotide variants leading to this pattern were not. Our results support recent findings that hybrids between black-capped and Carolina chickadees have higher basal metabolic rates than either parental species and suffer spatial memory and problem-solving deficits. Metabolic breakdown, as well as spatial memory and problem-solving, in hybrid chickadees may act as strong postzygotic isolation mechanisms in this moving hybrid zone.","container-title":"Evolution","DOI":"10.1111/evo.13970","ISSN":"0014-3820","issue":"7","journalAbbreviation":"Evolution","page":"1498-1513","source":"Silverchair","title":"Genomic regions underlying metabolic and neuronal signaling pathways are temporally consistent in a moving avian hybrid zone","volume":"74","author":[{"family":"Wagner","given":"Dominique N."},{"family":"Curry","given":"Robert L."},{"family":"Chen","given":"Nancy"},{"family":"Lovette","given":"Irby J."},{"family":"Taylor","given":"Scott A."}],"issued":{"date-parts":[["2020",7,1]]}}}],"schema":"https://github.com/citation-style-language/schema/raw/master/csl-citation.json"} </w:instrText>
      </w:r>
      <w:r w:rsidR="001A72F4">
        <w:rPr>
          <w:bCs/>
          <w:lang w:val="en"/>
        </w:rPr>
        <w:fldChar w:fldCharType="separate"/>
      </w:r>
      <w:r w:rsidR="00857F47">
        <w:rPr>
          <w:bCs/>
          <w:noProof/>
          <w:lang w:val="en"/>
        </w:rPr>
        <w:t>(Z.-H. Li et al., 2013; Osborn et al., 2013; Wagner et al., 2020)</w:t>
      </w:r>
      <w:r w:rsidR="001A72F4">
        <w:rPr>
          <w:bCs/>
          <w:lang w:val="en"/>
        </w:rPr>
        <w:fldChar w:fldCharType="end"/>
      </w:r>
      <w:r w:rsidR="00FE7D98">
        <w:rPr>
          <w:bCs/>
          <w:lang w:val="en"/>
        </w:rPr>
        <w:t>.</w:t>
      </w:r>
      <w:r w:rsidR="00DC3903">
        <w:rPr>
          <w:bCs/>
          <w:lang w:val="en"/>
        </w:rPr>
        <w:t xml:space="preserve"> </w:t>
      </w:r>
      <w:del w:id="214" w:author="Danny Jackson" w:date="2026-03-15T06:57:00Z" w16du:dateUtc="2026-03-15T10:57:00Z">
        <w:r w:rsidR="00DC3903" w:rsidDel="00A90EEB">
          <w:rPr>
            <w:bCs/>
            <w:lang w:val="en"/>
          </w:rPr>
          <w:delText xml:space="preserve">Because </w:delText>
        </w:r>
      </w:del>
      <w:r w:rsidR="00D04AF6">
        <w:rPr>
          <w:bCs/>
          <w:lang w:val="en"/>
        </w:rPr>
        <w:t>F</w:t>
      </w:r>
      <w:r w:rsidR="00D04AF6" w:rsidRPr="00397622">
        <w:rPr>
          <w:bCs/>
          <w:vertAlign w:val="subscript"/>
          <w:lang w:val="en"/>
        </w:rPr>
        <w:t>ST</w:t>
      </w:r>
      <w:r w:rsidR="00DC3903">
        <w:rPr>
          <w:bCs/>
          <w:lang w:val="en"/>
        </w:rPr>
        <w:t xml:space="preserve"> and </w:t>
      </w:r>
      <w:proofErr w:type="spellStart"/>
      <w:r w:rsidR="00DC3903">
        <w:rPr>
          <w:bCs/>
          <w:lang w:val="en"/>
        </w:rPr>
        <w:t>R</w:t>
      </w:r>
      <w:r w:rsidR="00EE3E0E">
        <w:rPr>
          <w:bCs/>
          <w:lang w:val="en"/>
        </w:rPr>
        <w:t>A</w:t>
      </w:r>
      <w:r w:rsidR="00DC3903">
        <w:rPr>
          <w:bCs/>
          <w:lang w:val="en"/>
        </w:rPr>
        <w:t>iSD</w:t>
      </w:r>
      <w:proofErr w:type="spellEnd"/>
      <w:r w:rsidR="00DC3903">
        <w:rPr>
          <w:bCs/>
          <w:lang w:val="en"/>
        </w:rPr>
        <w:t xml:space="preserve"> are sensitive to different </w:t>
      </w:r>
      <w:del w:id="215" w:author="Danny Jackson" w:date="2026-03-15T06:56:00Z" w16du:dateUtc="2026-03-15T10:56:00Z">
        <w:r w:rsidR="00DC3903" w:rsidDel="00A90EEB">
          <w:rPr>
            <w:bCs/>
            <w:lang w:val="en"/>
          </w:rPr>
          <w:delText>evolutionary processes</w:delText>
        </w:r>
      </w:del>
      <w:ins w:id="216" w:author="Danny Jackson" w:date="2026-03-15T06:56:00Z" w16du:dateUtc="2026-03-15T10:56:00Z">
        <w:r w:rsidR="00A90EEB">
          <w:rPr>
            <w:bCs/>
            <w:lang w:val="en"/>
          </w:rPr>
          <w:t>signatures of selection</w:t>
        </w:r>
      </w:ins>
      <w:r w:rsidR="00DC3903">
        <w:rPr>
          <w:bCs/>
          <w:lang w:val="en"/>
        </w:rPr>
        <w:t>,</w:t>
      </w:r>
      <w:ins w:id="217" w:author="Danny Jackson" w:date="2026-03-15T06:57:00Z" w16du:dateUtc="2026-03-15T10:57:00Z">
        <w:r w:rsidR="00A90EEB">
          <w:rPr>
            <w:bCs/>
            <w:lang w:val="en"/>
          </w:rPr>
          <w:t xml:space="preserve"> as F</w:t>
        </w:r>
        <w:r w:rsidR="00A90EEB" w:rsidRPr="00A90EEB">
          <w:rPr>
            <w:bCs/>
            <w:vertAlign w:val="subscript"/>
            <w:lang w:val="en"/>
            <w:rPrChange w:id="218" w:author="Danny Jackson" w:date="2026-03-15T06:57:00Z" w16du:dateUtc="2026-03-15T10:57:00Z">
              <w:rPr>
                <w:bCs/>
                <w:lang w:val="en"/>
              </w:rPr>
            </w:rPrChange>
          </w:rPr>
          <w:t>ST</w:t>
        </w:r>
        <w:r w:rsidR="00A90EEB">
          <w:rPr>
            <w:bCs/>
            <w:lang w:val="en"/>
          </w:rPr>
          <w:t xml:space="preserve"> measures </w:t>
        </w:r>
      </w:ins>
      <w:ins w:id="219" w:author="Danny Jackson" w:date="2026-03-15T06:59:00Z" w16du:dateUtc="2026-03-15T10:59:00Z">
        <w:r w:rsidR="00A90EEB">
          <w:rPr>
            <w:bCs/>
            <w:lang w:val="en"/>
          </w:rPr>
          <w:t xml:space="preserve">genetic </w:t>
        </w:r>
      </w:ins>
      <w:ins w:id="220" w:author="Danny Jackson" w:date="2026-03-15T06:57:00Z" w16du:dateUtc="2026-03-15T10:57:00Z">
        <w:r w:rsidR="00A90EEB">
          <w:rPr>
            <w:bCs/>
            <w:lang w:val="en"/>
          </w:rPr>
          <w:t xml:space="preserve">differentiation </w:t>
        </w:r>
      </w:ins>
      <w:ins w:id="221" w:author="Danny Jackson" w:date="2026-03-15T06:59:00Z" w16du:dateUtc="2026-03-15T10:59:00Z">
        <w:r w:rsidR="00A90EEB">
          <w:rPr>
            <w:bCs/>
            <w:lang w:val="en"/>
          </w:rPr>
          <w:t>while</w:t>
        </w:r>
      </w:ins>
      <w:ins w:id="222" w:author="Danny Jackson" w:date="2026-03-15T06:57:00Z" w16du:dateUtc="2026-03-15T10:57:00Z">
        <w:r w:rsidR="00A90EEB">
          <w:rPr>
            <w:bCs/>
            <w:lang w:val="en"/>
          </w:rPr>
          <w:t xml:space="preserve"> </w:t>
        </w:r>
        <w:proofErr w:type="spellStart"/>
        <w:r w:rsidR="00A90EEB">
          <w:rPr>
            <w:bCs/>
            <w:lang w:val="en"/>
          </w:rPr>
          <w:t>RAiSD</w:t>
        </w:r>
        <w:proofErr w:type="spellEnd"/>
        <w:r w:rsidR="00A90EEB">
          <w:rPr>
            <w:bCs/>
            <w:lang w:val="en"/>
          </w:rPr>
          <w:t xml:space="preserve"> detects recent </w:t>
        </w:r>
      </w:ins>
      <w:ins w:id="223" w:author="Danny Jackson" w:date="2026-03-15T06:59:00Z" w16du:dateUtc="2026-03-15T10:59:00Z">
        <w:r w:rsidR="00A90EEB">
          <w:rPr>
            <w:bCs/>
            <w:lang w:val="en"/>
          </w:rPr>
          <w:t xml:space="preserve">or ongoing </w:t>
        </w:r>
      </w:ins>
      <w:ins w:id="224" w:author="Danny Jackson" w:date="2026-03-15T06:57:00Z" w16du:dateUtc="2026-03-15T10:57:00Z">
        <w:r w:rsidR="00A90EEB">
          <w:rPr>
            <w:bCs/>
            <w:lang w:val="en"/>
          </w:rPr>
          <w:t xml:space="preserve">selective sweeps. </w:t>
        </w:r>
      </w:ins>
      <w:del w:id="225" w:author="Danny Jackson" w:date="2026-03-15T06:57:00Z" w16du:dateUtc="2026-03-15T10:57:00Z">
        <w:r w:rsidR="00DC3903" w:rsidDel="00A90EEB">
          <w:rPr>
            <w:bCs/>
            <w:lang w:val="en"/>
          </w:rPr>
          <w:delText xml:space="preserve"> </w:delText>
        </w:r>
      </w:del>
      <w:ins w:id="226" w:author="Danny Jackson" w:date="2026-03-15T06:57:00Z" w16du:dateUtc="2026-03-15T10:57:00Z">
        <w:r w:rsidR="00A90EEB">
          <w:rPr>
            <w:bCs/>
            <w:lang w:val="en"/>
          </w:rPr>
          <w:t>W</w:t>
        </w:r>
      </w:ins>
      <w:del w:id="227" w:author="Danny Jackson" w:date="2026-03-15T06:57:00Z" w16du:dateUtc="2026-03-15T10:57:00Z">
        <w:r w:rsidR="00DC3903" w:rsidDel="00A90EEB">
          <w:rPr>
            <w:bCs/>
            <w:lang w:val="en"/>
          </w:rPr>
          <w:delText>w</w:delText>
        </w:r>
      </w:del>
      <w:r w:rsidR="00DC3903">
        <w:rPr>
          <w:bCs/>
          <w:lang w:val="en"/>
        </w:rPr>
        <w:t>e</w:t>
      </w:r>
      <w:ins w:id="228" w:author="Danny Jackson" w:date="2026-03-15T06:57:00Z" w16du:dateUtc="2026-03-15T10:57:00Z">
        <w:r w:rsidR="00A90EEB">
          <w:rPr>
            <w:bCs/>
            <w:lang w:val="en"/>
          </w:rPr>
          <w:t xml:space="preserve"> therefore</w:t>
        </w:r>
      </w:ins>
      <w:r w:rsidR="00DC3903">
        <w:rPr>
          <w:bCs/>
          <w:lang w:val="en"/>
        </w:rPr>
        <w:t xml:space="preserve"> tested for overrepresented GO terms for each species in a combined list of genes identified by both programs as well as independent lists from each statistic.</w:t>
      </w:r>
      <w:r w:rsidR="00DC016C">
        <w:rPr>
          <w:bCs/>
          <w:lang w:val="en"/>
        </w:rPr>
        <w:t xml:space="preserve"> We visualized the overrepresented GO terms in </w:t>
      </w:r>
      <w:proofErr w:type="spellStart"/>
      <w:r w:rsidR="00DC016C">
        <w:rPr>
          <w:bCs/>
          <w:lang w:val="en"/>
        </w:rPr>
        <w:t>rrvgo</w:t>
      </w:r>
      <w:proofErr w:type="spellEnd"/>
      <w:r w:rsidR="00DC016C">
        <w:rPr>
          <w:bCs/>
          <w:lang w:val="en"/>
        </w:rPr>
        <w:t xml:space="preserve"> </w:t>
      </w:r>
      <w:r w:rsidR="00DC016C">
        <w:rPr>
          <w:bCs/>
          <w:lang w:val="en"/>
        </w:rPr>
        <w:fldChar w:fldCharType="begin"/>
      </w:r>
      <w:r w:rsidR="000A03BF">
        <w:rPr>
          <w:bCs/>
          <w:lang w:val="en"/>
        </w:rPr>
        <w:instrText xml:space="preserve"> ADDIN ZOTERO_ITEM CSL_CITATION {"citationID":"N9Loxlfr","properties":{"formattedCitation":"(Sayols, 2023)","plainCitation":"(Sayols, 2023)","noteIndex":0},"citationItems":[{"id":1011,"uris":["http://zotero.org/users/15902993/items/X3EIWSI7"],"itemData":{"id":1011,"type":"article-journal","abstract":"Gene Ontology (GO) annotation is often used to guide the biological interpretation of high-throughput omics experiments, e.g. by analysing lists of differentially regulated genes for enriched GO terms. Due to the hierarchical nature of GOs, the resulting lists of enriched terms are usually redundant and difficult to summarise and interpret. To facilitate the interpretation of large lists of GO terms, I developed rrvgo, a Bioconductor package that aims at simplifying the redundancy of GO lists by grouping similar terms based on their semantic similarity. rrvgo also provides different visualization options to guide the interpretation of the summarized GO terms. Considering that several software tools have been developed for this purpose, rrvgo is unique at combining powerful visualizations in a programmatic interface coupled with up-to-date GO gene annotation provided by the Bioconductor project.","container-title":"microPublication Biology","DOI":"https://doi.org/10.17912/micropub.biology.000811","ISSN":"2578-9430","journalAbbreviation":"MicroPubl Biol","page":"10.17912/micropub.biology.000811","PMID":"37151216","PMCID":"PMC10155054","source":"PubMed Central","title":"rrvgo: a Bioconductor package for interpreting lists of Gene Ontology terms","title-short":"rrvgo","volume":"2023","author":[{"family":"Sayols","given":"Sergi"}],"issued":{"date-parts":[["2023"]]}}}],"schema":"https://github.com/citation-style-language/schema/raw/master/csl-citation.json"} </w:instrText>
      </w:r>
      <w:r w:rsidR="00DC016C">
        <w:rPr>
          <w:bCs/>
          <w:lang w:val="en"/>
        </w:rPr>
        <w:fldChar w:fldCharType="separate"/>
      </w:r>
      <w:r w:rsidR="00DC016C">
        <w:rPr>
          <w:bCs/>
          <w:noProof/>
          <w:lang w:val="en"/>
        </w:rPr>
        <w:t>(Sayols, 2023)</w:t>
      </w:r>
      <w:r w:rsidR="00DC016C">
        <w:rPr>
          <w:bCs/>
          <w:lang w:val="en"/>
        </w:rPr>
        <w:fldChar w:fldCharType="end"/>
      </w:r>
      <w:r w:rsidR="00DC016C">
        <w:rPr>
          <w:bCs/>
          <w:lang w:val="en"/>
        </w:rPr>
        <w:t xml:space="preserve">, which produces a scatterplot from the PCA of the dissimilarity matrix of the semantic similarity of overrepresented GO terms. Terms in these plots cluster by </w:t>
      </w:r>
      <w:r w:rsidR="00DE3F64">
        <w:rPr>
          <w:bCs/>
          <w:lang w:val="en"/>
        </w:rPr>
        <w:t>gene function</w:t>
      </w:r>
      <w:r w:rsidR="00DC016C">
        <w:rPr>
          <w:bCs/>
          <w:lang w:val="en"/>
        </w:rPr>
        <w:t xml:space="preserve">, but the units of the axes are </w:t>
      </w:r>
      <w:r w:rsidR="00FE5E42">
        <w:rPr>
          <w:bCs/>
          <w:lang w:val="en"/>
        </w:rPr>
        <w:t>arbitrary</w:t>
      </w:r>
      <w:r w:rsidR="00DC016C">
        <w:rPr>
          <w:bCs/>
          <w:lang w:val="en"/>
        </w:rPr>
        <w:t xml:space="preserve"> and are therefore not included.</w:t>
      </w:r>
      <w:r w:rsidR="00BC5BEA">
        <w:rPr>
          <w:bCs/>
          <w:lang w:val="en"/>
        </w:rPr>
        <w:t xml:space="preserve"> </w:t>
      </w:r>
    </w:p>
    <w:p w14:paraId="522FBF30" w14:textId="6FCD0585" w:rsidR="0085178F" w:rsidRPr="006D2868" w:rsidRDefault="0085178F" w:rsidP="00FE72A9">
      <w:pPr>
        <w:spacing w:line="480" w:lineRule="auto"/>
        <w:rPr>
          <w:bCs/>
          <w:lang w:val="en"/>
        </w:rPr>
      </w:pPr>
    </w:p>
    <w:p w14:paraId="0CC6759F" w14:textId="76A6EE9F" w:rsidR="0085178F" w:rsidRPr="006D2868" w:rsidRDefault="0085178F" w:rsidP="00FE72A9">
      <w:pPr>
        <w:spacing w:line="480" w:lineRule="auto"/>
        <w:rPr>
          <w:b/>
          <w:bCs/>
          <w:u w:val="single"/>
          <w:lang w:val="en"/>
        </w:rPr>
      </w:pPr>
      <w:bookmarkStart w:id="229" w:name="_Hlk192497998"/>
      <w:r w:rsidRPr="006D2868">
        <w:rPr>
          <w:b/>
          <w:bCs/>
          <w:u w:val="single"/>
          <w:lang w:val="en"/>
        </w:rPr>
        <w:t>Results</w:t>
      </w:r>
    </w:p>
    <w:p w14:paraId="349B1ECB" w14:textId="173E2CB6" w:rsidR="0085178F" w:rsidRPr="006D2868" w:rsidRDefault="0085178F" w:rsidP="00FE72A9">
      <w:pPr>
        <w:spacing w:line="480" w:lineRule="auto"/>
        <w:rPr>
          <w:bCs/>
          <w:u w:val="single"/>
          <w:lang w:val="en"/>
        </w:rPr>
      </w:pPr>
      <w:r w:rsidRPr="006D2868">
        <w:rPr>
          <w:bCs/>
          <w:u w:val="single"/>
          <w:lang w:val="en"/>
        </w:rPr>
        <w:t xml:space="preserve">Population </w:t>
      </w:r>
      <w:r w:rsidR="00DE3F64">
        <w:rPr>
          <w:bCs/>
          <w:u w:val="single"/>
          <w:lang w:val="en"/>
        </w:rPr>
        <w:t>s</w:t>
      </w:r>
      <w:r w:rsidRPr="006D2868">
        <w:rPr>
          <w:bCs/>
          <w:u w:val="single"/>
          <w:lang w:val="en"/>
        </w:rPr>
        <w:t xml:space="preserve">tructure </w:t>
      </w:r>
      <w:r w:rsidR="00DE3F64">
        <w:rPr>
          <w:bCs/>
          <w:u w:val="single"/>
          <w:lang w:val="en"/>
        </w:rPr>
        <w:t>a</w:t>
      </w:r>
      <w:r w:rsidRPr="006D2868">
        <w:rPr>
          <w:bCs/>
          <w:u w:val="single"/>
          <w:lang w:val="en"/>
        </w:rPr>
        <w:t xml:space="preserve">nalyses (PCA, </w:t>
      </w:r>
      <w:r w:rsidR="002D65AD">
        <w:rPr>
          <w:bCs/>
          <w:u w:val="single"/>
          <w:lang w:val="en"/>
        </w:rPr>
        <w:t>admixture</w:t>
      </w:r>
      <w:r w:rsidRPr="006D2868">
        <w:rPr>
          <w:bCs/>
          <w:u w:val="single"/>
          <w:lang w:val="en"/>
        </w:rPr>
        <w:t>)</w:t>
      </w:r>
    </w:p>
    <w:p w14:paraId="7678D1F0" w14:textId="55866D36" w:rsidR="002D65AD" w:rsidRDefault="0085178F" w:rsidP="00FE72A9">
      <w:pPr>
        <w:spacing w:line="480" w:lineRule="auto"/>
        <w:ind w:firstLine="720"/>
        <w:rPr>
          <w:bCs/>
          <w:lang w:val="en"/>
        </w:rPr>
      </w:pPr>
      <w:r w:rsidRPr="006D2868">
        <w:rPr>
          <w:bCs/>
          <w:lang w:val="en"/>
        </w:rPr>
        <w:t>PC1</w:t>
      </w:r>
      <w:r w:rsidR="003F6E85">
        <w:rPr>
          <w:bCs/>
          <w:lang w:val="en"/>
        </w:rPr>
        <w:t xml:space="preserve"> explained interspecific variation for all individuals</w:t>
      </w:r>
      <w:r w:rsidRPr="006D2868">
        <w:rPr>
          <w:bCs/>
          <w:lang w:val="en"/>
        </w:rPr>
        <w:t xml:space="preserve"> (2</w:t>
      </w:r>
      <w:r w:rsidR="002D65AD">
        <w:rPr>
          <w:bCs/>
          <w:lang w:val="en"/>
        </w:rPr>
        <w:t>8</w:t>
      </w:r>
      <w:r w:rsidRPr="006D2868">
        <w:rPr>
          <w:bCs/>
          <w:lang w:val="en"/>
        </w:rPr>
        <w:t>.</w:t>
      </w:r>
      <w:r w:rsidR="002D65AD">
        <w:rPr>
          <w:bCs/>
          <w:lang w:val="en"/>
        </w:rPr>
        <w:t>84</w:t>
      </w:r>
      <w:r w:rsidRPr="006D2868">
        <w:rPr>
          <w:bCs/>
          <w:lang w:val="en"/>
        </w:rPr>
        <w:t>% variation</w:t>
      </w:r>
      <w:ins w:id="230" w:author="Danny Jackson" w:date="2026-03-14T10:21:00Z" w16du:dateUtc="2026-03-14T14:21:00Z">
        <w:r w:rsidR="0090789E">
          <w:rPr>
            <w:bCs/>
            <w:lang w:val="en"/>
          </w:rPr>
          <w:t xml:space="preserve">, Figure </w:t>
        </w:r>
      </w:ins>
      <w:ins w:id="231" w:author="Danny Jackson" w:date="2026-03-14T10:22:00Z" w16du:dateUtc="2026-03-14T14:22:00Z">
        <w:r w:rsidR="0090789E">
          <w:rPr>
            <w:bCs/>
            <w:lang w:val="en"/>
          </w:rPr>
          <w:t>1B</w:t>
        </w:r>
      </w:ins>
      <w:r w:rsidRPr="006D2868">
        <w:rPr>
          <w:bCs/>
          <w:lang w:val="en"/>
        </w:rPr>
        <w:t>)</w:t>
      </w:r>
      <w:r w:rsidR="002D65AD">
        <w:rPr>
          <w:bCs/>
          <w:lang w:val="en"/>
        </w:rPr>
        <w:t>.</w:t>
      </w:r>
      <w:r w:rsidRPr="006D2868">
        <w:rPr>
          <w:bCs/>
          <w:lang w:val="en"/>
        </w:rPr>
        <w:t xml:space="preserve"> PC2</w:t>
      </w:r>
      <w:r w:rsidR="002D65AD">
        <w:rPr>
          <w:bCs/>
          <w:lang w:val="en"/>
        </w:rPr>
        <w:t xml:space="preserve"> </w:t>
      </w:r>
      <w:r w:rsidR="00C234B9">
        <w:rPr>
          <w:bCs/>
          <w:lang w:val="en"/>
        </w:rPr>
        <w:t xml:space="preserve">(3.78% variation) </w:t>
      </w:r>
      <w:r w:rsidR="002D65AD">
        <w:rPr>
          <w:bCs/>
          <w:lang w:val="en"/>
        </w:rPr>
        <w:t xml:space="preserve">separated </w:t>
      </w:r>
      <w:r w:rsidR="00486A7C">
        <w:rPr>
          <w:bCs/>
          <w:lang w:val="en"/>
        </w:rPr>
        <w:t>Northern Cardinal</w:t>
      </w:r>
      <w:r w:rsidR="002D65AD">
        <w:rPr>
          <w:bCs/>
          <w:lang w:val="en"/>
        </w:rPr>
        <w:t xml:space="preserve">s by ecotype, with clusters associated with the Sonoran basin, </w:t>
      </w:r>
      <w:r w:rsidR="00C57197">
        <w:rPr>
          <w:bCs/>
          <w:lang w:val="en"/>
        </w:rPr>
        <w:t>montane</w:t>
      </w:r>
      <w:r w:rsidR="002D65AD">
        <w:rPr>
          <w:bCs/>
          <w:lang w:val="en"/>
        </w:rPr>
        <w:t xml:space="preserve"> conifer forests, and the </w:t>
      </w:r>
      <w:proofErr w:type="spellStart"/>
      <w:r w:rsidR="002D65AD">
        <w:rPr>
          <w:bCs/>
          <w:lang w:val="en"/>
        </w:rPr>
        <w:t>Madrean</w:t>
      </w:r>
      <w:proofErr w:type="spellEnd"/>
      <w:r w:rsidR="002D65AD">
        <w:rPr>
          <w:bCs/>
          <w:lang w:val="en"/>
        </w:rPr>
        <w:t xml:space="preserve"> archipelago</w:t>
      </w:r>
      <w:r w:rsidR="003F6E85">
        <w:rPr>
          <w:bCs/>
          <w:lang w:val="en"/>
        </w:rPr>
        <w:t>.</w:t>
      </w:r>
      <w:r w:rsidR="00C234B9">
        <w:rPr>
          <w:bCs/>
          <w:lang w:val="en"/>
        </w:rPr>
        <w:t xml:space="preserve"> </w:t>
      </w:r>
      <w:r w:rsidR="003F6E85">
        <w:rPr>
          <w:bCs/>
          <w:lang w:val="en"/>
        </w:rPr>
        <w:t>P</w:t>
      </w:r>
      <w:r w:rsidR="00C234B9">
        <w:rPr>
          <w:bCs/>
          <w:lang w:val="en"/>
        </w:rPr>
        <w:t xml:space="preserve">yrrhuloxia did not segregate </w:t>
      </w:r>
      <w:r w:rsidR="008F5817">
        <w:rPr>
          <w:bCs/>
          <w:lang w:val="en"/>
        </w:rPr>
        <w:t xml:space="preserve">distinctly </w:t>
      </w:r>
      <w:r w:rsidR="00C234B9">
        <w:rPr>
          <w:bCs/>
          <w:lang w:val="en"/>
        </w:rPr>
        <w:t>by ecotype</w:t>
      </w:r>
      <w:r w:rsidR="003F6E85">
        <w:rPr>
          <w:bCs/>
          <w:lang w:val="en"/>
        </w:rPr>
        <w:t>, and</w:t>
      </w:r>
      <w:r w:rsidR="00C234B9">
        <w:rPr>
          <w:bCs/>
          <w:lang w:val="en"/>
        </w:rPr>
        <w:t xml:space="preserve"> neither species clustered by urbanization category (Figure </w:t>
      </w:r>
      <w:r w:rsidR="00C57197">
        <w:rPr>
          <w:bCs/>
          <w:lang w:val="en"/>
        </w:rPr>
        <w:t>1</w:t>
      </w:r>
      <w:r w:rsidR="00C234B9">
        <w:rPr>
          <w:bCs/>
          <w:lang w:val="en"/>
        </w:rPr>
        <w:t xml:space="preserve">). The </w:t>
      </w:r>
      <w:r w:rsidR="00E9295A">
        <w:rPr>
          <w:bCs/>
          <w:lang w:val="en"/>
        </w:rPr>
        <w:t>ADMIXTURE</w:t>
      </w:r>
      <w:r w:rsidR="00C234B9">
        <w:rPr>
          <w:bCs/>
          <w:lang w:val="en"/>
        </w:rPr>
        <w:t xml:space="preserve"> analysis</w:t>
      </w:r>
      <w:r w:rsidRPr="006D2868">
        <w:rPr>
          <w:bCs/>
          <w:lang w:val="en"/>
        </w:rPr>
        <w:t xml:space="preserve"> recovered no clusters below the species </w:t>
      </w:r>
      <w:r w:rsidR="00C57197" w:rsidRPr="006D2868">
        <w:rPr>
          <w:bCs/>
          <w:lang w:val="en"/>
        </w:rPr>
        <w:t>level</w:t>
      </w:r>
      <w:r w:rsidR="00C57197">
        <w:rPr>
          <w:bCs/>
          <w:lang w:val="en"/>
        </w:rPr>
        <w:t xml:space="preserve"> but</w:t>
      </w:r>
      <w:r w:rsidR="00C234B9">
        <w:rPr>
          <w:bCs/>
          <w:lang w:val="en"/>
        </w:rPr>
        <w:t xml:space="preserve"> showed more variation within </w:t>
      </w:r>
      <w:r w:rsidR="00486A7C">
        <w:rPr>
          <w:bCs/>
          <w:lang w:val="en"/>
        </w:rPr>
        <w:t>Northern Cardinal</w:t>
      </w:r>
      <w:r w:rsidR="00C234B9">
        <w:rPr>
          <w:bCs/>
          <w:lang w:val="en"/>
        </w:rPr>
        <w:t>s that suggests a</w:t>
      </w:r>
      <w:r w:rsidR="008F5817">
        <w:rPr>
          <w:bCs/>
          <w:lang w:val="en"/>
        </w:rPr>
        <w:t xml:space="preserve"> </w:t>
      </w:r>
      <w:r w:rsidR="00C234B9">
        <w:rPr>
          <w:bCs/>
          <w:lang w:val="en"/>
        </w:rPr>
        <w:t xml:space="preserve">genomic cline from the </w:t>
      </w:r>
      <w:proofErr w:type="spellStart"/>
      <w:r w:rsidR="00C234B9">
        <w:rPr>
          <w:bCs/>
          <w:lang w:val="en"/>
        </w:rPr>
        <w:t>Madrean</w:t>
      </w:r>
      <w:proofErr w:type="spellEnd"/>
      <w:r w:rsidR="00C234B9">
        <w:rPr>
          <w:bCs/>
          <w:lang w:val="en"/>
        </w:rPr>
        <w:t xml:space="preserve"> archipelago to the </w:t>
      </w:r>
      <w:r w:rsidR="00C57197">
        <w:rPr>
          <w:bCs/>
          <w:lang w:val="en"/>
        </w:rPr>
        <w:t>montane</w:t>
      </w:r>
      <w:r w:rsidR="00C234B9">
        <w:rPr>
          <w:bCs/>
          <w:lang w:val="en"/>
        </w:rPr>
        <w:t xml:space="preserve"> conifer forests to the Sonoran basin.</w:t>
      </w:r>
    </w:p>
    <w:p w14:paraId="4846F301" w14:textId="77777777" w:rsidR="00C35705" w:rsidRDefault="00C35705" w:rsidP="00FE72A9">
      <w:pPr>
        <w:spacing w:line="480" w:lineRule="auto"/>
        <w:ind w:firstLine="720"/>
        <w:rPr>
          <w:bCs/>
          <w:lang w:val="en"/>
        </w:rPr>
      </w:pPr>
    </w:p>
    <w:p w14:paraId="634695E7" w14:textId="6195AF24" w:rsidR="008B5654" w:rsidRDefault="0005053C" w:rsidP="00FE72A9">
      <w:pPr>
        <w:spacing w:line="480" w:lineRule="auto"/>
        <w:rPr>
          <w:bCs/>
          <w:u w:val="single"/>
          <w:lang w:val="en"/>
        </w:rPr>
      </w:pPr>
      <w:r>
        <w:rPr>
          <w:bCs/>
          <w:u w:val="single"/>
          <w:lang w:val="en"/>
        </w:rPr>
        <w:lastRenderedPageBreak/>
        <w:t>Population genetic results</w:t>
      </w:r>
    </w:p>
    <w:p w14:paraId="59A97FED" w14:textId="78B53DE2" w:rsidR="0005053C" w:rsidRDefault="0005053C" w:rsidP="00FE72A9">
      <w:pPr>
        <w:spacing w:line="480" w:lineRule="auto"/>
        <w:rPr>
          <w:ins w:id="232" w:author="Danny Jackson" w:date="2026-03-15T09:00:00Z" w16du:dateUtc="2026-03-15T13:00:00Z"/>
          <w:bCs/>
          <w:lang w:val="en"/>
        </w:rPr>
      </w:pPr>
      <w:r w:rsidRPr="0005053C">
        <w:rPr>
          <w:bCs/>
          <w:lang w:val="en"/>
        </w:rPr>
        <w:tab/>
      </w:r>
      <w:r w:rsidR="004447EB">
        <w:rPr>
          <w:bCs/>
          <w:lang w:val="en"/>
        </w:rPr>
        <w:t>Global F</w:t>
      </w:r>
      <w:r w:rsidR="004447EB" w:rsidRPr="00397622">
        <w:rPr>
          <w:bCs/>
          <w:vertAlign w:val="subscript"/>
          <w:lang w:val="en"/>
        </w:rPr>
        <w:t>ST</w:t>
      </w:r>
      <w:r w:rsidR="004447EB">
        <w:rPr>
          <w:bCs/>
          <w:lang w:val="en"/>
        </w:rPr>
        <w:t xml:space="preserve"> b</w:t>
      </w:r>
      <w:r w:rsidR="00725894">
        <w:rPr>
          <w:bCs/>
          <w:lang w:val="en"/>
        </w:rPr>
        <w:t>e</w:t>
      </w:r>
      <w:r w:rsidR="004447EB">
        <w:rPr>
          <w:bCs/>
          <w:lang w:val="en"/>
        </w:rPr>
        <w:t xml:space="preserve">tween urban and rural populations of both </w:t>
      </w:r>
      <w:r w:rsidR="00DE3F64">
        <w:rPr>
          <w:bCs/>
          <w:lang w:val="en"/>
        </w:rPr>
        <w:t xml:space="preserve">cardinal </w:t>
      </w:r>
      <w:r w:rsidR="004447EB">
        <w:rPr>
          <w:bCs/>
          <w:lang w:val="en"/>
        </w:rPr>
        <w:t>species</w:t>
      </w:r>
      <w:r w:rsidR="003F6E85">
        <w:rPr>
          <w:bCs/>
          <w:lang w:val="en"/>
        </w:rPr>
        <w:t xml:space="preserve"> was very low</w:t>
      </w:r>
      <w:r w:rsidR="004447EB">
        <w:rPr>
          <w:bCs/>
          <w:lang w:val="en"/>
        </w:rPr>
        <w:t xml:space="preserve"> (weighted Weir and Cockerham F</w:t>
      </w:r>
      <w:r w:rsidR="004447EB" w:rsidRPr="00732823">
        <w:rPr>
          <w:bCs/>
          <w:vertAlign w:val="subscript"/>
          <w:lang w:val="en"/>
        </w:rPr>
        <w:t>ST</w:t>
      </w:r>
      <w:r w:rsidR="004447EB">
        <w:rPr>
          <w:bCs/>
          <w:lang w:val="en"/>
        </w:rPr>
        <w:t xml:space="preserve"> for </w:t>
      </w:r>
      <w:r w:rsidR="00486A7C">
        <w:rPr>
          <w:bCs/>
          <w:lang w:val="en"/>
        </w:rPr>
        <w:t>Northern Cardinal</w:t>
      </w:r>
      <w:r w:rsidR="004447EB">
        <w:rPr>
          <w:bCs/>
          <w:lang w:val="en"/>
        </w:rPr>
        <w:t xml:space="preserve">s = </w:t>
      </w:r>
      <w:r w:rsidR="004447EB" w:rsidRPr="004447EB">
        <w:rPr>
          <w:bCs/>
          <w:lang w:val="en"/>
        </w:rPr>
        <w:t>0.013</w:t>
      </w:r>
      <w:r w:rsidR="004447EB">
        <w:rPr>
          <w:bCs/>
          <w:lang w:val="en"/>
        </w:rPr>
        <w:t xml:space="preserve">, </w:t>
      </w:r>
      <w:r w:rsidR="00486A7C">
        <w:rPr>
          <w:bCs/>
          <w:lang w:val="en"/>
        </w:rPr>
        <w:t>Pyrrhuloxia</w:t>
      </w:r>
      <w:r w:rsidR="004447EB">
        <w:rPr>
          <w:bCs/>
          <w:lang w:val="en"/>
        </w:rPr>
        <w:t xml:space="preserve"> = 0.015). The top 1% cutoff for </w:t>
      </w:r>
      <w:r w:rsidR="00486A7C">
        <w:rPr>
          <w:bCs/>
          <w:lang w:val="en"/>
        </w:rPr>
        <w:t>Northern Cardinal</w:t>
      </w:r>
      <w:r w:rsidR="004447EB">
        <w:rPr>
          <w:bCs/>
          <w:lang w:val="en"/>
        </w:rPr>
        <w:t xml:space="preserve">s was </w:t>
      </w:r>
      <w:r w:rsidR="004447EB" w:rsidRPr="004447EB">
        <w:rPr>
          <w:bCs/>
          <w:lang w:val="en"/>
        </w:rPr>
        <w:t>0.21</w:t>
      </w:r>
      <w:r w:rsidR="004447EB">
        <w:rPr>
          <w:bCs/>
          <w:lang w:val="en"/>
        </w:rPr>
        <w:t xml:space="preserve">3, and for </w:t>
      </w:r>
      <w:r w:rsidR="00486A7C">
        <w:rPr>
          <w:bCs/>
          <w:lang w:val="en"/>
        </w:rPr>
        <w:t>Pyrrhuloxia</w:t>
      </w:r>
      <w:r w:rsidR="004447EB">
        <w:rPr>
          <w:bCs/>
          <w:lang w:val="en"/>
        </w:rPr>
        <w:t xml:space="preserve"> was </w:t>
      </w:r>
      <w:r w:rsidR="004447EB" w:rsidRPr="004447EB">
        <w:rPr>
          <w:bCs/>
          <w:lang w:val="en"/>
        </w:rPr>
        <w:t>0.23</w:t>
      </w:r>
      <w:r w:rsidR="004447EB">
        <w:rPr>
          <w:bCs/>
          <w:lang w:val="en"/>
        </w:rPr>
        <w:t>2.</w:t>
      </w:r>
      <w:r w:rsidR="00A33D4F">
        <w:rPr>
          <w:bCs/>
          <w:lang w:val="en"/>
        </w:rPr>
        <w:t xml:space="preserve"> </w:t>
      </w:r>
      <w:r w:rsidR="003F6E85">
        <w:rPr>
          <w:bCs/>
          <w:lang w:val="en"/>
        </w:rPr>
        <w:t xml:space="preserve">Global </w:t>
      </w:r>
      <w:r w:rsidR="00A33D4F">
        <w:rPr>
          <w:bCs/>
          <w:lang w:val="en"/>
        </w:rPr>
        <w:t>F</w:t>
      </w:r>
      <w:r w:rsidR="00A33D4F" w:rsidRPr="00397622">
        <w:rPr>
          <w:bCs/>
          <w:vertAlign w:val="subscript"/>
          <w:lang w:val="en"/>
        </w:rPr>
        <w:t>ST</w:t>
      </w:r>
      <w:r w:rsidR="00A33D4F">
        <w:rPr>
          <w:bCs/>
          <w:lang w:val="en"/>
        </w:rPr>
        <w:t xml:space="preserve"> </w:t>
      </w:r>
      <w:r w:rsidR="003F6E85">
        <w:rPr>
          <w:bCs/>
          <w:lang w:val="en"/>
        </w:rPr>
        <w:t>between the</w:t>
      </w:r>
      <w:r w:rsidR="00A33D4F">
        <w:rPr>
          <w:bCs/>
          <w:lang w:val="en"/>
        </w:rPr>
        <w:t xml:space="preserve"> </w:t>
      </w:r>
      <w:r w:rsidR="00DE3F64">
        <w:rPr>
          <w:bCs/>
          <w:lang w:val="en"/>
        </w:rPr>
        <w:t xml:space="preserve">cardinal </w:t>
      </w:r>
      <w:r w:rsidR="00A33D4F">
        <w:rPr>
          <w:bCs/>
          <w:lang w:val="en"/>
        </w:rPr>
        <w:t xml:space="preserve">species </w:t>
      </w:r>
      <w:r w:rsidR="003F6E85">
        <w:rPr>
          <w:bCs/>
          <w:lang w:val="en"/>
        </w:rPr>
        <w:t>was high (weighted Weir and Cockerham F</w:t>
      </w:r>
      <w:r w:rsidR="003F6E85" w:rsidRPr="00397622">
        <w:rPr>
          <w:bCs/>
          <w:vertAlign w:val="subscript"/>
          <w:lang w:val="en"/>
        </w:rPr>
        <w:t>ST</w:t>
      </w:r>
      <w:r w:rsidR="003F6E85">
        <w:rPr>
          <w:bCs/>
          <w:lang w:val="en"/>
        </w:rPr>
        <w:t xml:space="preserve"> for </w:t>
      </w:r>
      <w:r w:rsidR="00486A7C">
        <w:rPr>
          <w:bCs/>
          <w:lang w:val="en"/>
        </w:rPr>
        <w:t>Northern Cardinal</w:t>
      </w:r>
      <w:r w:rsidR="003F6E85">
        <w:rPr>
          <w:bCs/>
          <w:lang w:val="en"/>
        </w:rPr>
        <w:t xml:space="preserve">s vs. </w:t>
      </w:r>
      <w:r w:rsidR="00486A7C">
        <w:rPr>
          <w:bCs/>
          <w:lang w:val="en"/>
        </w:rPr>
        <w:t>Pyrrhuloxia</w:t>
      </w:r>
      <w:r w:rsidR="003F6E85">
        <w:rPr>
          <w:bCs/>
          <w:lang w:val="en"/>
        </w:rPr>
        <w:t xml:space="preserve"> = </w:t>
      </w:r>
      <w:r w:rsidR="003F6E85" w:rsidRPr="00A33D4F">
        <w:rPr>
          <w:bCs/>
          <w:lang w:val="en"/>
        </w:rPr>
        <w:t>0.63</w:t>
      </w:r>
      <w:r w:rsidR="003F6E85">
        <w:rPr>
          <w:bCs/>
          <w:lang w:val="en"/>
        </w:rPr>
        <w:t xml:space="preserve">8) and did not differ </w:t>
      </w:r>
      <w:r w:rsidR="00A33D4F">
        <w:rPr>
          <w:bCs/>
          <w:lang w:val="en"/>
        </w:rPr>
        <w:t>when comparing urban vs. urban, rural vs rural, or either combination of urban vs. rural</w:t>
      </w:r>
      <w:r w:rsidR="00125099">
        <w:rPr>
          <w:bCs/>
          <w:lang w:val="en"/>
        </w:rPr>
        <w:t xml:space="preserve"> (Table S1)</w:t>
      </w:r>
      <w:r w:rsidR="003F6E85">
        <w:rPr>
          <w:bCs/>
          <w:lang w:val="en"/>
        </w:rPr>
        <w:t>.</w:t>
      </w:r>
    </w:p>
    <w:p w14:paraId="08A4B12E" w14:textId="77777777" w:rsidR="00857F47" w:rsidRDefault="00857F47" w:rsidP="00FE72A9">
      <w:pPr>
        <w:spacing w:line="480" w:lineRule="auto"/>
        <w:rPr>
          <w:bCs/>
          <w:lang w:val="en"/>
        </w:rPr>
      </w:pPr>
    </w:p>
    <w:p w14:paraId="1AB6FC57" w14:textId="77777777" w:rsidR="00857F47" w:rsidRPr="003F0538" w:rsidRDefault="00857F47" w:rsidP="00857F47">
      <w:pPr>
        <w:spacing w:line="480" w:lineRule="auto"/>
        <w:rPr>
          <w:ins w:id="233" w:author="Danny Jackson" w:date="2026-03-15T09:00:00Z" w16du:dateUtc="2026-03-15T13:00:00Z"/>
          <w:bCs/>
          <w:u w:val="single"/>
          <w:lang w:val="en"/>
        </w:rPr>
      </w:pPr>
      <w:ins w:id="234" w:author="Danny Jackson" w:date="2026-03-15T09:00:00Z" w16du:dateUtc="2026-03-15T13:00:00Z">
        <w:r>
          <w:rPr>
            <w:bCs/>
            <w:u w:val="single"/>
            <w:lang w:val="en"/>
          </w:rPr>
          <w:t xml:space="preserve">Overrepresented GO </w:t>
        </w:r>
        <w:r w:rsidRPr="003F0538">
          <w:rPr>
            <w:bCs/>
            <w:u w:val="single"/>
            <w:lang w:val="en"/>
          </w:rPr>
          <w:t>Terms</w:t>
        </w:r>
        <w:r w:rsidRPr="00397622">
          <w:rPr>
            <w:bCs/>
            <w:noProof/>
            <w:u w:val="single"/>
            <w:lang w:val="en"/>
          </w:rPr>
          <w:t xml:space="preserve"> in Each </w:t>
        </w:r>
        <w:r w:rsidRPr="00397622">
          <w:rPr>
            <w:bCs/>
            <w:i/>
            <w:iCs/>
            <w:noProof/>
            <w:u w:val="single"/>
            <w:lang w:val="en"/>
          </w:rPr>
          <w:t>Cardinalis</w:t>
        </w:r>
        <w:r w:rsidRPr="00397622">
          <w:rPr>
            <w:bCs/>
            <w:noProof/>
            <w:u w:val="single"/>
            <w:lang w:val="en"/>
          </w:rPr>
          <w:t xml:space="preserve"> Species</w:t>
        </w:r>
      </w:ins>
    </w:p>
    <w:p w14:paraId="78FB530B" w14:textId="4517EFCA" w:rsidR="00857F47" w:rsidRDefault="00857F47" w:rsidP="00857F47">
      <w:pPr>
        <w:spacing w:line="480" w:lineRule="auto"/>
        <w:ind w:firstLine="720"/>
        <w:rPr>
          <w:ins w:id="235" w:author="Danny Jackson" w:date="2026-03-15T09:00:00Z" w16du:dateUtc="2026-03-15T13:00:00Z"/>
          <w:bCs/>
          <w:lang w:val="en"/>
        </w:rPr>
      </w:pPr>
      <w:ins w:id="236" w:author="Danny Jackson" w:date="2026-03-15T09:00:00Z" w16du:dateUtc="2026-03-15T13:00:00Z">
        <w:r>
          <w:rPr>
            <w:bCs/>
            <w:lang w:val="en"/>
          </w:rPr>
          <w:t xml:space="preserve">In Northern Cardinals, 18 significantly overrepresented GO terms emerged in analyses of candidate genes identified by the combination of </w:t>
        </w:r>
        <w:r w:rsidRPr="006D2868">
          <w:rPr>
            <w:bCs/>
            <w:lang w:val="en"/>
          </w:rPr>
          <w:t>F</w:t>
        </w:r>
        <w:r w:rsidRPr="006D2868">
          <w:rPr>
            <w:bCs/>
            <w:vertAlign w:val="subscript"/>
            <w:lang w:val="en"/>
          </w:rPr>
          <w:t>ST</w:t>
        </w:r>
        <w:r>
          <w:rPr>
            <w:bCs/>
            <w:lang w:val="en"/>
          </w:rPr>
          <w:t xml:space="preserve"> and </w:t>
        </w:r>
        <w:proofErr w:type="spellStart"/>
        <w:r>
          <w:rPr>
            <w:bCs/>
            <w:lang w:val="en"/>
          </w:rPr>
          <w:t>RAiSD</w:t>
        </w:r>
        <w:proofErr w:type="spellEnd"/>
        <w:r>
          <w:rPr>
            <w:bCs/>
            <w:lang w:val="en"/>
          </w:rPr>
          <w:t xml:space="preserve"> (Figure 4, Table S2). Two genes were associated with nine of these 18 GO terms, most of which were related to blood physiology. Both of these genes, </w:t>
        </w:r>
        <w:r w:rsidRPr="00397622">
          <w:rPr>
            <w:bCs/>
            <w:i/>
            <w:iCs/>
            <w:lang w:val="en"/>
          </w:rPr>
          <w:t>FGA</w:t>
        </w:r>
        <w:r>
          <w:rPr>
            <w:bCs/>
            <w:lang w:val="en"/>
          </w:rPr>
          <w:t xml:space="preserve"> (fibrinogen alpha chain) and </w:t>
        </w:r>
        <w:r w:rsidRPr="00397622">
          <w:rPr>
            <w:bCs/>
            <w:i/>
            <w:iCs/>
            <w:lang w:val="en"/>
          </w:rPr>
          <w:t>FGB</w:t>
        </w:r>
        <w:r>
          <w:rPr>
            <w:bCs/>
            <w:lang w:val="en"/>
          </w:rPr>
          <w:t xml:space="preserve"> (fibrinogen beta chain), are located in an ~15kb long segment of chromosome 4. Four GO terms were related to cell adhesion, with twenty genes associated with various cell adhesion GO terms. Four GO terms were related muscle development, but only four </w:t>
        </w:r>
      </w:ins>
      <w:ins w:id="237" w:author="Danny Jackson" w:date="2026-04-19T14:14:00Z" w16du:dateUtc="2026-04-19T18:14:00Z">
        <w:r w:rsidR="000C3231">
          <w:rPr>
            <w:bCs/>
            <w:lang w:val="en"/>
          </w:rPr>
          <w:t xml:space="preserve">genes </w:t>
        </w:r>
      </w:ins>
      <w:ins w:id="238" w:author="Danny Jackson" w:date="2026-03-15T09:00:00Z" w16du:dateUtc="2026-03-15T13:00:00Z">
        <w:r>
          <w:rPr>
            <w:bCs/>
            <w:lang w:val="en"/>
          </w:rPr>
          <w:t>drove th</w:t>
        </w:r>
      </w:ins>
      <w:ins w:id="239" w:author="Danny Jackson" w:date="2026-04-19T14:14:00Z" w16du:dateUtc="2026-04-19T18:14:00Z">
        <w:r w:rsidR="000C3231">
          <w:rPr>
            <w:bCs/>
            <w:lang w:val="en"/>
          </w:rPr>
          <w:t>is</w:t>
        </w:r>
      </w:ins>
      <w:ins w:id="240" w:author="Danny Jackson" w:date="2026-03-15T09:00:00Z" w16du:dateUtc="2026-03-15T13:00:00Z">
        <w:r>
          <w:rPr>
            <w:bCs/>
            <w:lang w:val="en"/>
          </w:rPr>
          <w:t xml:space="preserve"> signal: </w:t>
        </w:r>
        <w:r w:rsidRPr="00397622">
          <w:rPr>
            <w:bCs/>
            <w:i/>
            <w:iCs/>
            <w:lang w:val="en"/>
          </w:rPr>
          <w:t>MYF5</w:t>
        </w:r>
        <w:r>
          <w:rPr>
            <w:bCs/>
            <w:lang w:val="en"/>
          </w:rPr>
          <w:t xml:space="preserve">, </w:t>
        </w:r>
        <w:r w:rsidRPr="00397622">
          <w:rPr>
            <w:bCs/>
            <w:i/>
            <w:iCs/>
            <w:lang w:val="en"/>
          </w:rPr>
          <w:t>MYF6</w:t>
        </w:r>
        <w:r>
          <w:rPr>
            <w:bCs/>
            <w:lang w:val="en"/>
          </w:rPr>
          <w:t xml:space="preserve"> (Myogenic Factor 5 and 6)</w:t>
        </w:r>
        <w:r w:rsidRPr="00F51033">
          <w:rPr>
            <w:bCs/>
            <w:lang w:val="en"/>
          </w:rPr>
          <w:t>,</w:t>
        </w:r>
        <w:r>
          <w:rPr>
            <w:bCs/>
            <w:lang w:val="en"/>
          </w:rPr>
          <w:t xml:space="preserve"> </w:t>
        </w:r>
        <w:r w:rsidRPr="00397622">
          <w:rPr>
            <w:bCs/>
            <w:i/>
            <w:iCs/>
            <w:lang w:val="en"/>
          </w:rPr>
          <w:t>DMD</w:t>
        </w:r>
        <w:r>
          <w:rPr>
            <w:bCs/>
            <w:lang w:val="en"/>
          </w:rPr>
          <w:t xml:space="preserve"> (Dystrophin), and </w:t>
        </w:r>
        <w:r w:rsidRPr="00397622">
          <w:rPr>
            <w:bCs/>
            <w:i/>
            <w:iCs/>
            <w:lang w:val="en"/>
          </w:rPr>
          <w:t>SGCZ</w:t>
        </w:r>
        <w:r>
          <w:rPr>
            <w:bCs/>
            <w:lang w:val="en"/>
          </w:rPr>
          <w:t xml:space="preserve"> (</w:t>
        </w:r>
        <w:proofErr w:type="spellStart"/>
        <w:r w:rsidRPr="008B5654">
          <w:rPr>
            <w:bCs/>
            <w:lang w:val="en"/>
          </w:rPr>
          <w:t>Sarcoglycan</w:t>
        </w:r>
        <w:proofErr w:type="spellEnd"/>
        <w:r w:rsidRPr="008B5654">
          <w:rPr>
            <w:bCs/>
            <w:lang w:val="en"/>
          </w:rPr>
          <w:t xml:space="preserve"> Zeta</w:t>
        </w:r>
        <w:r>
          <w:rPr>
            <w:bCs/>
            <w:lang w:val="en"/>
          </w:rPr>
          <w:t xml:space="preserve">). Five genes were associated with the significant GO term </w:t>
        </w:r>
        <w:r w:rsidRPr="00712099">
          <w:rPr>
            <w:bCs/>
            <w:lang w:val="en"/>
          </w:rPr>
          <w:t>negative regulation of response to external stimulus</w:t>
        </w:r>
        <w:r>
          <w:rPr>
            <w:bCs/>
            <w:lang w:val="en"/>
          </w:rPr>
          <w:t xml:space="preserve"> (GO:</w:t>
        </w:r>
        <w:r w:rsidRPr="00712099">
          <w:rPr>
            <w:bCs/>
            <w:lang w:val="en"/>
          </w:rPr>
          <w:t>0032102</w:t>
        </w:r>
        <w:r>
          <w:rPr>
            <w:bCs/>
            <w:lang w:val="en"/>
          </w:rPr>
          <w:t xml:space="preserve">, </w:t>
        </w:r>
        <w:r>
          <w:rPr>
            <w:bCs/>
            <w:i/>
            <w:iCs/>
            <w:lang w:val="en"/>
          </w:rPr>
          <w:t>q</w:t>
        </w:r>
        <w:r>
          <w:rPr>
            <w:bCs/>
            <w:lang w:val="en"/>
          </w:rPr>
          <w:t xml:space="preserve"> = 0.022), </w:t>
        </w:r>
        <w:r w:rsidRPr="00397622">
          <w:rPr>
            <w:bCs/>
            <w:i/>
            <w:iCs/>
            <w:lang w:val="en"/>
          </w:rPr>
          <w:t>SUSD4</w:t>
        </w:r>
        <w:r>
          <w:rPr>
            <w:bCs/>
            <w:i/>
            <w:iCs/>
            <w:lang w:val="en"/>
          </w:rPr>
          <w:t xml:space="preserve"> </w:t>
        </w:r>
        <w:r>
          <w:rPr>
            <w:bCs/>
            <w:lang w:val="en"/>
          </w:rPr>
          <w:t xml:space="preserve">(Sushi Domain Containing 4), </w:t>
        </w:r>
        <w:r w:rsidRPr="00397622">
          <w:rPr>
            <w:bCs/>
            <w:i/>
            <w:iCs/>
            <w:lang w:val="en"/>
          </w:rPr>
          <w:t>FGA</w:t>
        </w:r>
        <w:r>
          <w:rPr>
            <w:bCs/>
            <w:lang w:val="en"/>
          </w:rPr>
          <w:t xml:space="preserve">, </w:t>
        </w:r>
        <w:r w:rsidRPr="00397622">
          <w:rPr>
            <w:bCs/>
            <w:i/>
            <w:iCs/>
            <w:lang w:val="en"/>
          </w:rPr>
          <w:t>FBG</w:t>
        </w:r>
        <w:r>
          <w:rPr>
            <w:bCs/>
            <w:lang w:val="en"/>
          </w:rPr>
          <w:t xml:space="preserve">, </w:t>
        </w:r>
        <w:r w:rsidRPr="00397622">
          <w:rPr>
            <w:bCs/>
            <w:i/>
            <w:iCs/>
            <w:lang w:val="en"/>
          </w:rPr>
          <w:t>CACTIN</w:t>
        </w:r>
        <w:r>
          <w:rPr>
            <w:bCs/>
            <w:lang w:val="en"/>
          </w:rPr>
          <w:t xml:space="preserve"> (</w:t>
        </w:r>
        <w:proofErr w:type="spellStart"/>
        <w:r>
          <w:rPr>
            <w:bCs/>
            <w:lang w:val="en"/>
          </w:rPr>
          <w:t>Cactin</w:t>
        </w:r>
        <w:proofErr w:type="spellEnd"/>
        <w:r>
          <w:rPr>
            <w:bCs/>
            <w:lang w:val="en"/>
          </w:rPr>
          <w:t xml:space="preserve">), and </w:t>
        </w:r>
        <w:r w:rsidRPr="00397622">
          <w:rPr>
            <w:bCs/>
            <w:i/>
            <w:iCs/>
            <w:lang w:val="en"/>
          </w:rPr>
          <w:t>PPARG</w:t>
        </w:r>
        <w:r>
          <w:rPr>
            <w:bCs/>
            <w:i/>
            <w:iCs/>
            <w:lang w:val="en"/>
          </w:rPr>
          <w:t xml:space="preserve"> </w:t>
        </w:r>
        <w:r>
          <w:rPr>
            <w:bCs/>
            <w:lang w:val="en"/>
          </w:rPr>
          <w:t xml:space="preserve">(Peroxisome Proliferator-Activated Receptor Gamma). Analyses of genes identified in just </w:t>
        </w:r>
        <w:r w:rsidRPr="006D2868">
          <w:rPr>
            <w:bCs/>
            <w:lang w:val="en"/>
          </w:rPr>
          <w:t>F</w:t>
        </w:r>
        <w:r w:rsidRPr="006D2868">
          <w:rPr>
            <w:bCs/>
            <w:vertAlign w:val="subscript"/>
            <w:lang w:val="en"/>
          </w:rPr>
          <w:t>ST</w:t>
        </w:r>
        <w:r>
          <w:rPr>
            <w:bCs/>
            <w:lang w:val="en"/>
          </w:rPr>
          <w:t xml:space="preserve"> or </w:t>
        </w:r>
        <w:proofErr w:type="spellStart"/>
        <w:r>
          <w:rPr>
            <w:bCs/>
            <w:lang w:val="en"/>
          </w:rPr>
          <w:t>RAiSD</w:t>
        </w:r>
        <w:proofErr w:type="spellEnd"/>
        <w:r>
          <w:rPr>
            <w:bCs/>
            <w:lang w:val="en"/>
          </w:rPr>
          <w:t xml:space="preserve"> revealed similar patterns, with the addition of one new overrepresented GO term identified only in the gene list curated from F</w:t>
        </w:r>
        <w:r w:rsidRPr="00397622">
          <w:rPr>
            <w:bCs/>
            <w:vertAlign w:val="subscript"/>
            <w:lang w:val="en"/>
          </w:rPr>
          <w:t>ST</w:t>
        </w:r>
        <w:r>
          <w:rPr>
            <w:bCs/>
            <w:lang w:val="en"/>
          </w:rPr>
          <w:t xml:space="preserve"> scans (</w:t>
        </w:r>
        <w:r w:rsidRPr="00712099">
          <w:rPr>
            <w:bCs/>
            <w:lang w:val="en"/>
          </w:rPr>
          <w:t>GO:1901564</w:t>
        </w:r>
        <w:r>
          <w:rPr>
            <w:bCs/>
            <w:lang w:val="en"/>
          </w:rPr>
          <w:t xml:space="preserve"> organonitrogen compound metabolic process, </w:t>
        </w:r>
        <w:r>
          <w:rPr>
            <w:bCs/>
            <w:i/>
            <w:iCs/>
            <w:lang w:val="en"/>
          </w:rPr>
          <w:t xml:space="preserve">q </w:t>
        </w:r>
        <w:r>
          <w:rPr>
            <w:bCs/>
            <w:lang w:val="en"/>
          </w:rPr>
          <w:t xml:space="preserve">= 0.124). Twenty-four new GO terms were identified in the gene </w:t>
        </w:r>
        <w:r>
          <w:rPr>
            <w:bCs/>
            <w:lang w:val="en"/>
          </w:rPr>
          <w:lastRenderedPageBreak/>
          <w:t xml:space="preserve">list curated from </w:t>
        </w:r>
        <w:proofErr w:type="spellStart"/>
        <w:r>
          <w:rPr>
            <w:bCs/>
            <w:lang w:val="en"/>
          </w:rPr>
          <w:t>RAiSD</w:t>
        </w:r>
        <w:proofErr w:type="spellEnd"/>
        <w:r>
          <w:rPr>
            <w:bCs/>
            <w:lang w:val="en"/>
          </w:rPr>
          <w:t xml:space="preserve"> analyses, including blood physiology and cell adhesion as well as five additional processes (Table S2).</w:t>
        </w:r>
      </w:ins>
    </w:p>
    <w:p w14:paraId="762ADAAB" w14:textId="77777777" w:rsidR="00C35705" w:rsidRDefault="00C35705" w:rsidP="00FE72A9">
      <w:pPr>
        <w:spacing w:line="480" w:lineRule="auto"/>
        <w:rPr>
          <w:bCs/>
          <w:lang w:val="en"/>
        </w:rPr>
      </w:pPr>
    </w:p>
    <w:p w14:paraId="72984250" w14:textId="03916C3B" w:rsidR="007A6CC1" w:rsidRPr="00F54901" w:rsidRDefault="007A6CC1" w:rsidP="007A6CC1">
      <w:pPr>
        <w:spacing w:line="480" w:lineRule="auto"/>
        <w:rPr>
          <w:lang w:val="en"/>
        </w:rPr>
      </w:pPr>
      <w:r>
        <w:rPr>
          <w:bCs/>
          <w:u w:val="single"/>
          <w:lang w:val="en"/>
        </w:rPr>
        <w:t xml:space="preserve">Parallel </w:t>
      </w:r>
      <w:r w:rsidR="00DE3F64">
        <w:rPr>
          <w:bCs/>
          <w:u w:val="single"/>
          <w:lang w:val="en"/>
        </w:rPr>
        <w:t>e</w:t>
      </w:r>
      <w:r>
        <w:rPr>
          <w:bCs/>
          <w:u w:val="single"/>
          <w:lang w:val="en"/>
        </w:rPr>
        <w:t>volution</w:t>
      </w:r>
      <w:r w:rsidRPr="00410F32">
        <w:rPr>
          <w:bCs/>
          <w:noProof/>
          <w:lang w:val="en"/>
        </w:rPr>
        <w:t xml:space="preserve"> </w:t>
      </w:r>
    </w:p>
    <w:p w14:paraId="5634F5D7" w14:textId="54CF5049" w:rsidR="007A6CC1" w:rsidRDefault="007A6CC1" w:rsidP="007A6CC1">
      <w:pPr>
        <w:spacing w:line="480" w:lineRule="auto"/>
        <w:ind w:firstLine="720"/>
        <w:rPr>
          <w:bCs/>
          <w:lang w:val="en"/>
        </w:rPr>
      </w:pPr>
      <w:r>
        <w:rPr>
          <w:bCs/>
          <w:lang w:val="en"/>
        </w:rPr>
        <w:t xml:space="preserve">Pairwise comparisons of </w:t>
      </w:r>
      <w:r w:rsidR="00125099">
        <w:rPr>
          <w:bCs/>
          <w:lang w:val="en"/>
        </w:rPr>
        <w:t xml:space="preserve">lists of candidate genes between </w:t>
      </w:r>
      <w:r w:rsidR="00486A7C">
        <w:rPr>
          <w:bCs/>
          <w:lang w:val="en"/>
        </w:rPr>
        <w:t>Northern Cardinal</w:t>
      </w:r>
      <w:r w:rsidR="00125099">
        <w:rPr>
          <w:bCs/>
          <w:lang w:val="en"/>
        </w:rPr>
        <w:t xml:space="preserve">s, </w:t>
      </w:r>
      <w:r w:rsidR="00486A7C">
        <w:rPr>
          <w:bCs/>
          <w:lang w:val="en"/>
        </w:rPr>
        <w:t>Pyrrhuloxia</w:t>
      </w:r>
      <w:r w:rsidR="00125099">
        <w:rPr>
          <w:bCs/>
          <w:lang w:val="en"/>
        </w:rPr>
        <w:t>,</w:t>
      </w:r>
      <w:r>
        <w:rPr>
          <w:bCs/>
          <w:lang w:val="en"/>
        </w:rPr>
        <w:t xml:space="preserve"> </w:t>
      </w:r>
      <w:r w:rsidR="00486A7C">
        <w:rPr>
          <w:bCs/>
          <w:lang w:val="en"/>
        </w:rPr>
        <w:t>Burrowing Owls</w:t>
      </w:r>
      <w:r w:rsidR="00125099">
        <w:rPr>
          <w:bCs/>
          <w:lang w:val="en"/>
        </w:rPr>
        <w:t>,</w:t>
      </w:r>
      <w:r>
        <w:rPr>
          <w:bCs/>
          <w:lang w:val="en"/>
        </w:rPr>
        <w:t xml:space="preserve"> and </w:t>
      </w:r>
      <w:r w:rsidR="00486A7C">
        <w:rPr>
          <w:bCs/>
          <w:lang w:val="en"/>
        </w:rPr>
        <w:t>Great Tit</w:t>
      </w:r>
      <w:r>
        <w:rPr>
          <w:bCs/>
          <w:lang w:val="en"/>
        </w:rPr>
        <w:t xml:space="preserve">s found significant evidence of overlapping genes in five of the six </w:t>
      </w:r>
      <w:r w:rsidR="00DE3F64">
        <w:rPr>
          <w:bCs/>
          <w:lang w:val="en"/>
        </w:rPr>
        <w:t xml:space="preserve">possible species pairs </w:t>
      </w:r>
      <w:r>
        <w:rPr>
          <w:bCs/>
          <w:lang w:val="en"/>
        </w:rPr>
        <w:t>(</w:t>
      </w:r>
      <w:r w:rsidR="0028087A">
        <w:rPr>
          <w:bCs/>
          <w:lang w:val="en"/>
        </w:rPr>
        <w:t xml:space="preserve">Figure 2 and 3; </w:t>
      </w:r>
      <w:r w:rsidR="00486A7C">
        <w:rPr>
          <w:bCs/>
          <w:lang w:val="en"/>
        </w:rPr>
        <w:t>Northern Cardinal</w:t>
      </w:r>
      <w:r>
        <w:rPr>
          <w:bCs/>
          <w:lang w:val="en"/>
        </w:rPr>
        <w:t xml:space="preserve">s and </w:t>
      </w:r>
      <w:r w:rsidR="00486A7C">
        <w:rPr>
          <w:bCs/>
          <w:lang w:val="en"/>
        </w:rPr>
        <w:t>Pyrrhuloxia</w:t>
      </w:r>
      <w:r>
        <w:rPr>
          <w:bCs/>
          <w:lang w:val="en"/>
        </w:rPr>
        <w:t xml:space="preserve"> </w:t>
      </w:r>
      <w:r w:rsidRPr="00397622">
        <w:rPr>
          <w:bCs/>
          <w:i/>
          <w:iCs/>
          <w:lang w:val="en"/>
        </w:rPr>
        <w:t>q</w:t>
      </w:r>
      <w:r>
        <w:rPr>
          <w:bCs/>
          <w:lang w:val="en"/>
        </w:rPr>
        <w:t xml:space="preserve"> &lt; 0.001, </w:t>
      </w:r>
      <w:r w:rsidR="00486A7C">
        <w:rPr>
          <w:bCs/>
          <w:lang w:val="en"/>
        </w:rPr>
        <w:t>Northern Cardinal</w:t>
      </w:r>
      <w:r>
        <w:rPr>
          <w:bCs/>
          <w:lang w:val="en"/>
        </w:rPr>
        <w:t xml:space="preserve">s and </w:t>
      </w:r>
      <w:r w:rsidR="00486A7C">
        <w:rPr>
          <w:bCs/>
          <w:lang w:val="en"/>
        </w:rPr>
        <w:t>Burrowing Owls</w:t>
      </w:r>
      <w:r>
        <w:rPr>
          <w:bCs/>
          <w:lang w:val="en"/>
        </w:rPr>
        <w:t xml:space="preserve"> </w:t>
      </w:r>
      <w:r w:rsidRPr="00397622">
        <w:rPr>
          <w:bCs/>
          <w:i/>
          <w:iCs/>
          <w:lang w:val="en"/>
        </w:rPr>
        <w:t>q</w:t>
      </w:r>
      <w:r>
        <w:rPr>
          <w:bCs/>
          <w:lang w:val="en"/>
        </w:rPr>
        <w:t xml:space="preserve"> &lt; 0.001, </w:t>
      </w:r>
      <w:r w:rsidR="00486A7C">
        <w:rPr>
          <w:bCs/>
          <w:lang w:val="en"/>
        </w:rPr>
        <w:t>Northern Cardinal</w:t>
      </w:r>
      <w:r>
        <w:rPr>
          <w:bCs/>
          <w:lang w:val="en"/>
        </w:rPr>
        <w:t xml:space="preserve">s and </w:t>
      </w:r>
      <w:r w:rsidR="00486A7C">
        <w:rPr>
          <w:bCs/>
          <w:lang w:val="en"/>
        </w:rPr>
        <w:t>Great Tit</w:t>
      </w:r>
      <w:r>
        <w:rPr>
          <w:bCs/>
          <w:lang w:val="en"/>
        </w:rPr>
        <w:t xml:space="preserve">s </w:t>
      </w:r>
      <w:r w:rsidRPr="00397622">
        <w:rPr>
          <w:bCs/>
          <w:i/>
          <w:iCs/>
          <w:lang w:val="en"/>
        </w:rPr>
        <w:t>q</w:t>
      </w:r>
      <w:r>
        <w:rPr>
          <w:bCs/>
          <w:lang w:val="en"/>
        </w:rPr>
        <w:t xml:space="preserve"> = 0.0</w:t>
      </w:r>
      <w:r w:rsidRPr="00AF493F">
        <w:rPr>
          <w:bCs/>
          <w:lang w:val="en"/>
        </w:rPr>
        <w:t>1</w:t>
      </w:r>
      <w:r>
        <w:rPr>
          <w:bCs/>
          <w:lang w:val="en"/>
        </w:rPr>
        <w:t xml:space="preserve">2, </w:t>
      </w:r>
      <w:r w:rsidR="00486A7C">
        <w:rPr>
          <w:bCs/>
          <w:lang w:val="en"/>
        </w:rPr>
        <w:t>Pyrrhuloxia</w:t>
      </w:r>
      <w:r>
        <w:rPr>
          <w:bCs/>
          <w:lang w:val="en"/>
        </w:rPr>
        <w:t xml:space="preserve"> and </w:t>
      </w:r>
      <w:r w:rsidR="00486A7C">
        <w:rPr>
          <w:bCs/>
          <w:lang w:val="en"/>
        </w:rPr>
        <w:t>Burrowing Owls</w:t>
      </w:r>
      <w:r>
        <w:rPr>
          <w:bCs/>
          <w:lang w:val="en"/>
        </w:rPr>
        <w:t xml:space="preserve"> </w:t>
      </w:r>
      <w:r w:rsidRPr="00397622">
        <w:rPr>
          <w:bCs/>
          <w:i/>
          <w:iCs/>
          <w:lang w:val="en"/>
        </w:rPr>
        <w:t>q</w:t>
      </w:r>
      <w:r>
        <w:rPr>
          <w:bCs/>
          <w:lang w:val="en"/>
        </w:rPr>
        <w:t xml:space="preserve"> = 0.008, </w:t>
      </w:r>
      <w:r w:rsidR="00486A7C">
        <w:rPr>
          <w:bCs/>
          <w:lang w:val="en"/>
        </w:rPr>
        <w:t>Burrowing Owls</w:t>
      </w:r>
      <w:r>
        <w:rPr>
          <w:bCs/>
          <w:lang w:val="en"/>
        </w:rPr>
        <w:t xml:space="preserve"> and </w:t>
      </w:r>
      <w:r w:rsidR="00486A7C">
        <w:rPr>
          <w:bCs/>
          <w:lang w:val="en"/>
        </w:rPr>
        <w:t>Great Tit</w:t>
      </w:r>
      <w:r>
        <w:rPr>
          <w:bCs/>
          <w:lang w:val="en"/>
        </w:rPr>
        <w:t xml:space="preserve">s </w:t>
      </w:r>
      <w:r w:rsidRPr="00397622">
        <w:rPr>
          <w:bCs/>
          <w:i/>
          <w:iCs/>
          <w:lang w:val="en"/>
        </w:rPr>
        <w:t>q</w:t>
      </w:r>
      <w:r>
        <w:rPr>
          <w:bCs/>
          <w:lang w:val="en"/>
        </w:rPr>
        <w:t xml:space="preserve"> = 0.0</w:t>
      </w:r>
      <w:r w:rsidRPr="00AF493F">
        <w:rPr>
          <w:bCs/>
          <w:lang w:val="en"/>
        </w:rPr>
        <w:t>1</w:t>
      </w:r>
      <w:r>
        <w:rPr>
          <w:bCs/>
          <w:lang w:val="en"/>
        </w:rPr>
        <w:t xml:space="preserve">2; FDR corrected Fisher’s exact test). Only </w:t>
      </w:r>
      <w:r w:rsidR="00486A7C">
        <w:rPr>
          <w:bCs/>
          <w:lang w:val="en"/>
        </w:rPr>
        <w:t>Pyrrhuloxia</w:t>
      </w:r>
      <w:r>
        <w:rPr>
          <w:bCs/>
          <w:lang w:val="en"/>
        </w:rPr>
        <w:t xml:space="preserve"> and </w:t>
      </w:r>
      <w:r w:rsidR="00486A7C">
        <w:rPr>
          <w:bCs/>
          <w:lang w:val="en"/>
        </w:rPr>
        <w:t>Great Tit</w:t>
      </w:r>
      <w:r>
        <w:rPr>
          <w:bCs/>
          <w:lang w:val="en"/>
        </w:rPr>
        <w:t xml:space="preserve">s did not demonstrate significant overlap </w:t>
      </w:r>
      <w:r w:rsidR="00125099">
        <w:rPr>
          <w:bCs/>
          <w:lang w:val="en"/>
        </w:rPr>
        <w:t xml:space="preserve">of candidate genes </w:t>
      </w:r>
      <w:r>
        <w:rPr>
          <w:bCs/>
          <w:lang w:val="en"/>
        </w:rPr>
        <w:t>(</w:t>
      </w:r>
      <w:r w:rsidRPr="00397622">
        <w:rPr>
          <w:bCs/>
          <w:i/>
          <w:iCs/>
          <w:lang w:val="en"/>
        </w:rPr>
        <w:t>q</w:t>
      </w:r>
      <w:r>
        <w:rPr>
          <w:bCs/>
          <w:lang w:val="en"/>
        </w:rPr>
        <w:t xml:space="preserve"> = 0.</w:t>
      </w:r>
      <w:r w:rsidRPr="00AF493F">
        <w:rPr>
          <w:bCs/>
          <w:lang w:val="en"/>
        </w:rPr>
        <w:t>601</w:t>
      </w:r>
      <w:r>
        <w:rPr>
          <w:bCs/>
          <w:lang w:val="en"/>
        </w:rPr>
        <w:t>).</w:t>
      </w:r>
    </w:p>
    <w:p w14:paraId="6C6FC625" w14:textId="77214D2A" w:rsidR="00521413" w:rsidRDefault="00125099" w:rsidP="00815648">
      <w:pPr>
        <w:spacing w:line="480" w:lineRule="auto"/>
        <w:ind w:firstLine="720"/>
        <w:rPr>
          <w:bCs/>
          <w:lang w:val="en"/>
        </w:rPr>
      </w:pPr>
      <w:r>
        <w:rPr>
          <w:bCs/>
          <w:lang w:val="en"/>
        </w:rPr>
        <w:t>I</w:t>
      </w:r>
      <w:r w:rsidR="007A6CC1">
        <w:rPr>
          <w:bCs/>
          <w:lang w:val="en"/>
        </w:rPr>
        <w:t>n both species</w:t>
      </w:r>
      <w:r>
        <w:rPr>
          <w:bCs/>
          <w:lang w:val="en"/>
        </w:rPr>
        <w:t xml:space="preserve"> of cardinals,</w:t>
      </w:r>
      <w:r w:rsidRPr="00125099">
        <w:rPr>
          <w:bCs/>
          <w:lang w:val="en"/>
        </w:rPr>
        <w:t xml:space="preserve"> </w:t>
      </w:r>
      <w:r>
        <w:rPr>
          <w:bCs/>
          <w:lang w:val="en"/>
        </w:rPr>
        <w:t>132 genes were identified</w:t>
      </w:r>
      <w:r w:rsidR="00584933">
        <w:rPr>
          <w:bCs/>
          <w:lang w:val="en"/>
        </w:rPr>
        <w:t xml:space="preserve"> as a candidate gene by either the F</w:t>
      </w:r>
      <w:r w:rsidR="00584933" w:rsidRPr="00584933">
        <w:rPr>
          <w:bCs/>
          <w:vertAlign w:val="subscript"/>
          <w:lang w:val="en"/>
        </w:rPr>
        <w:t>ST</w:t>
      </w:r>
      <w:r w:rsidR="00584933">
        <w:rPr>
          <w:bCs/>
          <w:lang w:val="en"/>
        </w:rPr>
        <w:t xml:space="preserve"> and/or </w:t>
      </w:r>
      <w:proofErr w:type="spellStart"/>
      <w:r w:rsidR="00584933">
        <w:rPr>
          <w:bCs/>
          <w:lang w:val="en"/>
        </w:rPr>
        <w:t>RAiSD</w:t>
      </w:r>
      <w:proofErr w:type="spellEnd"/>
      <w:r w:rsidR="00584933">
        <w:rPr>
          <w:bCs/>
          <w:lang w:val="en"/>
        </w:rPr>
        <w:t xml:space="preserve"> analyses</w:t>
      </w:r>
      <w:r>
        <w:rPr>
          <w:bCs/>
          <w:lang w:val="en"/>
        </w:rPr>
        <w:t xml:space="preserve">. However, </w:t>
      </w:r>
      <w:r w:rsidR="007A6CC1">
        <w:rPr>
          <w:bCs/>
          <w:lang w:val="en"/>
        </w:rPr>
        <w:t>no GO terms were overrepresented in th</w:t>
      </w:r>
      <w:r>
        <w:rPr>
          <w:bCs/>
          <w:lang w:val="en"/>
        </w:rPr>
        <w:t>is</w:t>
      </w:r>
      <w:r w:rsidR="007A6CC1">
        <w:rPr>
          <w:bCs/>
          <w:lang w:val="en"/>
        </w:rPr>
        <w:t xml:space="preserve"> list of overlapping genes. </w:t>
      </w:r>
      <w:r>
        <w:rPr>
          <w:bCs/>
          <w:lang w:val="en"/>
        </w:rPr>
        <w:t>Three genes were</w:t>
      </w:r>
      <w:r w:rsidR="007A6CC1">
        <w:rPr>
          <w:bCs/>
          <w:lang w:val="en"/>
        </w:rPr>
        <w:t xml:space="preserve"> identified by both </w:t>
      </w:r>
      <w:r w:rsidR="00330605">
        <w:rPr>
          <w:bCs/>
          <w:lang w:val="en"/>
        </w:rPr>
        <w:t xml:space="preserve">analyses </w:t>
      </w:r>
      <w:r w:rsidR="007A6CC1">
        <w:rPr>
          <w:bCs/>
          <w:lang w:val="en"/>
        </w:rPr>
        <w:t>in both species</w:t>
      </w:r>
      <w:r w:rsidR="00330605">
        <w:rPr>
          <w:bCs/>
          <w:lang w:val="en"/>
        </w:rPr>
        <w:t xml:space="preserve">: </w:t>
      </w:r>
      <w:r w:rsidR="007A6CC1" w:rsidRPr="003B5579">
        <w:rPr>
          <w:bCs/>
          <w:lang w:val="en"/>
        </w:rPr>
        <w:t>CDKAL1</w:t>
      </w:r>
      <w:r w:rsidR="007A6CC1">
        <w:rPr>
          <w:bCs/>
          <w:lang w:val="en"/>
        </w:rPr>
        <w:t xml:space="preserve"> (</w:t>
      </w:r>
      <w:r w:rsidR="007A6CC1" w:rsidRPr="003B5579">
        <w:rPr>
          <w:bCs/>
          <w:lang w:val="en"/>
        </w:rPr>
        <w:t>CDK5 Regulatory Subunit Associated Protein 1 Like 1)</w:t>
      </w:r>
      <w:r w:rsidR="007A6CC1">
        <w:rPr>
          <w:bCs/>
          <w:lang w:val="en"/>
        </w:rPr>
        <w:t xml:space="preserve">, </w:t>
      </w:r>
      <w:r w:rsidR="007A6CC1" w:rsidRPr="003B5579">
        <w:rPr>
          <w:bCs/>
          <w:lang w:val="en"/>
        </w:rPr>
        <w:t>COL15A1</w:t>
      </w:r>
      <w:r w:rsidR="007A6CC1">
        <w:rPr>
          <w:bCs/>
          <w:lang w:val="en"/>
        </w:rPr>
        <w:t xml:space="preserve"> </w:t>
      </w:r>
      <w:r w:rsidR="007A6CC1" w:rsidRPr="003B5579">
        <w:rPr>
          <w:bCs/>
          <w:lang w:val="en"/>
        </w:rPr>
        <w:t>(Collagen Type XV Alpha 1 Chain)</w:t>
      </w:r>
      <w:r w:rsidR="007A6CC1">
        <w:rPr>
          <w:bCs/>
          <w:lang w:val="en"/>
        </w:rPr>
        <w:t xml:space="preserve">, and </w:t>
      </w:r>
      <w:r w:rsidR="007A6CC1" w:rsidRPr="003B5579">
        <w:rPr>
          <w:bCs/>
          <w:lang w:val="en"/>
        </w:rPr>
        <w:t>TGFBR</w:t>
      </w:r>
      <w:r w:rsidR="007A6CC1">
        <w:rPr>
          <w:bCs/>
          <w:lang w:val="en"/>
        </w:rPr>
        <w:t xml:space="preserve">1 </w:t>
      </w:r>
      <w:r w:rsidR="007A6CC1" w:rsidRPr="003B5579">
        <w:rPr>
          <w:bCs/>
          <w:lang w:val="en"/>
        </w:rPr>
        <w:t>(Transforming Growth Factor Beta Receptor 1)</w:t>
      </w:r>
      <w:r>
        <w:rPr>
          <w:bCs/>
          <w:lang w:val="en"/>
        </w:rPr>
        <w:t xml:space="preserve">. These three genes </w:t>
      </w:r>
      <w:r w:rsidR="007A6CC1">
        <w:rPr>
          <w:bCs/>
          <w:lang w:val="en"/>
        </w:rPr>
        <w:t xml:space="preserve">are all present within the same 3.4 Mb block of chromosome 2 which shows distinct evidence of a selective sweep in </w:t>
      </w:r>
      <w:ins w:id="241" w:author="Danny Jackson" w:date="2026-03-15T08:56:00Z" w16du:dateUtc="2026-03-15T12:56:00Z">
        <w:r w:rsidR="00857F47">
          <w:rPr>
            <w:bCs/>
            <w:lang w:val="en"/>
          </w:rPr>
          <w:t xml:space="preserve">both </w:t>
        </w:r>
      </w:ins>
      <w:r w:rsidR="007A6CC1">
        <w:rPr>
          <w:bCs/>
          <w:lang w:val="en"/>
        </w:rPr>
        <w:t xml:space="preserve">urban </w:t>
      </w:r>
      <w:del w:id="242" w:author="Danny Jackson" w:date="2026-03-15T08:56:00Z" w16du:dateUtc="2026-03-15T12:56:00Z">
        <w:r w:rsidR="00486A7C" w:rsidDel="00857F47">
          <w:rPr>
            <w:bCs/>
            <w:lang w:val="en"/>
          </w:rPr>
          <w:delText>Pyrrhuloxia</w:delText>
        </w:r>
        <w:r w:rsidR="007A6CC1" w:rsidDel="00857F47">
          <w:rPr>
            <w:bCs/>
            <w:lang w:val="en"/>
          </w:rPr>
          <w:delText xml:space="preserve"> </w:delText>
        </w:r>
      </w:del>
      <w:ins w:id="243" w:author="Danny Jackson" w:date="2026-03-15T08:56:00Z" w16du:dateUtc="2026-03-15T12:56:00Z">
        <w:r w:rsidR="00857F47">
          <w:rPr>
            <w:bCs/>
            <w:lang w:val="en"/>
          </w:rPr>
          <w:t xml:space="preserve">taxa </w:t>
        </w:r>
      </w:ins>
      <w:r w:rsidR="007A6CC1">
        <w:rPr>
          <w:bCs/>
          <w:lang w:val="en"/>
        </w:rPr>
        <w:t xml:space="preserve">(Figure </w:t>
      </w:r>
      <w:r w:rsidR="0028087A">
        <w:rPr>
          <w:bCs/>
          <w:lang w:val="en"/>
        </w:rPr>
        <w:t>2</w:t>
      </w:r>
      <w:r w:rsidR="007A6CC1">
        <w:rPr>
          <w:bCs/>
          <w:lang w:val="en"/>
        </w:rPr>
        <w:t>).</w:t>
      </w:r>
    </w:p>
    <w:p w14:paraId="783EC6FF" w14:textId="6CD411A0" w:rsidR="0028087A" w:rsidRDefault="004D79F3" w:rsidP="00F25930">
      <w:pPr>
        <w:spacing w:line="480" w:lineRule="auto"/>
        <w:rPr>
          <w:bCs/>
          <w:u w:val="single"/>
          <w:lang w:val="en"/>
        </w:rPr>
      </w:pPr>
      <w:r w:rsidRPr="004D79F3">
        <w:rPr>
          <w:bCs/>
          <w:noProof/>
          <w:lang w:val="en"/>
        </w:rPr>
        <w:lastRenderedPageBreak/>
        <w:drawing>
          <wp:inline distT="0" distB="0" distL="0" distR="0" wp14:anchorId="1EB512CD" wp14:editId="2D29CC13">
            <wp:extent cx="5943600" cy="6413500"/>
            <wp:effectExtent l="0" t="0" r="0" b="0"/>
            <wp:docPr id="992685869" name="Picture 2" descr="A diagram of a variety of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85869" name="Picture 2" descr="A diagram of a variety of colored circl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6413500"/>
                    </a:xfrm>
                    <a:prstGeom prst="rect">
                      <a:avLst/>
                    </a:prstGeom>
                  </pic:spPr>
                </pic:pic>
              </a:graphicData>
            </a:graphic>
          </wp:inline>
        </w:drawing>
      </w:r>
    </w:p>
    <w:p w14:paraId="5B1D4594" w14:textId="5C9F74FF" w:rsidR="004D79F3" w:rsidRPr="00815648" w:rsidRDefault="004D79F3" w:rsidP="00815648">
      <w:pPr>
        <w:spacing w:line="480" w:lineRule="auto"/>
        <w:rPr>
          <w:bCs/>
          <w:lang w:val="en"/>
        </w:rPr>
      </w:pPr>
      <w:r w:rsidRPr="004D79F3">
        <w:rPr>
          <w:b/>
          <w:lang w:val="en"/>
        </w:rPr>
        <w:t>Figure 2.</w:t>
      </w:r>
      <w:r w:rsidRPr="004D79F3">
        <w:rPr>
          <w:bCs/>
          <w:lang w:val="en"/>
        </w:rPr>
        <w:t xml:space="preserve"> Evidence of parallel evolution </w:t>
      </w:r>
      <w:r w:rsidR="00823F90">
        <w:rPr>
          <w:bCs/>
          <w:lang w:val="en"/>
        </w:rPr>
        <w:t>in the two</w:t>
      </w:r>
      <w:r w:rsidRPr="004D79F3">
        <w:rPr>
          <w:bCs/>
          <w:lang w:val="en"/>
        </w:rPr>
        <w:t xml:space="preserve"> cardinal</w:t>
      </w:r>
      <w:r w:rsidR="00823F90">
        <w:rPr>
          <w:bCs/>
          <w:lang w:val="en"/>
        </w:rPr>
        <w:t xml:space="preserve"> </w:t>
      </w:r>
      <w:r w:rsidRPr="004D79F3">
        <w:rPr>
          <w:bCs/>
          <w:lang w:val="en"/>
        </w:rPr>
        <w:t>s</w:t>
      </w:r>
      <w:r w:rsidR="00823F90">
        <w:rPr>
          <w:bCs/>
          <w:lang w:val="en"/>
        </w:rPr>
        <w:t>pecies</w:t>
      </w:r>
      <w:r w:rsidRPr="004D79F3">
        <w:rPr>
          <w:bCs/>
          <w:lang w:val="en"/>
        </w:rPr>
        <w:t xml:space="preserve">. </w:t>
      </w:r>
      <w:r w:rsidRPr="004D79F3">
        <w:rPr>
          <w:b/>
          <w:lang w:val="en"/>
        </w:rPr>
        <w:t>A.</w:t>
      </w:r>
      <w:r w:rsidRPr="004D79F3">
        <w:rPr>
          <w:bCs/>
          <w:lang w:val="en"/>
        </w:rPr>
        <w:t xml:space="preserve"> Venn diagrams of genes identified in either cardinal species by F</w:t>
      </w:r>
      <w:r w:rsidRPr="004D79F3">
        <w:rPr>
          <w:bCs/>
          <w:vertAlign w:val="subscript"/>
          <w:lang w:val="en"/>
        </w:rPr>
        <w:t>ST</w:t>
      </w:r>
      <w:r w:rsidRPr="004D79F3">
        <w:rPr>
          <w:bCs/>
          <w:lang w:val="en"/>
        </w:rPr>
        <w:t xml:space="preserve"> or </w:t>
      </w:r>
      <w:proofErr w:type="spellStart"/>
      <w:r w:rsidRPr="004D79F3">
        <w:rPr>
          <w:bCs/>
          <w:lang w:val="en"/>
        </w:rPr>
        <w:t>RAiSD</w:t>
      </w:r>
      <w:proofErr w:type="spellEnd"/>
      <w:r w:rsidRPr="004D79F3">
        <w:rPr>
          <w:bCs/>
          <w:lang w:val="en"/>
        </w:rPr>
        <w:t xml:space="preserve"> analyses. </w:t>
      </w:r>
      <w:r w:rsidRPr="004D79F3">
        <w:rPr>
          <w:b/>
          <w:lang w:val="en"/>
        </w:rPr>
        <w:t>B.</w:t>
      </w:r>
      <w:r w:rsidRPr="004D79F3">
        <w:rPr>
          <w:bCs/>
          <w:lang w:val="en"/>
        </w:rPr>
        <w:t xml:space="preserve"> Evidence of selection in the same region on chromosome 2 in </w:t>
      </w:r>
      <w:r w:rsidR="00486A7C">
        <w:rPr>
          <w:bCs/>
          <w:lang w:val="en"/>
        </w:rPr>
        <w:t>Pyrrhuloxia</w:t>
      </w:r>
      <w:r w:rsidRPr="004D79F3">
        <w:rPr>
          <w:bCs/>
          <w:lang w:val="en"/>
        </w:rPr>
        <w:t xml:space="preserve"> (top) and </w:t>
      </w:r>
      <w:r w:rsidR="00486A7C">
        <w:rPr>
          <w:bCs/>
          <w:lang w:val="en"/>
        </w:rPr>
        <w:t>Northern Cardinal</w:t>
      </w:r>
      <w:r w:rsidRPr="004D79F3">
        <w:rPr>
          <w:bCs/>
          <w:lang w:val="en"/>
        </w:rPr>
        <w:t xml:space="preserve">s (bottom). In these plots, only signals from urban samples in the absence of a signal from rural samples were </w:t>
      </w:r>
      <w:r w:rsidRPr="004D79F3">
        <w:rPr>
          <w:bCs/>
          <w:lang w:val="en"/>
        </w:rPr>
        <w:lastRenderedPageBreak/>
        <w:t xml:space="preserve">considered significant. To visualize this, the rural statistics are plotted over top of the urban statistics. Horizontal lines show the 1% cutoff of significance. The full genome plot can be found in Figure S3. </w:t>
      </w:r>
      <w:r w:rsidRPr="004D79F3">
        <w:rPr>
          <w:b/>
          <w:lang w:val="en"/>
        </w:rPr>
        <w:t>C.</w:t>
      </w:r>
      <w:r>
        <w:rPr>
          <w:bCs/>
          <w:lang w:val="en"/>
        </w:rPr>
        <w:t xml:space="preserve"> Sliding window</w:t>
      </w:r>
      <w:r w:rsidRPr="004D79F3">
        <w:rPr>
          <w:bCs/>
          <w:lang w:val="en"/>
        </w:rPr>
        <w:t xml:space="preserve"> F</w:t>
      </w:r>
      <w:r w:rsidRPr="004D79F3">
        <w:rPr>
          <w:bCs/>
          <w:vertAlign w:val="subscript"/>
          <w:lang w:val="en"/>
        </w:rPr>
        <w:t>ST</w:t>
      </w:r>
      <w:r w:rsidRPr="004D79F3">
        <w:rPr>
          <w:bCs/>
          <w:lang w:val="en"/>
        </w:rPr>
        <w:t xml:space="preserve"> plots comparing urban and rural samples in </w:t>
      </w:r>
      <w:r w:rsidR="00486A7C">
        <w:rPr>
          <w:bCs/>
          <w:lang w:val="en"/>
        </w:rPr>
        <w:t>Pyrrhuloxia</w:t>
      </w:r>
      <w:r w:rsidRPr="004D79F3">
        <w:rPr>
          <w:bCs/>
          <w:lang w:val="en"/>
        </w:rPr>
        <w:t xml:space="preserve"> (top) and </w:t>
      </w:r>
      <w:r w:rsidR="00486A7C">
        <w:rPr>
          <w:bCs/>
          <w:lang w:val="en"/>
        </w:rPr>
        <w:t>Northern Cardinal</w:t>
      </w:r>
      <w:r w:rsidRPr="004D79F3">
        <w:rPr>
          <w:bCs/>
          <w:lang w:val="en"/>
        </w:rPr>
        <w:t>s (bottom). The annotated genes are the 9 genes identified in both cardinal species that also were associated with a significant GO term in both species (Table S2).</w:t>
      </w:r>
      <w:r>
        <w:rPr>
          <w:bCs/>
          <w:u w:val="single"/>
          <w:lang w:val="en"/>
        </w:rPr>
        <w:br w:type="page"/>
      </w:r>
    </w:p>
    <w:p w14:paraId="566EAE93" w14:textId="3DE55001" w:rsidR="00F25930" w:rsidRPr="003F0538" w:rsidRDefault="00F25930" w:rsidP="00F25930">
      <w:pPr>
        <w:spacing w:line="480" w:lineRule="auto"/>
        <w:rPr>
          <w:bCs/>
          <w:u w:val="single"/>
          <w:lang w:val="en"/>
        </w:rPr>
      </w:pPr>
      <w:r>
        <w:rPr>
          <w:bCs/>
          <w:u w:val="single"/>
          <w:lang w:val="en"/>
        </w:rPr>
        <w:lastRenderedPageBreak/>
        <w:t xml:space="preserve">Overrepresented GO </w:t>
      </w:r>
      <w:r w:rsidRPr="003F0538">
        <w:rPr>
          <w:bCs/>
          <w:u w:val="single"/>
          <w:lang w:val="en"/>
        </w:rPr>
        <w:t>Terms</w:t>
      </w:r>
      <w:r w:rsidRPr="00397622">
        <w:rPr>
          <w:bCs/>
          <w:noProof/>
          <w:u w:val="single"/>
          <w:lang w:val="en"/>
        </w:rPr>
        <w:t xml:space="preserve"> in </w:t>
      </w:r>
      <w:r w:rsidR="00DE3F64">
        <w:rPr>
          <w:bCs/>
          <w:noProof/>
          <w:u w:val="single"/>
          <w:lang w:val="en"/>
        </w:rPr>
        <w:t>m</w:t>
      </w:r>
      <w:r w:rsidRPr="00397622">
        <w:rPr>
          <w:bCs/>
          <w:noProof/>
          <w:u w:val="single"/>
          <w:lang w:val="en"/>
        </w:rPr>
        <w:t xml:space="preserve">ultiple </w:t>
      </w:r>
      <w:r w:rsidR="00DE3F64">
        <w:rPr>
          <w:bCs/>
          <w:noProof/>
          <w:u w:val="single"/>
          <w:lang w:val="en"/>
        </w:rPr>
        <w:t>s</w:t>
      </w:r>
      <w:r w:rsidRPr="00397622">
        <w:rPr>
          <w:bCs/>
          <w:noProof/>
          <w:u w:val="single"/>
          <w:lang w:val="en"/>
        </w:rPr>
        <w:t>pecies</w:t>
      </w:r>
    </w:p>
    <w:p w14:paraId="6CF2EC2E" w14:textId="506A6D1B" w:rsidR="0028087A" w:rsidRDefault="00F25930" w:rsidP="002C0AE7">
      <w:pPr>
        <w:spacing w:line="480" w:lineRule="auto"/>
        <w:rPr>
          <w:bCs/>
          <w:lang w:val="en"/>
        </w:rPr>
      </w:pPr>
      <w:r>
        <w:rPr>
          <w:bCs/>
          <w:lang w:val="en"/>
        </w:rPr>
        <w:tab/>
      </w:r>
      <w:r w:rsidR="00330605">
        <w:rPr>
          <w:bCs/>
          <w:lang w:val="en"/>
        </w:rPr>
        <w:t xml:space="preserve">No genes were identified as a candidate gene associated with urbanization in all four species. </w:t>
      </w:r>
      <w:ins w:id="244" w:author="Danny Jackson" w:date="2026-03-14T10:28:00Z" w16du:dateUtc="2026-03-14T14:28:00Z">
        <w:r w:rsidR="0090789E" w:rsidRPr="0090789E">
          <w:rPr>
            <w:bCs/>
            <w:lang w:val="en"/>
          </w:rPr>
          <w:t xml:space="preserve">Our analyses identified forty-five outlier genes that showed evidence of selection across taxa, appearing in at least one cardinal species and in at least one non-cardinal </w:t>
        </w:r>
        <w:r w:rsidR="003F20E2">
          <w:rPr>
            <w:bCs/>
            <w:lang w:val="en"/>
          </w:rPr>
          <w:t>species</w:t>
        </w:r>
      </w:ins>
      <w:del w:id="245" w:author="Danny Jackson" w:date="2026-03-14T10:28:00Z" w16du:dateUtc="2026-03-14T14:28:00Z">
        <w:r w:rsidR="00330605" w:rsidDel="0090789E">
          <w:rPr>
            <w:bCs/>
            <w:lang w:val="en"/>
          </w:rPr>
          <w:delText>However, forty</w:delText>
        </w:r>
        <w:r w:rsidR="00125099" w:rsidDel="0090789E">
          <w:rPr>
            <w:bCs/>
            <w:lang w:val="en"/>
          </w:rPr>
          <w:delText>-</w:delText>
        </w:r>
        <w:r w:rsidR="00DE3F64" w:rsidDel="0090789E">
          <w:rPr>
            <w:bCs/>
            <w:lang w:val="en"/>
          </w:rPr>
          <w:delText>f</w:delText>
        </w:r>
        <w:r w:rsidR="00125099" w:rsidDel="0090789E">
          <w:rPr>
            <w:bCs/>
            <w:lang w:val="en"/>
          </w:rPr>
          <w:delText>ive</w:delText>
        </w:r>
        <w:r w:rsidR="0028087A" w:rsidDel="0090789E">
          <w:rPr>
            <w:bCs/>
            <w:lang w:val="en"/>
          </w:rPr>
          <w:delText xml:space="preserve"> genes </w:delText>
        </w:r>
      </w:del>
      <w:del w:id="246" w:author="Danny Jackson" w:date="2026-03-14T10:23:00Z" w16du:dateUtc="2026-03-14T14:23:00Z">
        <w:r w:rsidR="0028087A" w:rsidDel="0090789E">
          <w:rPr>
            <w:bCs/>
            <w:lang w:val="en"/>
          </w:rPr>
          <w:delText xml:space="preserve">were identified </w:delText>
        </w:r>
      </w:del>
      <w:del w:id="247" w:author="Danny Jackson" w:date="2026-03-14T10:28:00Z" w16du:dateUtc="2026-03-14T14:28:00Z">
        <w:r w:rsidR="00125099" w:rsidDel="0090789E">
          <w:rPr>
            <w:bCs/>
            <w:lang w:val="en"/>
          </w:rPr>
          <w:delText xml:space="preserve">as potential targets of selection </w:delText>
        </w:r>
        <w:r w:rsidR="0028087A" w:rsidDel="0090789E">
          <w:rPr>
            <w:bCs/>
            <w:lang w:val="en"/>
          </w:rPr>
          <w:delText>in one of the two cardinal species and in one additional non-cardinal taxa</w:delText>
        </w:r>
      </w:del>
      <w:r w:rsidR="0028087A">
        <w:rPr>
          <w:bCs/>
          <w:lang w:val="en"/>
        </w:rPr>
        <w:t xml:space="preserve">. </w:t>
      </w:r>
      <w:r>
        <w:rPr>
          <w:bCs/>
          <w:lang w:val="en"/>
        </w:rPr>
        <w:t xml:space="preserve">We </w:t>
      </w:r>
      <w:r w:rsidR="001D1C68">
        <w:rPr>
          <w:bCs/>
          <w:lang w:val="en"/>
        </w:rPr>
        <w:t xml:space="preserve">also </w:t>
      </w:r>
      <w:r>
        <w:rPr>
          <w:bCs/>
          <w:lang w:val="en"/>
        </w:rPr>
        <w:t xml:space="preserve">identified </w:t>
      </w:r>
      <w:r w:rsidR="00584933">
        <w:rPr>
          <w:bCs/>
          <w:lang w:val="en"/>
        </w:rPr>
        <w:t>forty-five</w:t>
      </w:r>
      <w:r>
        <w:rPr>
          <w:bCs/>
          <w:lang w:val="en"/>
        </w:rPr>
        <w:t xml:space="preserve"> GO terms that were </w:t>
      </w:r>
      <w:r w:rsidR="00DD2F96">
        <w:rPr>
          <w:bCs/>
          <w:lang w:val="en"/>
        </w:rPr>
        <w:t xml:space="preserve">significantly </w:t>
      </w:r>
      <w:r>
        <w:rPr>
          <w:bCs/>
          <w:lang w:val="en"/>
        </w:rPr>
        <w:t xml:space="preserve">overrepresented in </w:t>
      </w:r>
      <w:r w:rsidR="0028087A">
        <w:rPr>
          <w:bCs/>
          <w:lang w:val="en"/>
        </w:rPr>
        <w:t>this</w:t>
      </w:r>
      <w:r>
        <w:rPr>
          <w:bCs/>
          <w:lang w:val="en"/>
        </w:rPr>
        <w:t xml:space="preserve"> list of candidate genes</w:t>
      </w:r>
      <w:r w:rsidR="0028087A">
        <w:rPr>
          <w:bCs/>
          <w:lang w:val="en"/>
        </w:rPr>
        <w:t xml:space="preserve">, many of which were associated with muscle development (e.g. </w:t>
      </w:r>
      <w:r w:rsidR="0028087A" w:rsidRPr="00791708">
        <w:rPr>
          <w:bCs/>
          <w:lang w:val="en"/>
        </w:rPr>
        <w:t>GO:0090257</w:t>
      </w:r>
      <w:r w:rsidR="0028087A">
        <w:rPr>
          <w:bCs/>
          <w:lang w:val="en"/>
        </w:rPr>
        <w:t xml:space="preserve"> </w:t>
      </w:r>
      <w:r w:rsidR="0028087A" w:rsidRPr="00791708">
        <w:rPr>
          <w:bCs/>
          <w:lang w:val="en"/>
        </w:rPr>
        <w:t xml:space="preserve">regulation of muscle system process </w:t>
      </w:r>
      <w:r w:rsidR="0028087A" w:rsidRPr="00791708">
        <w:rPr>
          <w:bCs/>
          <w:i/>
          <w:iCs/>
          <w:lang w:val="en"/>
        </w:rPr>
        <w:t>q</w:t>
      </w:r>
      <w:r w:rsidR="0028087A">
        <w:rPr>
          <w:bCs/>
          <w:lang w:val="en"/>
        </w:rPr>
        <w:t xml:space="preserve"> = </w:t>
      </w:r>
      <w:r w:rsidR="0028087A" w:rsidRPr="00791708">
        <w:rPr>
          <w:bCs/>
          <w:lang w:val="en"/>
        </w:rPr>
        <w:t>0.041</w:t>
      </w:r>
      <w:r w:rsidR="0028087A">
        <w:rPr>
          <w:bCs/>
          <w:lang w:val="en"/>
        </w:rPr>
        <w:t xml:space="preserve">) and neuronal processes (e.g. </w:t>
      </w:r>
      <w:r w:rsidR="0028087A" w:rsidRPr="00791708">
        <w:rPr>
          <w:bCs/>
          <w:lang w:val="en"/>
        </w:rPr>
        <w:t>GO:0007399</w:t>
      </w:r>
      <w:r w:rsidR="0028087A">
        <w:rPr>
          <w:bCs/>
          <w:lang w:val="en"/>
        </w:rPr>
        <w:t xml:space="preserve"> </w:t>
      </w:r>
      <w:r w:rsidR="0028087A" w:rsidRPr="00791708">
        <w:rPr>
          <w:bCs/>
          <w:lang w:val="en"/>
        </w:rPr>
        <w:t>nervous system development</w:t>
      </w:r>
      <w:r w:rsidR="0028087A">
        <w:rPr>
          <w:bCs/>
          <w:lang w:val="en"/>
        </w:rPr>
        <w:t xml:space="preserve">, </w:t>
      </w:r>
      <w:r w:rsidR="0028087A">
        <w:rPr>
          <w:bCs/>
          <w:i/>
          <w:iCs/>
          <w:lang w:val="en"/>
        </w:rPr>
        <w:t xml:space="preserve">q </w:t>
      </w:r>
      <w:r w:rsidR="0028087A">
        <w:rPr>
          <w:bCs/>
          <w:lang w:val="en"/>
        </w:rPr>
        <w:t xml:space="preserve">&lt; </w:t>
      </w:r>
      <w:r w:rsidR="0028087A" w:rsidRPr="00791708">
        <w:rPr>
          <w:bCs/>
          <w:lang w:val="en"/>
        </w:rPr>
        <w:t>0.00</w:t>
      </w:r>
      <w:r w:rsidR="0028087A">
        <w:rPr>
          <w:bCs/>
          <w:lang w:val="en"/>
        </w:rPr>
        <w:t>1, Figure 3, Table 2)</w:t>
      </w:r>
      <w:r>
        <w:rPr>
          <w:bCs/>
          <w:lang w:val="en"/>
        </w:rPr>
        <w:t>.</w:t>
      </w:r>
      <w:r w:rsidR="00E1562A">
        <w:rPr>
          <w:bCs/>
          <w:lang w:val="en"/>
        </w:rPr>
        <w:t xml:space="preserve"> One gene in particular drove the signal associated with muscle development, </w:t>
      </w:r>
      <w:r w:rsidR="00E1562A" w:rsidRPr="00397622">
        <w:rPr>
          <w:bCs/>
          <w:i/>
          <w:iCs/>
          <w:lang w:val="en"/>
        </w:rPr>
        <w:t>DMD</w:t>
      </w:r>
      <w:r w:rsidR="00E1562A">
        <w:rPr>
          <w:bCs/>
          <w:lang w:val="en"/>
        </w:rPr>
        <w:t xml:space="preserve"> (dystrophin), while many genes were associated with various neural developmental processes</w:t>
      </w:r>
      <w:r w:rsidR="00584933">
        <w:rPr>
          <w:bCs/>
          <w:lang w:val="en"/>
        </w:rPr>
        <w:t xml:space="preserve"> (Table 2)</w:t>
      </w:r>
      <w:r w:rsidR="00E1562A">
        <w:rPr>
          <w:bCs/>
          <w:lang w:val="en"/>
        </w:rPr>
        <w:t>.</w:t>
      </w:r>
      <w:r>
        <w:rPr>
          <w:bCs/>
          <w:lang w:val="en"/>
        </w:rPr>
        <w:t xml:space="preserve"> </w:t>
      </w:r>
      <w:r w:rsidR="00125099">
        <w:rPr>
          <w:bCs/>
          <w:lang w:val="en"/>
        </w:rPr>
        <w:t>Twenty-four</w:t>
      </w:r>
      <w:r>
        <w:rPr>
          <w:bCs/>
          <w:lang w:val="en"/>
        </w:rPr>
        <w:t xml:space="preserve"> genes </w:t>
      </w:r>
      <w:r w:rsidR="00125099">
        <w:rPr>
          <w:bCs/>
          <w:lang w:val="en"/>
        </w:rPr>
        <w:t xml:space="preserve">under selection </w:t>
      </w:r>
      <w:r>
        <w:rPr>
          <w:bCs/>
          <w:lang w:val="en"/>
        </w:rPr>
        <w:t>were associated with one or more of these GO terms</w:t>
      </w:r>
      <w:r w:rsidR="00945F0C">
        <w:rPr>
          <w:bCs/>
          <w:lang w:val="en"/>
        </w:rPr>
        <w:t xml:space="preserve">, with most identified in either </w:t>
      </w:r>
      <w:r w:rsidR="00486A7C">
        <w:rPr>
          <w:bCs/>
          <w:lang w:val="en"/>
        </w:rPr>
        <w:t>Northern Cardinal</w:t>
      </w:r>
      <w:r w:rsidR="00945F0C">
        <w:rPr>
          <w:bCs/>
          <w:lang w:val="en"/>
        </w:rPr>
        <w:t xml:space="preserve">s (19) or </w:t>
      </w:r>
      <w:r w:rsidR="00486A7C">
        <w:rPr>
          <w:bCs/>
          <w:lang w:val="en"/>
        </w:rPr>
        <w:t>Burrowing Owls</w:t>
      </w:r>
      <w:r w:rsidR="00945F0C">
        <w:rPr>
          <w:bCs/>
          <w:lang w:val="en"/>
        </w:rPr>
        <w:t xml:space="preserve"> (17), and much fewer in </w:t>
      </w:r>
      <w:r w:rsidR="00486A7C">
        <w:rPr>
          <w:bCs/>
          <w:lang w:val="en"/>
        </w:rPr>
        <w:t>Pyrrhuloxia</w:t>
      </w:r>
      <w:r w:rsidR="00945F0C">
        <w:rPr>
          <w:bCs/>
          <w:lang w:val="en"/>
        </w:rPr>
        <w:t xml:space="preserve"> (</w:t>
      </w:r>
      <w:r w:rsidR="00125099">
        <w:rPr>
          <w:bCs/>
          <w:lang w:val="en"/>
        </w:rPr>
        <w:t>eight</w:t>
      </w:r>
      <w:r w:rsidR="00945F0C">
        <w:rPr>
          <w:bCs/>
          <w:lang w:val="en"/>
        </w:rPr>
        <w:t xml:space="preserve">) </w:t>
      </w:r>
      <w:r w:rsidR="00125099">
        <w:rPr>
          <w:bCs/>
          <w:lang w:val="en"/>
        </w:rPr>
        <w:t>or</w:t>
      </w:r>
      <w:r w:rsidR="00945F0C">
        <w:rPr>
          <w:bCs/>
          <w:lang w:val="en"/>
        </w:rPr>
        <w:t xml:space="preserve"> in </w:t>
      </w:r>
      <w:r w:rsidR="00486A7C">
        <w:rPr>
          <w:bCs/>
          <w:lang w:val="en"/>
        </w:rPr>
        <w:t>Great Tit</w:t>
      </w:r>
      <w:r w:rsidR="00945F0C">
        <w:rPr>
          <w:bCs/>
          <w:lang w:val="en"/>
        </w:rPr>
        <w:t>s (</w:t>
      </w:r>
      <w:r w:rsidR="00125099">
        <w:rPr>
          <w:bCs/>
          <w:lang w:val="en"/>
        </w:rPr>
        <w:t>six</w:t>
      </w:r>
      <w:r w:rsidR="00945F0C">
        <w:rPr>
          <w:bCs/>
          <w:lang w:val="en"/>
        </w:rPr>
        <w:t>)</w:t>
      </w:r>
      <w:r>
        <w:rPr>
          <w:bCs/>
          <w:lang w:val="en"/>
        </w:rPr>
        <w:t xml:space="preserve">. </w:t>
      </w:r>
      <w:r w:rsidR="00945F0C">
        <w:rPr>
          <w:bCs/>
          <w:lang w:val="en"/>
        </w:rPr>
        <w:t xml:space="preserve">Only four of these genes were identified </w:t>
      </w:r>
      <w:r w:rsidR="00125099">
        <w:rPr>
          <w:bCs/>
          <w:lang w:val="en"/>
        </w:rPr>
        <w:t xml:space="preserve">as under selection </w:t>
      </w:r>
      <w:r w:rsidR="00945F0C">
        <w:rPr>
          <w:bCs/>
          <w:lang w:val="en"/>
        </w:rPr>
        <w:t xml:space="preserve">in three species, all of which were identified in </w:t>
      </w:r>
      <w:r w:rsidR="00486A7C">
        <w:rPr>
          <w:bCs/>
          <w:lang w:val="en"/>
        </w:rPr>
        <w:t>Northern Cardinal</w:t>
      </w:r>
      <w:r w:rsidR="00945F0C">
        <w:rPr>
          <w:bCs/>
          <w:lang w:val="en"/>
        </w:rPr>
        <w:t xml:space="preserve">s, </w:t>
      </w:r>
      <w:r w:rsidR="00486A7C">
        <w:rPr>
          <w:bCs/>
          <w:lang w:val="en"/>
        </w:rPr>
        <w:t>Pyrrhuloxia</w:t>
      </w:r>
      <w:r w:rsidR="00945F0C">
        <w:rPr>
          <w:bCs/>
          <w:lang w:val="en"/>
        </w:rPr>
        <w:t xml:space="preserve">, and </w:t>
      </w:r>
      <w:r w:rsidR="006B5998">
        <w:rPr>
          <w:bCs/>
          <w:lang w:val="en"/>
        </w:rPr>
        <w:t>Burrowing Owls</w:t>
      </w:r>
      <w:r w:rsidR="00945F0C">
        <w:rPr>
          <w:bCs/>
          <w:lang w:val="en"/>
        </w:rPr>
        <w:t xml:space="preserve">: </w:t>
      </w:r>
      <w:r w:rsidR="00945F0C" w:rsidRPr="00397622">
        <w:rPr>
          <w:bCs/>
          <w:i/>
          <w:iCs/>
          <w:lang w:val="en"/>
        </w:rPr>
        <w:t>APOLD1</w:t>
      </w:r>
      <w:r w:rsidR="00CD40F6">
        <w:rPr>
          <w:bCs/>
          <w:i/>
          <w:iCs/>
          <w:lang w:val="en"/>
        </w:rPr>
        <w:t xml:space="preserve"> </w:t>
      </w:r>
      <w:r w:rsidR="00CD40F6">
        <w:rPr>
          <w:bCs/>
          <w:lang w:val="en"/>
        </w:rPr>
        <w:t>(Apolipoprotein L Domain Containing 1)</w:t>
      </w:r>
      <w:r w:rsidR="00945F0C">
        <w:rPr>
          <w:bCs/>
          <w:lang w:val="en"/>
        </w:rPr>
        <w:t xml:space="preserve">, </w:t>
      </w:r>
      <w:r w:rsidR="00945F0C" w:rsidRPr="00397622">
        <w:rPr>
          <w:bCs/>
          <w:i/>
          <w:iCs/>
          <w:lang w:val="en"/>
        </w:rPr>
        <w:t>DMD</w:t>
      </w:r>
      <w:r w:rsidR="00945F0C">
        <w:rPr>
          <w:bCs/>
          <w:lang w:val="en"/>
        </w:rPr>
        <w:t xml:space="preserve">, </w:t>
      </w:r>
      <w:r w:rsidR="00945F0C" w:rsidRPr="00397622">
        <w:rPr>
          <w:bCs/>
          <w:i/>
          <w:iCs/>
          <w:lang w:val="en"/>
        </w:rPr>
        <w:t>PCDH15</w:t>
      </w:r>
      <w:r w:rsidR="00CD40F6">
        <w:rPr>
          <w:bCs/>
          <w:i/>
          <w:iCs/>
          <w:lang w:val="en"/>
        </w:rPr>
        <w:t xml:space="preserve"> </w:t>
      </w:r>
      <w:r w:rsidR="00CD40F6">
        <w:rPr>
          <w:bCs/>
          <w:lang w:val="en"/>
        </w:rPr>
        <w:t>(Protocadherin related 15)</w:t>
      </w:r>
      <w:r w:rsidR="00945F0C">
        <w:rPr>
          <w:bCs/>
          <w:lang w:val="en"/>
        </w:rPr>
        <w:t xml:space="preserve">, and </w:t>
      </w:r>
      <w:r w:rsidR="00945F0C" w:rsidRPr="00397622">
        <w:rPr>
          <w:bCs/>
          <w:i/>
          <w:iCs/>
          <w:lang w:val="en"/>
        </w:rPr>
        <w:t>SDK1</w:t>
      </w:r>
      <w:r w:rsidR="00CA5450">
        <w:rPr>
          <w:bCs/>
          <w:i/>
          <w:iCs/>
          <w:lang w:val="en"/>
        </w:rPr>
        <w:t xml:space="preserve"> </w:t>
      </w:r>
      <w:r w:rsidR="00CA5450">
        <w:rPr>
          <w:bCs/>
          <w:lang w:val="en"/>
        </w:rPr>
        <w:t>(Sidekick Cell Adhesion Molecule 1)</w:t>
      </w:r>
      <w:r w:rsidR="00945F0C">
        <w:rPr>
          <w:bCs/>
          <w:lang w:val="en"/>
        </w:rPr>
        <w:t xml:space="preserve">. The remaining genes </w:t>
      </w:r>
      <w:r w:rsidR="00125099">
        <w:rPr>
          <w:bCs/>
          <w:lang w:val="en"/>
        </w:rPr>
        <w:t xml:space="preserve">emerged as candidates in analyses of </w:t>
      </w:r>
      <w:r w:rsidR="00486A7C">
        <w:rPr>
          <w:bCs/>
          <w:lang w:val="en"/>
        </w:rPr>
        <w:t>Northern Cardinal</w:t>
      </w:r>
      <w:r>
        <w:rPr>
          <w:bCs/>
          <w:lang w:val="en"/>
        </w:rPr>
        <w:t xml:space="preserve">s and </w:t>
      </w:r>
      <w:r w:rsidR="00486A7C">
        <w:rPr>
          <w:bCs/>
          <w:lang w:val="en"/>
        </w:rPr>
        <w:t>Burrowing Owls</w:t>
      </w:r>
      <w:r w:rsidR="00945F0C">
        <w:rPr>
          <w:bCs/>
          <w:lang w:val="en"/>
        </w:rPr>
        <w:t xml:space="preserve"> (</w:t>
      </w:r>
      <w:r w:rsidR="00F51214">
        <w:rPr>
          <w:bCs/>
          <w:lang w:val="en"/>
        </w:rPr>
        <w:t>nine</w:t>
      </w:r>
      <w:r w:rsidR="00945F0C">
        <w:rPr>
          <w:bCs/>
          <w:lang w:val="en"/>
        </w:rPr>
        <w:t xml:space="preserve"> genes), followed by</w:t>
      </w:r>
      <w:r>
        <w:rPr>
          <w:bCs/>
          <w:lang w:val="en"/>
        </w:rPr>
        <w:t xml:space="preserve"> </w:t>
      </w:r>
      <w:r w:rsidR="00486A7C">
        <w:rPr>
          <w:bCs/>
          <w:lang w:val="en"/>
        </w:rPr>
        <w:t>Northern Cardinal</w:t>
      </w:r>
      <w:r w:rsidR="00945F0C">
        <w:rPr>
          <w:bCs/>
          <w:lang w:val="en"/>
        </w:rPr>
        <w:t xml:space="preserve">s and </w:t>
      </w:r>
      <w:r w:rsidR="00486A7C">
        <w:rPr>
          <w:bCs/>
          <w:lang w:val="en"/>
        </w:rPr>
        <w:t>Great Tit</w:t>
      </w:r>
      <w:r w:rsidR="00945F0C">
        <w:rPr>
          <w:bCs/>
          <w:lang w:val="en"/>
        </w:rPr>
        <w:t xml:space="preserve">s (five genes), </w:t>
      </w:r>
      <w:r w:rsidR="00486A7C">
        <w:rPr>
          <w:bCs/>
          <w:lang w:val="en"/>
        </w:rPr>
        <w:t>Pyrrhuloxia</w:t>
      </w:r>
      <w:r w:rsidR="00945F0C">
        <w:rPr>
          <w:bCs/>
          <w:lang w:val="en"/>
        </w:rPr>
        <w:t xml:space="preserve"> and </w:t>
      </w:r>
      <w:r w:rsidR="00486A7C">
        <w:rPr>
          <w:bCs/>
          <w:lang w:val="en"/>
        </w:rPr>
        <w:t>Burrowing Owls</w:t>
      </w:r>
      <w:r w:rsidR="00945F0C">
        <w:rPr>
          <w:bCs/>
          <w:lang w:val="en"/>
        </w:rPr>
        <w:t xml:space="preserve"> (three genes), and </w:t>
      </w:r>
      <w:r w:rsidR="00486A7C">
        <w:rPr>
          <w:bCs/>
          <w:lang w:val="en"/>
        </w:rPr>
        <w:t>Pyrrhuloxia</w:t>
      </w:r>
      <w:r w:rsidR="00945F0C">
        <w:rPr>
          <w:bCs/>
          <w:lang w:val="en"/>
        </w:rPr>
        <w:t xml:space="preserve"> and </w:t>
      </w:r>
      <w:r w:rsidR="00486A7C">
        <w:rPr>
          <w:bCs/>
          <w:lang w:val="en"/>
        </w:rPr>
        <w:t>Great Tit</w:t>
      </w:r>
      <w:r w:rsidR="00945F0C">
        <w:rPr>
          <w:bCs/>
          <w:lang w:val="en"/>
        </w:rPr>
        <w:t>s (one gene</w:t>
      </w:r>
      <w:r w:rsidR="00A316B5">
        <w:rPr>
          <w:bCs/>
          <w:lang w:val="en"/>
        </w:rPr>
        <w:t xml:space="preserve">; Table </w:t>
      </w:r>
      <w:r w:rsidR="002C0AE7">
        <w:rPr>
          <w:bCs/>
          <w:lang w:val="en"/>
        </w:rPr>
        <w:t>2</w:t>
      </w:r>
      <w:r w:rsidR="00A316B5">
        <w:rPr>
          <w:bCs/>
          <w:lang w:val="en"/>
        </w:rPr>
        <w:t>)</w:t>
      </w:r>
      <w:r w:rsidR="00945F0C">
        <w:rPr>
          <w:bCs/>
          <w:lang w:val="en"/>
        </w:rPr>
        <w:t>.</w:t>
      </w:r>
      <w:r w:rsidR="002C0AE7">
        <w:rPr>
          <w:bCs/>
          <w:lang w:val="en"/>
        </w:rPr>
        <w:t xml:space="preserve"> </w:t>
      </w:r>
    </w:p>
    <w:p w14:paraId="48821CC9" w14:textId="1A8BBB56" w:rsidR="00F25930" w:rsidRDefault="00D821CF" w:rsidP="00F25930">
      <w:pPr>
        <w:spacing w:line="480" w:lineRule="auto"/>
        <w:rPr>
          <w:bCs/>
          <w:lang w:val="en"/>
        </w:rPr>
      </w:pPr>
      <w:r>
        <w:rPr>
          <w:bCs/>
          <w:noProof/>
          <w:lang w:val="en"/>
        </w:rPr>
        <w:lastRenderedPageBreak/>
        <w:drawing>
          <wp:inline distT="0" distB="0" distL="0" distR="0" wp14:anchorId="7D9E923B" wp14:editId="510C8983">
            <wp:extent cx="5943600" cy="2609215"/>
            <wp:effectExtent l="0" t="0" r="0" b="0"/>
            <wp:docPr id="2010538161" name="Picture 3" descr="A diagram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38161" name="Picture 3" descr="A diagram of different colored circl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609215"/>
                    </a:xfrm>
                    <a:prstGeom prst="rect">
                      <a:avLst/>
                    </a:prstGeom>
                  </pic:spPr>
                </pic:pic>
              </a:graphicData>
            </a:graphic>
          </wp:inline>
        </w:drawing>
      </w:r>
    </w:p>
    <w:p w14:paraId="1920B90A" w14:textId="70295D96" w:rsidR="007348A5" w:rsidRDefault="00D821CF" w:rsidP="006F74B2">
      <w:pPr>
        <w:spacing w:line="480" w:lineRule="auto"/>
        <w:rPr>
          <w:bCs/>
          <w:lang w:val="en"/>
        </w:rPr>
      </w:pPr>
      <w:r w:rsidRPr="00D821CF">
        <w:rPr>
          <w:b/>
          <w:lang w:val="en"/>
        </w:rPr>
        <w:t>Figure 3.</w:t>
      </w:r>
      <w:r w:rsidRPr="00D821CF">
        <w:rPr>
          <w:bCs/>
          <w:lang w:val="en"/>
        </w:rPr>
        <w:t xml:space="preserve"> Evidence of parallel evolution across </w:t>
      </w:r>
      <w:r w:rsidR="00E1114E">
        <w:rPr>
          <w:bCs/>
          <w:lang w:val="en"/>
        </w:rPr>
        <w:t>Northern C</w:t>
      </w:r>
      <w:r w:rsidRPr="00D821CF">
        <w:rPr>
          <w:bCs/>
          <w:lang w:val="en"/>
        </w:rPr>
        <w:t xml:space="preserve">ardinals, </w:t>
      </w:r>
      <w:r w:rsidR="00E1114E">
        <w:rPr>
          <w:bCs/>
          <w:lang w:val="en"/>
        </w:rPr>
        <w:t xml:space="preserve">Pyrrhuloxia, </w:t>
      </w:r>
      <w:r w:rsidR="00486A7C">
        <w:rPr>
          <w:bCs/>
          <w:lang w:val="en"/>
        </w:rPr>
        <w:t>Great Tit</w:t>
      </w:r>
      <w:r w:rsidRPr="00D821CF">
        <w:rPr>
          <w:bCs/>
          <w:lang w:val="en"/>
        </w:rPr>
        <w:t xml:space="preserve">s, and </w:t>
      </w:r>
      <w:r w:rsidR="00486A7C">
        <w:rPr>
          <w:bCs/>
          <w:lang w:val="en"/>
        </w:rPr>
        <w:t>Burrowing Owls</w:t>
      </w:r>
      <w:r w:rsidRPr="00D821CF">
        <w:rPr>
          <w:bCs/>
          <w:lang w:val="en"/>
        </w:rPr>
        <w:t xml:space="preserve">. </w:t>
      </w:r>
      <w:r w:rsidRPr="00D821CF">
        <w:rPr>
          <w:b/>
          <w:lang w:val="en"/>
        </w:rPr>
        <w:t>A.</w:t>
      </w:r>
      <w:r w:rsidRPr="00D821CF">
        <w:rPr>
          <w:bCs/>
          <w:lang w:val="en"/>
        </w:rPr>
        <w:t xml:space="preserve"> Venn diagram of genes </w:t>
      </w:r>
      <w:r w:rsidR="00B571D3">
        <w:rPr>
          <w:bCs/>
          <w:lang w:val="en"/>
        </w:rPr>
        <w:t xml:space="preserve">under </w:t>
      </w:r>
      <w:r w:rsidR="00E1114E">
        <w:rPr>
          <w:bCs/>
          <w:lang w:val="en"/>
        </w:rPr>
        <w:t xml:space="preserve">urban </w:t>
      </w:r>
      <w:r w:rsidR="00B571D3">
        <w:rPr>
          <w:bCs/>
          <w:lang w:val="en"/>
        </w:rPr>
        <w:t xml:space="preserve">selection </w:t>
      </w:r>
      <w:r w:rsidRPr="00D821CF">
        <w:rPr>
          <w:bCs/>
          <w:lang w:val="en"/>
        </w:rPr>
        <w:t>in</w:t>
      </w:r>
      <w:r w:rsidR="00E1114E">
        <w:rPr>
          <w:bCs/>
          <w:lang w:val="en"/>
        </w:rPr>
        <w:t xml:space="preserve"> the four species</w:t>
      </w:r>
      <w:r w:rsidRPr="00D821CF">
        <w:rPr>
          <w:bCs/>
          <w:lang w:val="en"/>
        </w:rPr>
        <w:t xml:space="preserve">, and </w:t>
      </w:r>
      <w:r w:rsidRPr="00D821CF">
        <w:rPr>
          <w:b/>
          <w:lang w:val="en"/>
        </w:rPr>
        <w:t>B.</w:t>
      </w:r>
      <w:r w:rsidRPr="00D821CF">
        <w:rPr>
          <w:bCs/>
          <w:lang w:val="en"/>
        </w:rPr>
        <w:t xml:space="preserve"> PCA dissimilarity plots of semantic similarity for FDR-corrected overrepresented GO terms of the list of genes found to be present in one of either cardinal species and at least one of the other two species (</w:t>
      </w:r>
      <w:r w:rsidR="00486A7C">
        <w:rPr>
          <w:bCs/>
          <w:lang w:val="en"/>
        </w:rPr>
        <w:t>Burrowing Owls</w:t>
      </w:r>
      <w:r w:rsidRPr="00D821CF">
        <w:rPr>
          <w:bCs/>
          <w:lang w:val="en"/>
        </w:rPr>
        <w:t xml:space="preserve"> or </w:t>
      </w:r>
      <w:r w:rsidR="00486A7C">
        <w:rPr>
          <w:bCs/>
          <w:lang w:val="en"/>
        </w:rPr>
        <w:t>Great Tit</w:t>
      </w:r>
      <w:r w:rsidRPr="00D821CF">
        <w:rPr>
          <w:bCs/>
          <w:lang w:val="en"/>
        </w:rPr>
        <w:t xml:space="preserve">s). Terms in this plot cluster by </w:t>
      </w:r>
      <w:r w:rsidR="00823F90">
        <w:rPr>
          <w:bCs/>
          <w:lang w:val="en"/>
        </w:rPr>
        <w:t>gene function</w:t>
      </w:r>
      <w:r w:rsidRPr="00D821CF">
        <w:rPr>
          <w:bCs/>
          <w:lang w:val="en"/>
        </w:rPr>
        <w:t xml:space="preserve">, but the units of the axes are </w:t>
      </w:r>
      <w:r w:rsidR="00FE5E42">
        <w:rPr>
          <w:bCs/>
          <w:lang w:val="en"/>
        </w:rPr>
        <w:t>arbitrary</w:t>
      </w:r>
      <w:r w:rsidRPr="00D821CF">
        <w:rPr>
          <w:bCs/>
          <w:lang w:val="en"/>
        </w:rPr>
        <w:t xml:space="preserve"> and are therefore not included.</w:t>
      </w:r>
      <w:r w:rsidR="007348A5">
        <w:rPr>
          <w:bCs/>
          <w:lang w:val="en"/>
        </w:rPr>
        <w:br w:type="page"/>
      </w:r>
    </w:p>
    <w:p w14:paraId="27A22931" w14:textId="201043F8" w:rsidR="007348A5" w:rsidRDefault="007348A5" w:rsidP="007348A5">
      <w:pPr>
        <w:spacing w:line="480" w:lineRule="auto"/>
        <w:rPr>
          <w:bCs/>
          <w:lang w:val="en"/>
        </w:rPr>
      </w:pPr>
      <w:r w:rsidRPr="00CE3BD7">
        <w:rPr>
          <w:b/>
          <w:u w:val="single"/>
          <w:lang w:val="en"/>
        </w:rPr>
        <w:lastRenderedPageBreak/>
        <w:t>Table 2:</w:t>
      </w:r>
      <w:r>
        <w:rPr>
          <w:bCs/>
          <w:lang w:val="en"/>
        </w:rPr>
        <w:t xml:space="preserve"> Candidate genes identified in more than one taxon associated with a significantly overrepresented GO term. All GO terms could be categorized as either general development, signaling, neural development, synapse function, muscle development, or cell adhesion, and these broad categories are described in the Processes column. Specific GO terms are defined in Tables S2 and S3. </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337"/>
        <w:gridCol w:w="1533"/>
        <w:gridCol w:w="1980"/>
        <w:gridCol w:w="3500"/>
      </w:tblGrid>
      <w:tr w:rsidR="007348A5" w:rsidRPr="00BA03E1" w14:paraId="6C661FE1" w14:textId="77777777" w:rsidTr="008D1958">
        <w:tc>
          <w:tcPr>
            <w:tcW w:w="2337" w:type="dxa"/>
          </w:tcPr>
          <w:p w14:paraId="1312F41A" w14:textId="77777777" w:rsidR="007348A5" w:rsidRPr="00BA03E1" w:rsidRDefault="007348A5" w:rsidP="008D1958">
            <w:pPr>
              <w:rPr>
                <w:b/>
                <w:sz w:val="20"/>
                <w:szCs w:val="20"/>
                <w:lang w:val="en"/>
              </w:rPr>
            </w:pPr>
            <w:r w:rsidRPr="00BA03E1">
              <w:rPr>
                <w:b/>
                <w:sz w:val="20"/>
                <w:szCs w:val="20"/>
                <w:lang w:val="en"/>
              </w:rPr>
              <w:t>Species</w:t>
            </w:r>
          </w:p>
        </w:tc>
        <w:tc>
          <w:tcPr>
            <w:tcW w:w="1533" w:type="dxa"/>
          </w:tcPr>
          <w:p w14:paraId="592B55DF" w14:textId="77777777" w:rsidR="007348A5" w:rsidRPr="00BA03E1" w:rsidRDefault="007348A5" w:rsidP="008D1958">
            <w:pPr>
              <w:rPr>
                <w:b/>
                <w:sz w:val="20"/>
                <w:szCs w:val="20"/>
                <w:lang w:val="en"/>
              </w:rPr>
            </w:pPr>
            <w:r w:rsidRPr="00BA03E1">
              <w:rPr>
                <w:b/>
                <w:sz w:val="20"/>
                <w:szCs w:val="20"/>
                <w:lang w:val="en"/>
              </w:rPr>
              <w:t>Gene symbol</w:t>
            </w:r>
          </w:p>
        </w:tc>
        <w:tc>
          <w:tcPr>
            <w:tcW w:w="1980" w:type="dxa"/>
          </w:tcPr>
          <w:p w14:paraId="6E8A3057" w14:textId="77777777" w:rsidR="007348A5" w:rsidRPr="00BA03E1" w:rsidRDefault="007348A5" w:rsidP="008D1958">
            <w:pPr>
              <w:rPr>
                <w:b/>
                <w:sz w:val="20"/>
                <w:szCs w:val="20"/>
                <w:lang w:val="en"/>
              </w:rPr>
            </w:pPr>
            <w:r w:rsidRPr="00BA03E1">
              <w:rPr>
                <w:b/>
                <w:sz w:val="20"/>
                <w:szCs w:val="20"/>
                <w:lang w:val="en"/>
              </w:rPr>
              <w:t>Gene name</w:t>
            </w:r>
          </w:p>
        </w:tc>
        <w:tc>
          <w:tcPr>
            <w:tcW w:w="3500" w:type="dxa"/>
          </w:tcPr>
          <w:p w14:paraId="466D5BC3" w14:textId="77777777" w:rsidR="007348A5" w:rsidRPr="00BA03E1" w:rsidRDefault="007348A5" w:rsidP="008D1958">
            <w:pPr>
              <w:rPr>
                <w:b/>
                <w:sz w:val="20"/>
                <w:szCs w:val="20"/>
                <w:lang w:val="en"/>
              </w:rPr>
            </w:pPr>
            <w:r w:rsidRPr="00BA03E1">
              <w:rPr>
                <w:b/>
                <w:sz w:val="20"/>
                <w:szCs w:val="20"/>
                <w:lang w:val="en"/>
              </w:rPr>
              <w:t>Processes</w:t>
            </w:r>
          </w:p>
        </w:tc>
      </w:tr>
      <w:tr w:rsidR="007348A5" w:rsidRPr="00BA03E1" w14:paraId="07EB45BF" w14:textId="77777777" w:rsidTr="008D1958">
        <w:tc>
          <w:tcPr>
            <w:tcW w:w="2337" w:type="dxa"/>
          </w:tcPr>
          <w:p w14:paraId="24E1E4FD" w14:textId="0198A3E4" w:rsidR="007348A5" w:rsidRPr="00BA03E1" w:rsidRDefault="00486A7C" w:rsidP="008D1958">
            <w:pPr>
              <w:rPr>
                <w:bCs/>
                <w:sz w:val="20"/>
                <w:szCs w:val="20"/>
                <w:lang w:val="en"/>
              </w:rPr>
            </w:pPr>
            <w:r>
              <w:rPr>
                <w:bCs/>
                <w:sz w:val="20"/>
                <w:szCs w:val="20"/>
                <w:lang w:val="en"/>
              </w:rPr>
              <w:t>Northern Cardinal</w:t>
            </w:r>
            <w:r w:rsidR="007348A5" w:rsidRPr="00BA03E1">
              <w:rPr>
                <w:bCs/>
                <w:sz w:val="20"/>
                <w:szCs w:val="20"/>
                <w:lang w:val="en"/>
              </w:rPr>
              <w:t xml:space="preserve">s, </w:t>
            </w:r>
            <w:r>
              <w:rPr>
                <w:bCs/>
                <w:sz w:val="20"/>
                <w:szCs w:val="20"/>
                <w:lang w:val="en"/>
              </w:rPr>
              <w:t>Pyrrhuloxia</w:t>
            </w:r>
            <w:r w:rsidR="007348A5" w:rsidRPr="00BA03E1">
              <w:rPr>
                <w:bCs/>
                <w:sz w:val="20"/>
                <w:szCs w:val="20"/>
                <w:lang w:val="en"/>
              </w:rPr>
              <w:t xml:space="preserve">, and </w:t>
            </w:r>
            <w:r>
              <w:rPr>
                <w:bCs/>
                <w:sz w:val="20"/>
                <w:szCs w:val="20"/>
                <w:lang w:val="en"/>
              </w:rPr>
              <w:t>Burrowing Owls</w:t>
            </w:r>
          </w:p>
        </w:tc>
        <w:tc>
          <w:tcPr>
            <w:tcW w:w="1533" w:type="dxa"/>
          </w:tcPr>
          <w:p w14:paraId="091A8745" w14:textId="77777777" w:rsidR="007348A5" w:rsidRPr="00BA03E1" w:rsidRDefault="007348A5" w:rsidP="008D1958">
            <w:pPr>
              <w:rPr>
                <w:bCs/>
                <w:sz w:val="20"/>
                <w:szCs w:val="20"/>
                <w:lang w:val="en"/>
              </w:rPr>
            </w:pPr>
            <w:r w:rsidRPr="00BA03E1">
              <w:rPr>
                <w:bCs/>
                <w:sz w:val="20"/>
                <w:szCs w:val="20"/>
                <w:lang w:val="en"/>
              </w:rPr>
              <w:t>APOLD</w:t>
            </w:r>
            <w:r>
              <w:rPr>
                <w:bCs/>
                <w:sz w:val="20"/>
                <w:szCs w:val="20"/>
                <w:lang w:val="en"/>
              </w:rPr>
              <w:t>1</w:t>
            </w:r>
          </w:p>
        </w:tc>
        <w:tc>
          <w:tcPr>
            <w:tcW w:w="1980" w:type="dxa"/>
          </w:tcPr>
          <w:p w14:paraId="59C40EDF" w14:textId="77777777" w:rsidR="007348A5" w:rsidRPr="00BA03E1" w:rsidRDefault="007348A5" w:rsidP="008D1958">
            <w:pPr>
              <w:rPr>
                <w:bCs/>
                <w:sz w:val="20"/>
                <w:szCs w:val="20"/>
                <w:lang w:val="en"/>
              </w:rPr>
            </w:pPr>
            <w:proofErr w:type="spellStart"/>
            <w:r>
              <w:rPr>
                <w:bCs/>
                <w:sz w:val="20"/>
                <w:szCs w:val="20"/>
                <w:lang w:val="en"/>
              </w:rPr>
              <w:t>Apoliopoprotein</w:t>
            </w:r>
            <w:proofErr w:type="spellEnd"/>
            <w:r>
              <w:rPr>
                <w:bCs/>
                <w:sz w:val="20"/>
                <w:szCs w:val="20"/>
                <w:lang w:val="en"/>
              </w:rPr>
              <w:t xml:space="preserve"> L Domain Containing 1</w:t>
            </w:r>
          </w:p>
        </w:tc>
        <w:tc>
          <w:tcPr>
            <w:tcW w:w="3500" w:type="dxa"/>
          </w:tcPr>
          <w:p w14:paraId="517B72AD" w14:textId="77777777" w:rsidR="007348A5" w:rsidRPr="00BA03E1" w:rsidRDefault="007348A5" w:rsidP="008D1958">
            <w:pPr>
              <w:rPr>
                <w:bCs/>
                <w:sz w:val="20"/>
                <w:szCs w:val="20"/>
                <w:lang w:val="en"/>
              </w:rPr>
            </w:pPr>
            <w:r w:rsidRPr="00BA03E1">
              <w:rPr>
                <w:bCs/>
                <w:sz w:val="20"/>
                <w:szCs w:val="20"/>
                <w:lang w:val="en"/>
              </w:rPr>
              <w:t>Development</w:t>
            </w:r>
          </w:p>
        </w:tc>
      </w:tr>
      <w:tr w:rsidR="007348A5" w:rsidRPr="00BA03E1" w14:paraId="29BB9886" w14:textId="77777777" w:rsidTr="008D1958">
        <w:tc>
          <w:tcPr>
            <w:tcW w:w="2337" w:type="dxa"/>
          </w:tcPr>
          <w:p w14:paraId="67DF5D44" w14:textId="77777777" w:rsidR="007348A5" w:rsidRPr="00BA03E1" w:rsidRDefault="007348A5" w:rsidP="008D1958">
            <w:pPr>
              <w:rPr>
                <w:bCs/>
                <w:sz w:val="20"/>
                <w:szCs w:val="20"/>
                <w:lang w:val="en"/>
              </w:rPr>
            </w:pPr>
          </w:p>
        </w:tc>
        <w:tc>
          <w:tcPr>
            <w:tcW w:w="1533" w:type="dxa"/>
          </w:tcPr>
          <w:p w14:paraId="7F09F256" w14:textId="77777777" w:rsidR="007348A5" w:rsidRPr="00BA03E1" w:rsidRDefault="007348A5" w:rsidP="008D1958">
            <w:pPr>
              <w:rPr>
                <w:bCs/>
                <w:sz w:val="20"/>
                <w:szCs w:val="20"/>
                <w:lang w:val="en"/>
              </w:rPr>
            </w:pPr>
            <w:r w:rsidRPr="00BA03E1">
              <w:rPr>
                <w:bCs/>
                <w:sz w:val="20"/>
                <w:szCs w:val="20"/>
                <w:lang w:val="en"/>
              </w:rPr>
              <w:t>DMD</w:t>
            </w:r>
          </w:p>
        </w:tc>
        <w:tc>
          <w:tcPr>
            <w:tcW w:w="1980" w:type="dxa"/>
          </w:tcPr>
          <w:p w14:paraId="3BA2B804" w14:textId="77777777" w:rsidR="007348A5" w:rsidRPr="00BA03E1" w:rsidRDefault="007348A5" w:rsidP="008D1958">
            <w:pPr>
              <w:rPr>
                <w:bCs/>
                <w:sz w:val="20"/>
                <w:szCs w:val="20"/>
                <w:lang w:val="en"/>
              </w:rPr>
            </w:pPr>
            <w:r>
              <w:rPr>
                <w:bCs/>
                <w:sz w:val="20"/>
                <w:szCs w:val="20"/>
                <w:lang w:val="en"/>
              </w:rPr>
              <w:t>Dystrophin</w:t>
            </w:r>
          </w:p>
        </w:tc>
        <w:tc>
          <w:tcPr>
            <w:tcW w:w="3500" w:type="dxa"/>
          </w:tcPr>
          <w:p w14:paraId="6C7A4525" w14:textId="77777777" w:rsidR="007348A5" w:rsidRPr="00BA03E1" w:rsidRDefault="007348A5" w:rsidP="008D1958">
            <w:pPr>
              <w:rPr>
                <w:bCs/>
                <w:sz w:val="20"/>
                <w:szCs w:val="20"/>
                <w:lang w:val="en"/>
              </w:rPr>
            </w:pPr>
            <w:r w:rsidRPr="00BA03E1">
              <w:rPr>
                <w:bCs/>
                <w:sz w:val="20"/>
                <w:szCs w:val="20"/>
                <w:lang w:val="en"/>
              </w:rPr>
              <w:t>Signaling, neural development, muscle development</w:t>
            </w:r>
          </w:p>
        </w:tc>
      </w:tr>
      <w:tr w:rsidR="007348A5" w:rsidRPr="00BA03E1" w14:paraId="1642C5E8" w14:textId="77777777" w:rsidTr="008D1958">
        <w:tc>
          <w:tcPr>
            <w:tcW w:w="2337" w:type="dxa"/>
          </w:tcPr>
          <w:p w14:paraId="1CD71EBB" w14:textId="77777777" w:rsidR="007348A5" w:rsidRPr="00BA03E1" w:rsidRDefault="007348A5" w:rsidP="008D1958">
            <w:pPr>
              <w:rPr>
                <w:bCs/>
                <w:sz w:val="20"/>
                <w:szCs w:val="20"/>
                <w:lang w:val="en"/>
              </w:rPr>
            </w:pPr>
          </w:p>
        </w:tc>
        <w:tc>
          <w:tcPr>
            <w:tcW w:w="1533" w:type="dxa"/>
          </w:tcPr>
          <w:p w14:paraId="03C29B71" w14:textId="77777777" w:rsidR="007348A5" w:rsidRPr="00BA03E1" w:rsidRDefault="007348A5" w:rsidP="008D1958">
            <w:pPr>
              <w:rPr>
                <w:bCs/>
                <w:sz w:val="20"/>
                <w:szCs w:val="20"/>
                <w:lang w:val="en"/>
              </w:rPr>
            </w:pPr>
            <w:r w:rsidRPr="00BA03E1">
              <w:rPr>
                <w:bCs/>
                <w:sz w:val="20"/>
                <w:szCs w:val="20"/>
                <w:lang w:val="en"/>
              </w:rPr>
              <w:t>PCDH15</w:t>
            </w:r>
          </w:p>
        </w:tc>
        <w:tc>
          <w:tcPr>
            <w:tcW w:w="1980" w:type="dxa"/>
          </w:tcPr>
          <w:p w14:paraId="5BD1F7AB" w14:textId="77777777" w:rsidR="007348A5" w:rsidRPr="00BA03E1" w:rsidRDefault="007348A5" w:rsidP="008D1958">
            <w:pPr>
              <w:rPr>
                <w:bCs/>
                <w:sz w:val="20"/>
                <w:szCs w:val="20"/>
                <w:lang w:val="en"/>
              </w:rPr>
            </w:pPr>
            <w:r>
              <w:rPr>
                <w:bCs/>
                <w:sz w:val="20"/>
                <w:szCs w:val="20"/>
                <w:lang w:val="en"/>
              </w:rPr>
              <w:t>Protocadherin Related 15</w:t>
            </w:r>
          </w:p>
        </w:tc>
        <w:tc>
          <w:tcPr>
            <w:tcW w:w="3500" w:type="dxa"/>
          </w:tcPr>
          <w:p w14:paraId="21174F1D" w14:textId="77777777" w:rsidR="007348A5" w:rsidRPr="00BA03E1" w:rsidRDefault="007348A5" w:rsidP="008D1958">
            <w:pPr>
              <w:rPr>
                <w:bCs/>
                <w:sz w:val="20"/>
                <w:szCs w:val="20"/>
                <w:lang w:val="en"/>
              </w:rPr>
            </w:pPr>
            <w:r w:rsidRPr="00BA03E1">
              <w:rPr>
                <w:bCs/>
                <w:sz w:val="20"/>
                <w:szCs w:val="20"/>
                <w:lang w:val="en"/>
              </w:rPr>
              <w:t>Cell adhesion</w:t>
            </w:r>
          </w:p>
        </w:tc>
      </w:tr>
      <w:tr w:rsidR="007348A5" w:rsidRPr="00BA03E1" w14:paraId="19370A2D" w14:textId="77777777" w:rsidTr="008D1958">
        <w:tc>
          <w:tcPr>
            <w:tcW w:w="2337" w:type="dxa"/>
          </w:tcPr>
          <w:p w14:paraId="1AAF1BDE" w14:textId="77777777" w:rsidR="007348A5" w:rsidRPr="00BA03E1" w:rsidRDefault="007348A5" w:rsidP="008D1958">
            <w:pPr>
              <w:rPr>
                <w:bCs/>
                <w:sz w:val="20"/>
                <w:szCs w:val="20"/>
                <w:lang w:val="en"/>
              </w:rPr>
            </w:pPr>
          </w:p>
        </w:tc>
        <w:tc>
          <w:tcPr>
            <w:tcW w:w="1533" w:type="dxa"/>
          </w:tcPr>
          <w:p w14:paraId="4ACCCB2C" w14:textId="77777777" w:rsidR="007348A5" w:rsidRPr="00BA03E1" w:rsidRDefault="007348A5" w:rsidP="008D1958">
            <w:pPr>
              <w:rPr>
                <w:bCs/>
                <w:sz w:val="20"/>
                <w:szCs w:val="20"/>
                <w:lang w:val="en"/>
              </w:rPr>
            </w:pPr>
            <w:r w:rsidRPr="00BA03E1">
              <w:rPr>
                <w:bCs/>
                <w:sz w:val="20"/>
                <w:szCs w:val="20"/>
                <w:lang w:val="en"/>
              </w:rPr>
              <w:t>SDK1</w:t>
            </w:r>
          </w:p>
        </w:tc>
        <w:tc>
          <w:tcPr>
            <w:tcW w:w="1980" w:type="dxa"/>
          </w:tcPr>
          <w:p w14:paraId="2D9B2151" w14:textId="77777777" w:rsidR="007348A5" w:rsidRPr="00BA03E1" w:rsidRDefault="007348A5" w:rsidP="008D1958">
            <w:pPr>
              <w:rPr>
                <w:bCs/>
                <w:sz w:val="20"/>
                <w:szCs w:val="20"/>
                <w:lang w:val="en"/>
              </w:rPr>
            </w:pPr>
            <w:r>
              <w:rPr>
                <w:bCs/>
                <w:sz w:val="20"/>
                <w:szCs w:val="20"/>
                <w:lang w:val="en"/>
              </w:rPr>
              <w:t>Sidekick Cell Adhesion Molecule 1</w:t>
            </w:r>
          </w:p>
        </w:tc>
        <w:tc>
          <w:tcPr>
            <w:tcW w:w="3500" w:type="dxa"/>
          </w:tcPr>
          <w:p w14:paraId="3359DB19" w14:textId="77777777" w:rsidR="007348A5" w:rsidRPr="00BA03E1" w:rsidRDefault="007348A5" w:rsidP="008D1958">
            <w:pPr>
              <w:rPr>
                <w:bCs/>
                <w:sz w:val="20"/>
                <w:szCs w:val="20"/>
                <w:lang w:val="en"/>
              </w:rPr>
            </w:pPr>
            <w:r w:rsidRPr="00BA03E1">
              <w:rPr>
                <w:bCs/>
                <w:sz w:val="20"/>
                <w:szCs w:val="20"/>
                <w:lang w:val="en"/>
              </w:rPr>
              <w:t>Cell adhesion, neural development, synapse</w:t>
            </w:r>
          </w:p>
        </w:tc>
      </w:tr>
      <w:tr w:rsidR="007348A5" w:rsidRPr="00BA03E1" w14:paraId="7E8F78A1" w14:textId="77777777" w:rsidTr="008D1958">
        <w:tc>
          <w:tcPr>
            <w:tcW w:w="2337" w:type="dxa"/>
          </w:tcPr>
          <w:p w14:paraId="6F8E2DBF" w14:textId="7DCF282E" w:rsidR="007348A5" w:rsidRPr="00BA03E1" w:rsidRDefault="00486A7C" w:rsidP="008D1958">
            <w:pPr>
              <w:rPr>
                <w:bCs/>
                <w:sz w:val="20"/>
                <w:szCs w:val="20"/>
                <w:lang w:val="en"/>
              </w:rPr>
            </w:pPr>
            <w:r>
              <w:rPr>
                <w:bCs/>
                <w:sz w:val="20"/>
                <w:szCs w:val="20"/>
                <w:lang w:val="en"/>
              </w:rPr>
              <w:t>Northern Cardinal</w:t>
            </w:r>
            <w:r w:rsidR="007348A5" w:rsidRPr="00BA03E1">
              <w:rPr>
                <w:bCs/>
                <w:sz w:val="20"/>
                <w:szCs w:val="20"/>
                <w:lang w:val="en"/>
              </w:rPr>
              <w:t xml:space="preserve">s and </w:t>
            </w:r>
            <w:r>
              <w:rPr>
                <w:bCs/>
                <w:sz w:val="20"/>
                <w:szCs w:val="20"/>
                <w:lang w:val="en"/>
              </w:rPr>
              <w:t>Burrowing Owls</w:t>
            </w:r>
          </w:p>
        </w:tc>
        <w:tc>
          <w:tcPr>
            <w:tcW w:w="1533" w:type="dxa"/>
          </w:tcPr>
          <w:p w14:paraId="3C7DEA94" w14:textId="77777777" w:rsidR="007348A5" w:rsidRPr="00BA03E1" w:rsidRDefault="007348A5" w:rsidP="008D1958">
            <w:pPr>
              <w:rPr>
                <w:bCs/>
                <w:sz w:val="20"/>
                <w:szCs w:val="20"/>
                <w:lang w:val="en"/>
              </w:rPr>
            </w:pPr>
            <w:r w:rsidRPr="00BA03E1">
              <w:rPr>
                <w:bCs/>
                <w:sz w:val="20"/>
                <w:szCs w:val="20"/>
                <w:lang w:val="en"/>
              </w:rPr>
              <w:t>ALK</w:t>
            </w:r>
          </w:p>
        </w:tc>
        <w:tc>
          <w:tcPr>
            <w:tcW w:w="1980" w:type="dxa"/>
          </w:tcPr>
          <w:p w14:paraId="459D02B6" w14:textId="77777777" w:rsidR="007348A5" w:rsidRPr="00BA03E1" w:rsidRDefault="007348A5" w:rsidP="008D1958">
            <w:pPr>
              <w:rPr>
                <w:bCs/>
                <w:sz w:val="20"/>
                <w:szCs w:val="20"/>
                <w:lang w:val="en"/>
              </w:rPr>
            </w:pPr>
            <w:r>
              <w:rPr>
                <w:bCs/>
                <w:sz w:val="20"/>
                <w:szCs w:val="20"/>
                <w:lang w:val="en"/>
              </w:rPr>
              <w:t>ALK Receptor Tyrosine Kinase</w:t>
            </w:r>
          </w:p>
        </w:tc>
        <w:tc>
          <w:tcPr>
            <w:tcW w:w="3500" w:type="dxa"/>
          </w:tcPr>
          <w:p w14:paraId="337DDCE1" w14:textId="77777777" w:rsidR="007348A5" w:rsidRPr="00BA03E1" w:rsidRDefault="007348A5" w:rsidP="008D1958">
            <w:pPr>
              <w:rPr>
                <w:bCs/>
                <w:sz w:val="20"/>
                <w:szCs w:val="20"/>
                <w:lang w:val="en"/>
              </w:rPr>
            </w:pPr>
            <w:r w:rsidRPr="00BA03E1">
              <w:rPr>
                <w:bCs/>
                <w:sz w:val="20"/>
                <w:szCs w:val="20"/>
                <w:lang w:val="en"/>
              </w:rPr>
              <w:t>Signaling</w:t>
            </w:r>
          </w:p>
        </w:tc>
      </w:tr>
      <w:tr w:rsidR="007348A5" w:rsidRPr="00BA03E1" w14:paraId="2CA6A733" w14:textId="77777777" w:rsidTr="008D1958">
        <w:tc>
          <w:tcPr>
            <w:tcW w:w="2337" w:type="dxa"/>
          </w:tcPr>
          <w:p w14:paraId="6113B0F9" w14:textId="77777777" w:rsidR="007348A5" w:rsidRPr="00BA03E1" w:rsidRDefault="007348A5" w:rsidP="008D1958">
            <w:pPr>
              <w:rPr>
                <w:bCs/>
                <w:sz w:val="20"/>
                <w:szCs w:val="20"/>
                <w:lang w:val="en"/>
              </w:rPr>
            </w:pPr>
          </w:p>
        </w:tc>
        <w:tc>
          <w:tcPr>
            <w:tcW w:w="1533" w:type="dxa"/>
          </w:tcPr>
          <w:p w14:paraId="4B791D4B" w14:textId="77777777" w:rsidR="007348A5" w:rsidRPr="00BA03E1" w:rsidRDefault="007348A5" w:rsidP="008D1958">
            <w:pPr>
              <w:rPr>
                <w:bCs/>
                <w:sz w:val="20"/>
                <w:szCs w:val="20"/>
                <w:lang w:val="en"/>
              </w:rPr>
            </w:pPr>
            <w:r w:rsidRPr="00BA03E1">
              <w:rPr>
                <w:bCs/>
                <w:sz w:val="20"/>
                <w:szCs w:val="20"/>
                <w:lang w:val="en"/>
              </w:rPr>
              <w:t>ANKS1B</w:t>
            </w:r>
          </w:p>
        </w:tc>
        <w:tc>
          <w:tcPr>
            <w:tcW w:w="1980" w:type="dxa"/>
          </w:tcPr>
          <w:p w14:paraId="0065A21D" w14:textId="77777777" w:rsidR="007348A5" w:rsidRPr="00BA03E1" w:rsidRDefault="007348A5" w:rsidP="008D1958">
            <w:pPr>
              <w:rPr>
                <w:bCs/>
                <w:sz w:val="20"/>
                <w:szCs w:val="20"/>
                <w:lang w:val="en"/>
              </w:rPr>
            </w:pPr>
            <w:r>
              <w:rPr>
                <w:bCs/>
                <w:sz w:val="20"/>
                <w:szCs w:val="20"/>
                <w:lang w:val="en"/>
              </w:rPr>
              <w:t xml:space="preserve">Ankyrin Repeat </w:t>
            </w:r>
            <w:proofErr w:type="gramStart"/>
            <w:r>
              <w:rPr>
                <w:bCs/>
                <w:sz w:val="20"/>
                <w:szCs w:val="20"/>
                <w:lang w:val="en"/>
              </w:rPr>
              <w:t>And</w:t>
            </w:r>
            <w:proofErr w:type="gramEnd"/>
            <w:r>
              <w:rPr>
                <w:bCs/>
                <w:sz w:val="20"/>
                <w:szCs w:val="20"/>
                <w:lang w:val="en"/>
              </w:rPr>
              <w:t xml:space="preserve"> Sterile Alpha Motif Domain Containing 1B</w:t>
            </w:r>
          </w:p>
        </w:tc>
        <w:tc>
          <w:tcPr>
            <w:tcW w:w="3500" w:type="dxa"/>
          </w:tcPr>
          <w:p w14:paraId="5608DA2C" w14:textId="77777777" w:rsidR="007348A5" w:rsidRPr="00BA03E1" w:rsidRDefault="007348A5" w:rsidP="008D1958">
            <w:pPr>
              <w:rPr>
                <w:bCs/>
                <w:sz w:val="20"/>
                <w:szCs w:val="20"/>
                <w:lang w:val="en"/>
              </w:rPr>
            </w:pPr>
            <w:r w:rsidRPr="00BA03E1">
              <w:rPr>
                <w:bCs/>
                <w:sz w:val="20"/>
                <w:szCs w:val="20"/>
                <w:lang w:val="en"/>
              </w:rPr>
              <w:t>Signaling</w:t>
            </w:r>
          </w:p>
        </w:tc>
      </w:tr>
      <w:tr w:rsidR="007348A5" w:rsidRPr="00BA03E1" w14:paraId="32F5DCFC" w14:textId="77777777" w:rsidTr="008D1958">
        <w:tc>
          <w:tcPr>
            <w:tcW w:w="2337" w:type="dxa"/>
          </w:tcPr>
          <w:p w14:paraId="10690FE5" w14:textId="77777777" w:rsidR="007348A5" w:rsidRPr="00BA03E1" w:rsidRDefault="007348A5" w:rsidP="008D1958">
            <w:pPr>
              <w:rPr>
                <w:bCs/>
                <w:sz w:val="20"/>
                <w:szCs w:val="20"/>
                <w:lang w:val="en"/>
              </w:rPr>
            </w:pPr>
          </w:p>
        </w:tc>
        <w:tc>
          <w:tcPr>
            <w:tcW w:w="1533" w:type="dxa"/>
          </w:tcPr>
          <w:p w14:paraId="299378CB" w14:textId="77777777" w:rsidR="007348A5" w:rsidRPr="00BA03E1" w:rsidRDefault="007348A5" w:rsidP="008D1958">
            <w:pPr>
              <w:rPr>
                <w:bCs/>
                <w:sz w:val="20"/>
                <w:szCs w:val="20"/>
                <w:lang w:val="en"/>
              </w:rPr>
            </w:pPr>
            <w:r w:rsidRPr="00BA03E1">
              <w:rPr>
                <w:bCs/>
                <w:sz w:val="20"/>
                <w:szCs w:val="20"/>
                <w:lang w:val="en"/>
              </w:rPr>
              <w:t>ATRN</w:t>
            </w:r>
          </w:p>
        </w:tc>
        <w:tc>
          <w:tcPr>
            <w:tcW w:w="1980" w:type="dxa"/>
          </w:tcPr>
          <w:p w14:paraId="198DCADB" w14:textId="77777777" w:rsidR="007348A5" w:rsidRPr="00BA03E1" w:rsidRDefault="007348A5" w:rsidP="008D1958">
            <w:pPr>
              <w:rPr>
                <w:bCs/>
                <w:sz w:val="20"/>
                <w:szCs w:val="20"/>
                <w:lang w:val="en"/>
              </w:rPr>
            </w:pPr>
            <w:proofErr w:type="spellStart"/>
            <w:r>
              <w:rPr>
                <w:bCs/>
                <w:sz w:val="20"/>
                <w:szCs w:val="20"/>
                <w:lang w:val="en"/>
              </w:rPr>
              <w:t>Attractin</w:t>
            </w:r>
            <w:proofErr w:type="spellEnd"/>
          </w:p>
        </w:tc>
        <w:tc>
          <w:tcPr>
            <w:tcW w:w="3500" w:type="dxa"/>
          </w:tcPr>
          <w:p w14:paraId="6FABF57E" w14:textId="77777777" w:rsidR="007348A5" w:rsidRPr="00BA03E1" w:rsidRDefault="007348A5" w:rsidP="008D1958">
            <w:pPr>
              <w:rPr>
                <w:bCs/>
                <w:sz w:val="20"/>
                <w:szCs w:val="20"/>
                <w:lang w:val="en"/>
              </w:rPr>
            </w:pPr>
            <w:r w:rsidRPr="00BA03E1">
              <w:rPr>
                <w:bCs/>
                <w:sz w:val="20"/>
                <w:szCs w:val="20"/>
                <w:lang w:val="en"/>
              </w:rPr>
              <w:t>Cell adhesion</w:t>
            </w:r>
          </w:p>
        </w:tc>
      </w:tr>
      <w:tr w:rsidR="007348A5" w:rsidRPr="00BA03E1" w14:paraId="44469D4E" w14:textId="77777777" w:rsidTr="008D1958">
        <w:tc>
          <w:tcPr>
            <w:tcW w:w="2337" w:type="dxa"/>
          </w:tcPr>
          <w:p w14:paraId="1D2B6CEA" w14:textId="77777777" w:rsidR="007348A5" w:rsidRPr="00BA03E1" w:rsidRDefault="007348A5" w:rsidP="008D1958">
            <w:pPr>
              <w:rPr>
                <w:bCs/>
                <w:sz w:val="20"/>
                <w:szCs w:val="20"/>
                <w:lang w:val="en"/>
              </w:rPr>
            </w:pPr>
          </w:p>
        </w:tc>
        <w:tc>
          <w:tcPr>
            <w:tcW w:w="1533" w:type="dxa"/>
          </w:tcPr>
          <w:p w14:paraId="25FE1DC8" w14:textId="77777777" w:rsidR="007348A5" w:rsidRPr="00BA03E1" w:rsidRDefault="007348A5" w:rsidP="008D1958">
            <w:pPr>
              <w:rPr>
                <w:bCs/>
                <w:sz w:val="20"/>
                <w:szCs w:val="20"/>
                <w:lang w:val="en"/>
              </w:rPr>
            </w:pPr>
            <w:r w:rsidRPr="00BA03E1">
              <w:rPr>
                <w:bCs/>
                <w:sz w:val="20"/>
                <w:szCs w:val="20"/>
                <w:lang w:val="en"/>
              </w:rPr>
              <w:t>BDKRB1</w:t>
            </w:r>
          </w:p>
        </w:tc>
        <w:tc>
          <w:tcPr>
            <w:tcW w:w="1980" w:type="dxa"/>
          </w:tcPr>
          <w:p w14:paraId="20C95428" w14:textId="77777777" w:rsidR="007348A5" w:rsidRPr="00BA03E1" w:rsidRDefault="007348A5" w:rsidP="008D1958">
            <w:pPr>
              <w:rPr>
                <w:bCs/>
                <w:sz w:val="20"/>
                <w:szCs w:val="20"/>
                <w:lang w:val="en"/>
              </w:rPr>
            </w:pPr>
            <w:r>
              <w:rPr>
                <w:bCs/>
                <w:sz w:val="20"/>
                <w:szCs w:val="20"/>
                <w:lang w:val="en"/>
              </w:rPr>
              <w:t>Bradykinin Receptor B1</w:t>
            </w:r>
          </w:p>
        </w:tc>
        <w:tc>
          <w:tcPr>
            <w:tcW w:w="3500" w:type="dxa"/>
          </w:tcPr>
          <w:p w14:paraId="66AE357B" w14:textId="77777777" w:rsidR="007348A5" w:rsidRPr="00BA03E1" w:rsidRDefault="007348A5" w:rsidP="008D1958">
            <w:pPr>
              <w:rPr>
                <w:bCs/>
                <w:sz w:val="20"/>
                <w:szCs w:val="20"/>
                <w:lang w:val="en"/>
              </w:rPr>
            </w:pPr>
            <w:r w:rsidRPr="00BA03E1">
              <w:rPr>
                <w:bCs/>
                <w:sz w:val="20"/>
                <w:szCs w:val="20"/>
                <w:lang w:val="en"/>
              </w:rPr>
              <w:t>Signaling</w:t>
            </w:r>
          </w:p>
        </w:tc>
      </w:tr>
      <w:tr w:rsidR="007348A5" w:rsidRPr="00BA03E1" w14:paraId="0830AD5D" w14:textId="77777777" w:rsidTr="008D1958">
        <w:tc>
          <w:tcPr>
            <w:tcW w:w="2337" w:type="dxa"/>
          </w:tcPr>
          <w:p w14:paraId="640D8935" w14:textId="77777777" w:rsidR="007348A5" w:rsidRPr="00BA03E1" w:rsidRDefault="007348A5" w:rsidP="008D1958">
            <w:pPr>
              <w:rPr>
                <w:bCs/>
                <w:sz w:val="20"/>
                <w:szCs w:val="20"/>
                <w:lang w:val="en"/>
              </w:rPr>
            </w:pPr>
          </w:p>
        </w:tc>
        <w:tc>
          <w:tcPr>
            <w:tcW w:w="1533" w:type="dxa"/>
          </w:tcPr>
          <w:p w14:paraId="7655A838" w14:textId="77777777" w:rsidR="007348A5" w:rsidRPr="00BA03E1" w:rsidRDefault="007348A5" w:rsidP="008D1958">
            <w:pPr>
              <w:rPr>
                <w:bCs/>
                <w:sz w:val="20"/>
                <w:szCs w:val="20"/>
                <w:lang w:val="en"/>
              </w:rPr>
            </w:pPr>
            <w:r w:rsidRPr="00BA03E1">
              <w:rPr>
                <w:bCs/>
                <w:sz w:val="20"/>
                <w:szCs w:val="20"/>
                <w:lang w:val="en"/>
              </w:rPr>
              <w:t>CDH9</w:t>
            </w:r>
          </w:p>
        </w:tc>
        <w:tc>
          <w:tcPr>
            <w:tcW w:w="1980" w:type="dxa"/>
          </w:tcPr>
          <w:p w14:paraId="4F2350BF" w14:textId="77777777" w:rsidR="007348A5" w:rsidRPr="00BA03E1" w:rsidRDefault="007348A5" w:rsidP="008D1958">
            <w:pPr>
              <w:rPr>
                <w:bCs/>
                <w:sz w:val="20"/>
                <w:szCs w:val="20"/>
                <w:lang w:val="en"/>
              </w:rPr>
            </w:pPr>
            <w:r>
              <w:rPr>
                <w:bCs/>
                <w:sz w:val="20"/>
                <w:szCs w:val="20"/>
                <w:lang w:val="en"/>
              </w:rPr>
              <w:t>Cadherin 9</w:t>
            </w:r>
          </w:p>
        </w:tc>
        <w:tc>
          <w:tcPr>
            <w:tcW w:w="3500" w:type="dxa"/>
          </w:tcPr>
          <w:p w14:paraId="18DD9884" w14:textId="77777777" w:rsidR="007348A5" w:rsidRPr="00BA03E1" w:rsidRDefault="007348A5" w:rsidP="008D1958">
            <w:pPr>
              <w:rPr>
                <w:bCs/>
                <w:sz w:val="20"/>
                <w:szCs w:val="20"/>
                <w:lang w:val="en"/>
              </w:rPr>
            </w:pPr>
            <w:r w:rsidRPr="00BA03E1">
              <w:rPr>
                <w:bCs/>
                <w:sz w:val="20"/>
                <w:szCs w:val="20"/>
                <w:lang w:val="en"/>
              </w:rPr>
              <w:t>Development, cell adhesion, synapse</w:t>
            </w:r>
          </w:p>
        </w:tc>
      </w:tr>
      <w:tr w:rsidR="007348A5" w:rsidRPr="00BA03E1" w14:paraId="309FAE6C" w14:textId="77777777" w:rsidTr="008D1958">
        <w:tc>
          <w:tcPr>
            <w:tcW w:w="2337" w:type="dxa"/>
          </w:tcPr>
          <w:p w14:paraId="4E777F1C" w14:textId="77777777" w:rsidR="007348A5" w:rsidRPr="00BA03E1" w:rsidRDefault="007348A5" w:rsidP="008D1958">
            <w:pPr>
              <w:rPr>
                <w:bCs/>
                <w:sz w:val="20"/>
                <w:szCs w:val="20"/>
                <w:lang w:val="en"/>
              </w:rPr>
            </w:pPr>
          </w:p>
        </w:tc>
        <w:tc>
          <w:tcPr>
            <w:tcW w:w="1533" w:type="dxa"/>
          </w:tcPr>
          <w:p w14:paraId="59542319" w14:textId="77777777" w:rsidR="007348A5" w:rsidRPr="00BA03E1" w:rsidRDefault="007348A5" w:rsidP="008D1958">
            <w:pPr>
              <w:rPr>
                <w:bCs/>
                <w:sz w:val="20"/>
                <w:szCs w:val="20"/>
                <w:lang w:val="en"/>
              </w:rPr>
            </w:pPr>
            <w:r w:rsidRPr="00BA03E1">
              <w:rPr>
                <w:bCs/>
                <w:sz w:val="20"/>
                <w:szCs w:val="20"/>
                <w:lang w:val="en"/>
              </w:rPr>
              <w:t>CNTN4</w:t>
            </w:r>
          </w:p>
        </w:tc>
        <w:tc>
          <w:tcPr>
            <w:tcW w:w="1980" w:type="dxa"/>
          </w:tcPr>
          <w:p w14:paraId="0BD34C54" w14:textId="77777777" w:rsidR="007348A5" w:rsidRPr="00BA03E1" w:rsidRDefault="007348A5" w:rsidP="008D1958">
            <w:pPr>
              <w:rPr>
                <w:bCs/>
                <w:sz w:val="20"/>
                <w:szCs w:val="20"/>
                <w:lang w:val="en"/>
              </w:rPr>
            </w:pPr>
            <w:proofErr w:type="spellStart"/>
            <w:r>
              <w:rPr>
                <w:bCs/>
                <w:sz w:val="20"/>
                <w:szCs w:val="20"/>
                <w:lang w:val="en"/>
              </w:rPr>
              <w:t>Contactin</w:t>
            </w:r>
            <w:proofErr w:type="spellEnd"/>
            <w:r>
              <w:rPr>
                <w:bCs/>
                <w:sz w:val="20"/>
                <w:szCs w:val="20"/>
                <w:lang w:val="en"/>
              </w:rPr>
              <w:t xml:space="preserve"> 4</w:t>
            </w:r>
          </w:p>
        </w:tc>
        <w:tc>
          <w:tcPr>
            <w:tcW w:w="3500" w:type="dxa"/>
          </w:tcPr>
          <w:p w14:paraId="4423E89D" w14:textId="77777777" w:rsidR="007348A5" w:rsidRPr="00BA03E1" w:rsidRDefault="007348A5" w:rsidP="008D1958">
            <w:pPr>
              <w:rPr>
                <w:bCs/>
                <w:sz w:val="20"/>
                <w:szCs w:val="20"/>
                <w:lang w:val="en"/>
              </w:rPr>
            </w:pPr>
            <w:r w:rsidRPr="00BA03E1">
              <w:rPr>
                <w:bCs/>
                <w:sz w:val="20"/>
                <w:szCs w:val="20"/>
                <w:lang w:val="en"/>
              </w:rPr>
              <w:t>Neural development</w:t>
            </w:r>
          </w:p>
        </w:tc>
      </w:tr>
      <w:tr w:rsidR="007348A5" w:rsidRPr="00BA03E1" w14:paraId="25458D59" w14:textId="77777777" w:rsidTr="008D1958">
        <w:tc>
          <w:tcPr>
            <w:tcW w:w="2337" w:type="dxa"/>
          </w:tcPr>
          <w:p w14:paraId="78F32179" w14:textId="77777777" w:rsidR="007348A5" w:rsidRPr="00BA03E1" w:rsidRDefault="007348A5" w:rsidP="008D1958">
            <w:pPr>
              <w:rPr>
                <w:bCs/>
                <w:sz w:val="20"/>
                <w:szCs w:val="20"/>
                <w:lang w:val="en"/>
              </w:rPr>
            </w:pPr>
          </w:p>
        </w:tc>
        <w:tc>
          <w:tcPr>
            <w:tcW w:w="1533" w:type="dxa"/>
          </w:tcPr>
          <w:p w14:paraId="225820A9" w14:textId="77777777" w:rsidR="007348A5" w:rsidRPr="00BA03E1" w:rsidRDefault="007348A5" w:rsidP="008D1958">
            <w:pPr>
              <w:rPr>
                <w:bCs/>
                <w:sz w:val="20"/>
                <w:szCs w:val="20"/>
                <w:lang w:val="en"/>
              </w:rPr>
            </w:pPr>
            <w:r w:rsidRPr="00BA03E1">
              <w:rPr>
                <w:bCs/>
                <w:sz w:val="20"/>
                <w:szCs w:val="20"/>
                <w:lang w:val="en"/>
              </w:rPr>
              <w:t>EPHB2</w:t>
            </w:r>
          </w:p>
        </w:tc>
        <w:tc>
          <w:tcPr>
            <w:tcW w:w="1980" w:type="dxa"/>
          </w:tcPr>
          <w:p w14:paraId="29E9B70E" w14:textId="77777777" w:rsidR="007348A5" w:rsidRPr="00BA03E1" w:rsidRDefault="007348A5" w:rsidP="008D1958">
            <w:pPr>
              <w:rPr>
                <w:bCs/>
                <w:sz w:val="20"/>
                <w:szCs w:val="20"/>
                <w:lang w:val="en"/>
              </w:rPr>
            </w:pPr>
            <w:r>
              <w:rPr>
                <w:bCs/>
                <w:sz w:val="20"/>
                <w:szCs w:val="20"/>
                <w:lang w:val="en"/>
              </w:rPr>
              <w:t>EPH Receptor B2</w:t>
            </w:r>
          </w:p>
        </w:tc>
        <w:tc>
          <w:tcPr>
            <w:tcW w:w="3500" w:type="dxa"/>
          </w:tcPr>
          <w:p w14:paraId="06206EC1" w14:textId="77777777" w:rsidR="007348A5" w:rsidRPr="00BA03E1" w:rsidRDefault="007348A5" w:rsidP="008D1958">
            <w:pPr>
              <w:rPr>
                <w:bCs/>
                <w:sz w:val="20"/>
                <w:szCs w:val="20"/>
                <w:lang w:val="en"/>
              </w:rPr>
            </w:pPr>
            <w:r w:rsidRPr="00BA03E1">
              <w:rPr>
                <w:bCs/>
                <w:sz w:val="20"/>
                <w:szCs w:val="20"/>
                <w:lang w:val="en"/>
              </w:rPr>
              <w:t>Neural development, signaling</w:t>
            </w:r>
          </w:p>
        </w:tc>
      </w:tr>
      <w:tr w:rsidR="007348A5" w:rsidRPr="00BA03E1" w14:paraId="4E99FFFB" w14:textId="77777777" w:rsidTr="008D1958">
        <w:tc>
          <w:tcPr>
            <w:tcW w:w="2337" w:type="dxa"/>
          </w:tcPr>
          <w:p w14:paraId="784C61C0" w14:textId="77777777" w:rsidR="007348A5" w:rsidRPr="00BA03E1" w:rsidRDefault="007348A5" w:rsidP="008D1958">
            <w:pPr>
              <w:rPr>
                <w:bCs/>
                <w:sz w:val="20"/>
                <w:szCs w:val="20"/>
                <w:lang w:val="en"/>
              </w:rPr>
            </w:pPr>
          </w:p>
        </w:tc>
        <w:tc>
          <w:tcPr>
            <w:tcW w:w="1533" w:type="dxa"/>
          </w:tcPr>
          <w:p w14:paraId="254EFB76" w14:textId="77777777" w:rsidR="007348A5" w:rsidRPr="00BA03E1" w:rsidRDefault="007348A5" w:rsidP="008D1958">
            <w:pPr>
              <w:rPr>
                <w:bCs/>
                <w:sz w:val="20"/>
                <w:szCs w:val="20"/>
                <w:lang w:val="en"/>
              </w:rPr>
            </w:pPr>
            <w:r w:rsidRPr="00BA03E1">
              <w:rPr>
                <w:bCs/>
                <w:sz w:val="20"/>
                <w:szCs w:val="20"/>
                <w:lang w:val="en"/>
              </w:rPr>
              <w:t>ERC2</w:t>
            </w:r>
          </w:p>
        </w:tc>
        <w:tc>
          <w:tcPr>
            <w:tcW w:w="1980" w:type="dxa"/>
          </w:tcPr>
          <w:p w14:paraId="6211A951" w14:textId="77777777" w:rsidR="007348A5" w:rsidRPr="00BA03E1" w:rsidRDefault="007348A5" w:rsidP="008D1958">
            <w:pPr>
              <w:rPr>
                <w:bCs/>
                <w:sz w:val="20"/>
                <w:szCs w:val="20"/>
                <w:lang w:val="en"/>
              </w:rPr>
            </w:pPr>
            <w:r>
              <w:rPr>
                <w:bCs/>
                <w:sz w:val="20"/>
                <w:szCs w:val="20"/>
                <w:lang w:val="en"/>
              </w:rPr>
              <w:t>ELKS/RAB6-Interacting/CAST Family Member 2</w:t>
            </w:r>
          </w:p>
        </w:tc>
        <w:tc>
          <w:tcPr>
            <w:tcW w:w="3500" w:type="dxa"/>
          </w:tcPr>
          <w:p w14:paraId="5A998541" w14:textId="77777777" w:rsidR="007348A5" w:rsidRPr="00BA03E1" w:rsidRDefault="007348A5" w:rsidP="008D1958">
            <w:pPr>
              <w:rPr>
                <w:bCs/>
                <w:sz w:val="20"/>
                <w:szCs w:val="20"/>
                <w:lang w:val="en"/>
              </w:rPr>
            </w:pPr>
            <w:r w:rsidRPr="00BA03E1">
              <w:rPr>
                <w:bCs/>
                <w:sz w:val="20"/>
                <w:szCs w:val="20"/>
                <w:lang w:val="en"/>
              </w:rPr>
              <w:t>Signaling, synapse</w:t>
            </w:r>
          </w:p>
        </w:tc>
      </w:tr>
      <w:tr w:rsidR="007348A5" w:rsidRPr="00BA03E1" w14:paraId="68D36904" w14:textId="77777777" w:rsidTr="008D1958">
        <w:tc>
          <w:tcPr>
            <w:tcW w:w="2337" w:type="dxa"/>
          </w:tcPr>
          <w:p w14:paraId="04FE1335" w14:textId="77777777" w:rsidR="007348A5" w:rsidRPr="00BA03E1" w:rsidRDefault="007348A5" w:rsidP="008D1958">
            <w:pPr>
              <w:rPr>
                <w:bCs/>
                <w:sz w:val="20"/>
                <w:szCs w:val="20"/>
                <w:lang w:val="en"/>
              </w:rPr>
            </w:pPr>
          </w:p>
        </w:tc>
        <w:tc>
          <w:tcPr>
            <w:tcW w:w="1533" w:type="dxa"/>
          </w:tcPr>
          <w:p w14:paraId="2233959F" w14:textId="77777777" w:rsidR="007348A5" w:rsidRPr="00BA03E1" w:rsidRDefault="007348A5" w:rsidP="008D1958">
            <w:pPr>
              <w:rPr>
                <w:bCs/>
                <w:sz w:val="20"/>
                <w:szCs w:val="20"/>
                <w:lang w:val="en"/>
              </w:rPr>
            </w:pPr>
            <w:r w:rsidRPr="00BA03E1">
              <w:rPr>
                <w:bCs/>
                <w:sz w:val="20"/>
                <w:szCs w:val="20"/>
                <w:lang w:val="en"/>
              </w:rPr>
              <w:t>GLI3</w:t>
            </w:r>
          </w:p>
        </w:tc>
        <w:tc>
          <w:tcPr>
            <w:tcW w:w="1980" w:type="dxa"/>
          </w:tcPr>
          <w:p w14:paraId="2FFFC589" w14:textId="77777777" w:rsidR="007348A5" w:rsidRPr="00BA03E1" w:rsidRDefault="007348A5" w:rsidP="008D1958">
            <w:pPr>
              <w:rPr>
                <w:bCs/>
                <w:sz w:val="20"/>
                <w:szCs w:val="20"/>
                <w:lang w:val="en"/>
              </w:rPr>
            </w:pPr>
            <w:r>
              <w:rPr>
                <w:bCs/>
                <w:sz w:val="20"/>
                <w:szCs w:val="20"/>
                <w:lang w:val="en"/>
              </w:rPr>
              <w:t>GLI Family Zinc Finger 3</w:t>
            </w:r>
          </w:p>
        </w:tc>
        <w:tc>
          <w:tcPr>
            <w:tcW w:w="3500" w:type="dxa"/>
          </w:tcPr>
          <w:p w14:paraId="0249EB45" w14:textId="77777777" w:rsidR="007348A5" w:rsidRPr="00BA03E1" w:rsidRDefault="007348A5" w:rsidP="008D1958">
            <w:pPr>
              <w:rPr>
                <w:bCs/>
                <w:sz w:val="20"/>
                <w:szCs w:val="20"/>
                <w:lang w:val="en"/>
              </w:rPr>
            </w:pPr>
            <w:r w:rsidRPr="00BA03E1">
              <w:rPr>
                <w:bCs/>
                <w:sz w:val="20"/>
                <w:szCs w:val="20"/>
                <w:lang w:val="en"/>
              </w:rPr>
              <w:t>Signaling</w:t>
            </w:r>
          </w:p>
        </w:tc>
      </w:tr>
      <w:tr w:rsidR="007348A5" w:rsidRPr="00BA03E1" w14:paraId="2BC918AB" w14:textId="77777777" w:rsidTr="008D1958">
        <w:tc>
          <w:tcPr>
            <w:tcW w:w="2337" w:type="dxa"/>
          </w:tcPr>
          <w:p w14:paraId="1170AC14" w14:textId="247E5DB7" w:rsidR="007348A5" w:rsidRPr="00BA03E1" w:rsidRDefault="00486A7C" w:rsidP="008D1958">
            <w:pPr>
              <w:rPr>
                <w:bCs/>
                <w:sz w:val="20"/>
                <w:szCs w:val="20"/>
                <w:lang w:val="en"/>
              </w:rPr>
            </w:pPr>
            <w:r>
              <w:rPr>
                <w:bCs/>
                <w:sz w:val="20"/>
                <w:szCs w:val="20"/>
                <w:lang w:val="en"/>
              </w:rPr>
              <w:t>Northern Cardinal</w:t>
            </w:r>
            <w:r w:rsidR="007348A5" w:rsidRPr="00BA03E1">
              <w:rPr>
                <w:bCs/>
                <w:sz w:val="20"/>
                <w:szCs w:val="20"/>
                <w:lang w:val="en"/>
              </w:rPr>
              <w:t xml:space="preserve">s and </w:t>
            </w:r>
            <w:r>
              <w:rPr>
                <w:bCs/>
                <w:sz w:val="20"/>
                <w:szCs w:val="20"/>
                <w:lang w:val="en"/>
              </w:rPr>
              <w:t>Great Tit</w:t>
            </w:r>
            <w:r w:rsidR="007348A5" w:rsidRPr="00BA03E1">
              <w:rPr>
                <w:bCs/>
                <w:sz w:val="20"/>
                <w:szCs w:val="20"/>
                <w:lang w:val="en"/>
              </w:rPr>
              <w:t>s</w:t>
            </w:r>
          </w:p>
        </w:tc>
        <w:tc>
          <w:tcPr>
            <w:tcW w:w="1533" w:type="dxa"/>
          </w:tcPr>
          <w:p w14:paraId="2A863BC8" w14:textId="77777777" w:rsidR="007348A5" w:rsidRPr="00BA03E1" w:rsidRDefault="007348A5" w:rsidP="008D1958">
            <w:pPr>
              <w:rPr>
                <w:bCs/>
                <w:sz w:val="20"/>
                <w:szCs w:val="20"/>
                <w:lang w:val="en"/>
              </w:rPr>
            </w:pPr>
            <w:r w:rsidRPr="00BA03E1">
              <w:rPr>
                <w:bCs/>
                <w:sz w:val="20"/>
                <w:szCs w:val="20"/>
                <w:lang w:val="en"/>
              </w:rPr>
              <w:t>CDH18</w:t>
            </w:r>
          </w:p>
        </w:tc>
        <w:tc>
          <w:tcPr>
            <w:tcW w:w="1980" w:type="dxa"/>
          </w:tcPr>
          <w:p w14:paraId="7AB02A30" w14:textId="77777777" w:rsidR="007348A5" w:rsidRPr="00BA03E1" w:rsidRDefault="007348A5" w:rsidP="008D1958">
            <w:pPr>
              <w:rPr>
                <w:bCs/>
                <w:sz w:val="20"/>
                <w:szCs w:val="20"/>
                <w:lang w:val="en"/>
              </w:rPr>
            </w:pPr>
            <w:r>
              <w:rPr>
                <w:bCs/>
                <w:sz w:val="20"/>
                <w:szCs w:val="20"/>
                <w:lang w:val="en"/>
              </w:rPr>
              <w:t>Cadherin 18</w:t>
            </w:r>
          </w:p>
        </w:tc>
        <w:tc>
          <w:tcPr>
            <w:tcW w:w="3500" w:type="dxa"/>
          </w:tcPr>
          <w:p w14:paraId="534F7F07" w14:textId="77777777" w:rsidR="007348A5" w:rsidRPr="00BA03E1" w:rsidRDefault="007348A5" w:rsidP="008D1958">
            <w:pPr>
              <w:rPr>
                <w:bCs/>
                <w:sz w:val="20"/>
                <w:szCs w:val="20"/>
                <w:lang w:val="en"/>
              </w:rPr>
            </w:pPr>
            <w:r w:rsidRPr="00BA03E1">
              <w:rPr>
                <w:bCs/>
                <w:sz w:val="20"/>
                <w:szCs w:val="20"/>
                <w:lang w:val="en"/>
              </w:rPr>
              <w:t>Development, cell adhesion</w:t>
            </w:r>
          </w:p>
        </w:tc>
      </w:tr>
      <w:tr w:rsidR="007348A5" w:rsidRPr="00BA03E1" w14:paraId="7D76EDA4" w14:textId="77777777" w:rsidTr="008D1958">
        <w:tc>
          <w:tcPr>
            <w:tcW w:w="2337" w:type="dxa"/>
          </w:tcPr>
          <w:p w14:paraId="5CC42BE4" w14:textId="77777777" w:rsidR="007348A5" w:rsidRPr="00BA03E1" w:rsidRDefault="007348A5" w:rsidP="008D1958">
            <w:pPr>
              <w:rPr>
                <w:bCs/>
                <w:sz w:val="20"/>
                <w:szCs w:val="20"/>
                <w:lang w:val="en"/>
              </w:rPr>
            </w:pPr>
          </w:p>
        </w:tc>
        <w:tc>
          <w:tcPr>
            <w:tcW w:w="1533" w:type="dxa"/>
          </w:tcPr>
          <w:p w14:paraId="6CD4A683" w14:textId="77777777" w:rsidR="007348A5" w:rsidRPr="00BA03E1" w:rsidRDefault="007348A5" w:rsidP="008D1958">
            <w:pPr>
              <w:rPr>
                <w:bCs/>
                <w:sz w:val="20"/>
                <w:szCs w:val="20"/>
                <w:lang w:val="en"/>
              </w:rPr>
            </w:pPr>
            <w:r w:rsidRPr="00BA03E1">
              <w:rPr>
                <w:bCs/>
                <w:sz w:val="20"/>
                <w:szCs w:val="20"/>
                <w:lang w:val="en"/>
              </w:rPr>
              <w:t>CHRM3</w:t>
            </w:r>
          </w:p>
        </w:tc>
        <w:tc>
          <w:tcPr>
            <w:tcW w:w="1980" w:type="dxa"/>
          </w:tcPr>
          <w:p w14:paraId="3504E3E1" w14:textId="77777777" w:rsidR="007348A5" w:rsidRPr="00BA03E1" w:rsidRDefault="007348A5" w:rsidP="008D1958">
            <w:pPr>
              <w:rPr>
                <w:bCs/>
                <w:sz w:val="20"/>
                <w:szCs w:val="20"/>
                <w:lang w:val="en"/>
              </w:rPr>
            </w:pPr>
            <w:r>
              <w:rPr>
                <w:bCs/>
                <w:sz w:val="20"/>
                <w:szCs w:val="20"/>
                <w:lang w:val="en"/>
              </w:rPr>
              <w:t>Cholinergic Receptor Muscarinic 3</w:t>
            </w:r>
          </w:p>
        </w:tc>
        <w:tc>
          <w:tcPr>
            <w:tcW w:w="3500" w:type="dxa"/>
          </w:tcPr>
          <w:p w14:paraId="17A704FC" w14:textId="77777777" w:rsidR="007348A5" w:rsidRPr="00BA03E1" w:rsidRDefault="007348A5" w:rsidP="008D1958">
            <w:pPr>
              <w:rPr>
                <w:bCs/>
                <w:sz w:val="20"/>
                <w:szCs w:val="20"/>
                <w:lang w:val="en"/>
              </w:rPr>
            </w:pPr>
            <w:r w:rsidRPr="00BA03E1">
              <w:rPr>
                <w:bCs/>
                <w:sz w:val="20"/>
                <w:szCs w:val="20"/>
                <w:lang w:val="en"/>
              </w:rPr>
              <w:t>Signaling</w:t>
            </w:r>
          </w:p>
        </w:tc>
      </w:tr>
      <w:tr w:rsidR="007348A5" w:rsidRPr="00BA03E1" w14:paraId="0667677E" w14:textId="77777777" w:rsidTr="008D1958">
        <w:tc>
          <w:tcPr>
            <w:tcW w:w="2337" w:type="dxa"/>
          </w:tcPr>
          <w:p w14:paraId="5687B253" w14:textId="77777777" w:rsidR="007348A5" w:rsidRPr="00BA03E1" w:rsidRDefault="007348A5" w:rsidP="008D1958">
            <w:pPr>
              <w:rPr>
                <w:bCs/>
                <w:sz w:val="20"/>
                <w:szCs w:val="20"/>
                <w:lang w:val="en"/>
              </w:rPr>
            </w:pPr>
          </w:p>
        </w:tc>
        <w:tc>
          <w:tcPr>
            <w:tcW w:w="1533" w:type="dxa"/>
          </w:tcPr>
          <w:p w14:paraId="2ED0FCD6" w14:textId="77777777" w:rsidR="007348A5" w:rsidRPr="00BA03E1" w:rsidRDefault="007348A5" w:rsidP="008D1958">
            <w:pPr>
              <w:rPr>
                <w:bCs/>
                <w:sz w:val="20"/>
                <w:szCs w:val="20"/>
                <w:lang w:val="en"/>
              </w:rPr>
            </w:pPr>
            <w:r w:rsidRPr="00BA03E1">
              <w:rPr>
                <w:bCs/>
                <w:sz w:val="20"/>
                <w:szCs w:val="20"/>
                <w:lang w:val="en"/>
              </w:rPr>
              <w:t>HTR7</w:t>
            </w:r>
          </w:p>
        </w:tc>
        <w:tc>
          <w:tcPr>
            <w:tcW w:w="1980" w:type="dxa"/>
          </w:tcPr>
          <w:p w14:paraId="228059B0" w14:textId="77777777" w:rsidR="007348A5" w:rsidRPr="00BA03E1" w:rsidRDefault="007348A5" w:rsidP="008D1958">
            <w:pPr>
              <w:rPr>
                <w:bCs/>
                <w:sz w:val="20"/>
                <w:szCs w:val="20"/>
                <w:lang w:val="en"/>
              </w:rPr>
            </w:pPr>
            <w:r>
              <w:rPr>
                <w:bCs/>
                <w:sz w:val="20"/>
                <w:szCs w:val="20"/>
                <w:lang w:val="en"/>
              </w:rPr>
              <w:t>5-Hydroxytryptamine Receptor 7</w:t>
            </w:r>
          </w:p>
        </w:tc>
        <w:tc>
          <w:tcPr>
            <w:tcW w:w="3500" w:type="dxa"/>
          </w:tcPr>
          <w:p w14:paraId="30FD7467" w14:textId="77777777" w:rsidR="007348A5" w:rsidRPr="00BA03E1" w:rsidRDefault="007348A5" w:rsidP="008D1958">
            <w:pPr>
              <w:rPr>
                <w:bCs/>
                <w:sz w:val="20"/>
                <w:szCs w:val="20"/>
                <w:lang w:val="en"/>
              </w:rPr>
            </w:pPr>
            <w:r w:rsidRPr="00BA03E1">
              <w:rPr>
                <w:bCs/>
                <w:sz w:val="20"/>
                <w:szCs w:val="20"/>
                <w:lang w:val="en"/>
              </w:rPr>
              <w:t>Signaling, synapse</w:t>
            </w:r>
          </w:p>
        </w:tc>
      </w:tr>
      <w:tr w:rsidR="007348A5" w:rsidRPr="00BA03E1" w14:paraId="7D727375" w14:textId="77777777" w:rsidTr="008D1958">
        <w:tc>
          <w:tcPr>
            <w:tcW w:w="2337" w:type="dxa"/>
          </w:tcPr>
          <w:p w14:paraId="47F9F89B" w14:textId="77777777" w:rsidR="007348A5" w:rsidRPr="00BA03E1" w:rsidRDefault="007348A5" w:rsidP="008D1958">
            <w:pPr>
              <w:rPr>
                <w:bCs/>
                <w:sz w:val="20"/>
                <w:szCs w:val="20"/>
                <w:lang w:val="en"/>
              </w:rPr>
            </w:pPr>
          </w:p>
        </w:tc>
        <w:tc>
          <w:tcPr>
            <w:tcW w:w="1533" w:type="dxa"/>
          </w:tcPr>
          <w:p w14:paraId="5BC3361D" w14:textId="77777777" w:rsidR="007348A5" w:rsidRPr="00BA03E1" w:rsidRDefault="007348A5" w:rsidP="008D1958">
            <w:pPr>
              <w:rPr>
                <w:bCs/>
                <w:sz w:val="20"/>
                <w:szCs w:val="20"/>
                <w:lang w:val="en"/>
              </w:rPr>
            </w:pPr>
            <w:r w:rsidRPr="00BA03E1">
              <w:rPr>
                <w:bCs/>
                <w:sz w:val="20"/>
                <w:szCs w:val="20"/>
                <w:lang w:val="en"/>
              </w:rPr>
              <w:t>TRIO</w:t>
            </w:r>
          </w:p>
        </w:tc>
        <w:tc>
          <w:tcPr>
            <w:tcW w:w="1980" w:type="dxa"/>
          </w:tcPr>
          <w:p w14:paraId="6AFFCE46" w14:textId="77777777" w:rsidR="007348A5" w:rsidRPr="00BA03E1" w:rsidRDefault="007348A5" w:rsidP="008D1958">
            <w:pPr>
              <w:rPr>
                <w:bCs/>
                <w:sz w:val="20"/>
                <w:szCs w:val="20"/>
                <w:lang w:val="en"/>
              </w:rPr>
            </w:pPr>
            <w:r>
              <w:rPr>
                <w:bCs/>
                <w:sz w:val="20"/>
                <w:szCs w:val="20"/>
                <w:lang w:val="en"/>
              </w:rPr>
              <w:t>Trio Rho Guanine Nucleotide Exchange Factor</w:t>
            </w:r>
          </w:p>
        </w:tc>
        <w:tc>
          <w:tcPr>
            <w:tcW w:w="3500" w:type="dxa"/>
          </w:tcPr>
          <w:p w14:paraId="7299482A" w14:textId="77777777" w:rsidR="007348A5" w:rsidRPr="00BA03E1" w:rsidRDefault="007348A5" w:rsidP="008D1958">
            <w:pPr>
              <w:rPr>
                <w:bCs/>
                <w:sz w:val="20"/>
                <w:szCs w:val="20"/>
                <w:lang w:val="en"/>
              </w:rPr>
            </w:pPr>
            <w:r w:rsidRPr="00BA03E1">
              <w:rPr>
                <w:bCs/>
                <w:sz w:val="20"/>
                <w:szCs w:val="20"/>
                <w:lang w:val="en"/>
              </w:rPr>
              <w:t>Neural development</w:t>
            </w:r>
          </w:p>
        </w:tc>
      </w:tr>
      <w:tr w:rsidR="007348A5" w:rsidRPr="00BA03E1" w14:paraId="073CA8D3" w14:textId="77777777" w:rsidTr="008D1958">
        <w:tc>
          <w:tcPr>
            <w:tcW w:w="2337" w:type="dxa"/>
          </w:tcPr>
          <w:p w14:paraId="2AC4479E" w14:textId="77777777" w:rsidR="007348A5" w:rsidRPr="00BA03E1" w:rsidRDefault="007348A5" w:rsidP="008D1958">
            <w:pPr>
              <w:rPr>
                <w:bCs/>
                <w:sz w:val="20"/>
                <w:szCs w:val="20"/>
                <w:lang w:val="en"/>
              </w:rPr>
            </w:pPr>
          </w:p>
        </w:tc>
        <w:tc>
          <w:tcPr>
            <w:tcW w:w="1533" w:type="dxa"/>
          </w:tcPr>
          <w:p w14:paraId="46FC3278" w14:textId="77777777" w:rsidR="007348A5" w:rsidRPr="00BA03E1" w:rsidRDefault="007348A5" w:rsidP="008D1958">
            <w:pPr>
              <w:rPr>
                <w:bCs/>
                <w:sz w:val="20"/>
                <w:szCs w:val="20"/>
                <w:lang w:val="en"/>
              </w:rPr>
            </w:pPr>
            <w:r w:rsidRPr="00BA03E1">
              <w:rPr>
                <w:bCs/>
                <w:sz w:val="20"/>
                <w:szCs w:val="20"/>
                <w:lang w:val="en"/>
              </w:rPr>
              <w:t>VRK1</w:t>
            </w:r>
          </w:p>
        </w:tc>
        <w:tc>
          <w:tcPr>
            <w:tcW w:w="1980" w:type="dxa"/>
          </w:tcPr>
          <w:p w14:paraId="5428F6AA" w14:textId="77777777" w:rsidR="007348A5" w:rsidRPr="00BA03E1" w:rsidRDefault="007348A5" w:rsidP="008D1958">
            <w:pPr>
              <w:rPr>
                <w:bCs/>
                <w:sz w:val="20"/>
                <w:szCs w:val="20"/>
                <w:lang w:val="en"/>
              </w:rPr>
            </w:pPr>
            <w:r>
              <w:rPr>
                <w:bCs/>
                <w:sz w:val="20"/>
                <w:szCs w:val="20"/>
                <w:lang w:val="en"/>
              </w:rPr>
              <w:t>VERK Serine/Threonine Kinase 1</w:t>
            </w:r>
          </w:p>
        </w:tc>
        <w:tc>
          <w:tcPr>
            <w:tcW w:w="3500" w:type="dxa"/>
          </w:tcPr>
          <w:p w14:paraId="428BC621" w14:textId="77777777" w:rsidR="007348A5" w:rsidRPr="00BA03E1" w:rsidRDefault="007348A5" w:rsidP="008D1958">
            <w:pPr>
              <w:rPr>
                <w:bCs/>
                <w:sz w:val="20"/>
                <w:szCs w:val="20"/>
                <w:lang w:val="en"/>
              </w:rPr>
            </w:pPr>
            <w:r w:rsidRPr="00BA03E1">
              <w:rPr>
                <w:bCs/>
                <w:sz w:val="20"/>
                <w:szCs w:val="20"/>
                <w:lang w:val="en"/>
              </w:rPr>
              <w:t>Signaling</w:t>
            </w:r>
          </w:p>
        </w:tc>
      </w:tr>
      <w:tr w:rsidR="007348A5" w:rsidRPr="00BA03E1" w14:paraId="18765A83" w14:textId="77777777" w:rsidTr="008D1958">
        <w:tc>
          <w:tcPr>
            <w:tcW w:w="2337" w:type="dxa"/>
          </w:tcPr>
          <w:p w14:paraId="3D25490C" w14:textId="730BDA60" w:rsidR="007348A5" w:rsidRPr="00BA03E1" w:rsidRDefault="007348A5" w:rsidP="008D1958">
            <w:pPr>
              <w:rPr>
                <w:bCs/>
                <w:sz w:val="20"/>
                <w:szCs w:val="20"/>
                <w:lang w:val="en"/>
              </w:rPr>
            </w:pPr>
            <w:r w:rsidRPr="00BA03E1">
              <w:rPr>
                <w:bCs/>
                <w:sz w:val="20"/>
                <w:szCs w:val="20"/>
                <w:lang w:val="en"/>
              </w:rPr>
              <w:t xml:space="preserve">Pyrrhuloxia and </w:t>
            </w:r>
            <w:r w:rsidR="00486A7C">
              <w:rPr>
                <w:bCs/>
                <w:sz w:val="20"/>
                <w:szCs w:val="20"/>
                <w:lang w:val="en"/>
              </w:rPr>
              <w:t>Burrowing Owls</w:t>
            </w:r>
          </w:p>
        </w:tc>
        <w:tc>
          <w:tcPr>
            <w:tcW w:w="1533" w:type="dxa"/>
          </w:tcPr>
          <w:p w14:paraId="5A701325" w14:textId="77777777" w:rsidR="007348A5" w:rsidRPr="00BA03E1" w:rsidRDefault="007348A5" w:rsidP="008D1958">
            <w:pPr>
              <w:rPr>
                <w:bCs/>
                <w:sz w:val="20"/>
                <w:szCs w:val="20"/>
                <w:lang w:val="en"/>
              </w:rPr>
            </w:pPr>
            <w:r w:rsidRPr="00BA03E1">
              <w:rPr>
                <w:bCs/>
                <w:sz w:val="20"/>
                <w:szCs w:val="20"/>
                <w:lang w:val="en"/>
              </w:rPr>
              <w:t>CDH8</w:t>
            </w:r>
          </w:p>
        </w:tc>
        <w:tc>
          <w:tcPr>
            <w:tcW w:w="1980" w:type="dxa"/>
          </w:tcPr>
          <w:p w14:paraId="189B5EB7" w14:textId="77777777" w:rsidR="007348A5" w:rsidRPr="00BA03E1" w:rsidRDefault="007348A5" w:rsidP="008D1958">
            <w:pPr>
              <w:rPr>
                <w:bCs/>
                <w:sz w:val="20"/>
                <w:szCs w:val="20"/>
                <w:lang w:val="en"/>
              </w:rPr>
            </w:pPr>
            <w:r>
              <w:rPr>
                <w:bCs/>
                <w:sz w:val="20"/>
                <w:szCs w:val="20"/>
                <w:lang w:val="en"/>
              </w:rPr>
              <w:t>Cadherin 8</w:t>
            </w:r>
          </w:p>
        </w:tc>
        <w:tc>
          <w:tcPr>
            <w:tcW w:w="3500" w:type="dxa"/>
          </w:tcPr>
          <w:p w14:paraId="1B8D5804" w14:textId="77777777" w:rsidR="007348A5" w:rsidRPr="00BA03E1" w:rsidRDefault="007348A5" w:rsidP="008D1958">
            <w:pPr>
              <w:rPr>
                <w:bCs/>
                <w:sz w:val="20"/>
                <w:szCs w:val="20"/>
                <w:lang w:val="en"/>
              </w:rPr>
            </w:pPr>
            <w:r w:rsidRPr="00BA03E1">
              <w:rPr>
                <w:bCs/>
                <w:sz w:val="20"/>
                <w:szCs w:val="20"/>
                <w:lang w:val="en"/>
              </w:rPr>
              <w:t>Development, cell adhesion</w:t>
            </w:r>
          </w:p>
        </w:tc>
      </w:tr>
      <w:tr w:rsidR="007348A5" w:rsidRPr="00BA03E1" w14:paraId="1847D266" w14:textId="77777777" w:rsidTr="008D1958">
        <w:tc>
          <w:tcPr>
            <w:tcW w:w="2337" w:type="dxa"/>
          </w:tcPr>
          <w:p w14:paraId="0F7B0AE4" w14:textId="77777777" w:rsidR="007348A5" w:rsidRPr="00BA03E1" w:rsidRDefault="007348A5" w:rsidP="008D1958">
            <w:pPr>
              <w:rPr>
                <w:bCs/>
                <w:sz w:val="20"/>
                <w:szCs w:val="20"/>
                <w:lang w:val="en"/>
              </w:rPr>
            </w:pPr>
          </w:p>
        </w:tc>
        <w:tc>
          <w:tcPr>
            <w:tcW w:w="1533" w:type="dxa"/>
          </w:tcPr>
          <w:p w14:paraId="7E5D8240" w14:textId="77777777" w:rsidR="007348A5" w:rsidRPr="00BA03E1" w:rsidRDefault="007348A5" w:rsidP="008D1958">
            <w:pPr>
              <w:rPr>
                <w:bCs/>
                <w:sz w:val="20"/>
                <w:szCs w:val="20"/>
                <w:lang w:val="en"/>
              </w:rPr>
            </w:pPr>
            <w:r w:rsidRPr="00BA03E1">
              <w:rPr>
                <w:bCs/>
                <w:sz w:val="20"/>
                <w:szCs w:val="20"/>
                <w:lang w:val="en"/>
              </w:rPr>
              <w:t>GPM6A</w:t>
            </w:r>
          </w:p>
        </w:tc>
        <w:tc>
          <w:tcPr>
            <w:tcW w:w="1980" w:type="dxa"/>
          </w:tcPr>
          <w:p w14:paraId="645ABEA5" w14:textId="77777777" w:rsidR="007348A5" w:rsidRPr="00BA03E1" w:rsidRDefault="007348A5" w:rsidP="008D1958">
            <w:pPr>
              <w:rPr>
                <w:bCs/>
                <w:sz w:val="20"/>
                <w:szCs w:val="20"/>
                <w:lang w:val="en"/>
              </w:rPr>
            </w:pPr>
            <w:r>
              <w:rPr>
                <w:bCs/>
                <w:sz w:val="20"/>
                <w:szCs w:val="20"/>
                <w:lang w:val="en"/>
              </w:rPr>
              <w:t>Glycoprotein M6A</w:t>
            </w:r>
          </w:p>
        </w:tc>
        <w:tc>
          <w:tcPr>
            <w:tcW w:w="3500" w:type="dxa"/>
          </w:tcPr>
          <w:p w14:paraId="0850A147" w14:textId="77777777" w:rsidR="007348A5" w:rsidRPr="00BA03E1" w:rsidRDefault="007348A5" w:rsidP="008D1958">
            <w:pPr>
              <w:rPr>
                <w:bCs/>
                <w:sz w:val="20"/>
                <w:szCs w:val="20"/>
                <w:lang w:val="en"/>
              </w:rPr>
            </w:pPr>
            <w:r w:rsidRPr="00BA03E1">
              <w:rPr>
                <w:bCs/>
                <w:sz w:val="20"/>
                <w:szCs w:val="20"/>
                <w:lang w:val="en"/>
              </w:rPr>
              <w:t>Neural development</w:t>
            </w:r>
          </w:p>
        </w:tc>
      </w:tr>
      <w:tr w:rsidR="007348A5" w:rsidRPr="00BA03E1" w14:paraId="51A79C39" w14:textId="77777777" w:rsidTr="008D1958">
        <w:tc>
          <w:tcPr>
            <w:tcW w:w="2337" w:type="dxa"/>
          </w:tcPr>
          <w:p w14:paraId="165F4FF9" w14:textId="77777777" w:rsidR="007348A5" w:rsidRPr="00BA03E1" w:rsidRDefault="007348A5" w:rsidP="008D1958">
            <w:pPr>
              <w:rPr>
                <w:bCs/>
                <w:sz w:val="20"/>
                <w:szCs w:val="20"/>
                <w:lang w:val="en"/>
              </w:rPr>
            </w:pPr>
          </w:p>
        </w:tc>
        <w:tc>
          <w:tcPr>
            <w:tcW w:w="1533" w:type="dxa"/>
          </w:tcPr>
          <w:p w14:paraId="618BD0C8" w14:textId="77777777" w:rsidR="007348A5" w:rsidRPr="00BA03E1" w:rsidRDefault="007348A5" w:rsidP="008D1958">
            <w:pPr>
              <w:rPr>
                <w:bCs/>
                <w:sz w:val="20"/>
                <w:szCs w:val="20"/>
                <w:lang w:val="en"/>
              </w:rPr>
            </w:pPr>
            <w:r w:rsidRPr="00BA03E1">
              <w:rPr>
                <w:bCs/>
                <w:sz w:val="20"/>
                <w:szCs w:val="20"/>
                <w:lang w:val="en"/>
              </w:rPr>
              <w:t>SYT1</w:t>
            </w:r>
          </w:p>
        </w:tc>
        <w:tc>
          <w:tcPr>
            <w:tcW w:w="1980" w:type="dxa"/>
          </w:tcPr>
          <w:p w14:paraId="4BD573E1" w14:textId="77777777" w:rsidR="007348A5" w:rsidRPr="00BA03E1" w:rsidRDefault="007348A5" w:rsidP="008D1958">
            <w:pPr>
              <w:rPr>
                <w:bCs/>
                <w:sz w:val="20"/>
                <w:szCs w:val="20"/>
                <w:lang w:val="en"/>
              </w:rPr>
            </w:pPr>
            <w:proofErr w:type="spellStart"/>
            <w:r>
              <w:rPr>
                <w:bCs/>
                <w:sz w:val="20"/>
                <w:szCs w:val="20"/>
                <w:lang w:val="en"/>
              </w:rPr>
              <w:t>Synaptotagmoin</w:t>
            </w:r>
            <w:proofErr w:type="spellEnd"/>
            <w:r>
              <w:rPr>
                <w:bCs/>
                <w:sz w:val="20"/>
                <w:szCs w:val="20"/>
                <w:lang w:val="en"/>
              </w:rPr>
              <w:t xml:space="preserve"> 1</w:t>
            </w:r>
          </w:p>
        </w:tc>
        <w:tc>
          <w:tcPr>
            <w:tcW w:w="3500" w:type="dxa"/>
          </w:tcPr>
          <w:p w14:paraId="56CB55CE" w14:textId="77777777" w:rsidR="007348A5" w:rsidRPr="00BA03E1" w:rsidRDefault="007348A5" w:rsidP="008D1958">
            <w:pPr>
              <w:rPr>
                <w:bCs/>
                <w:sz w:val="20"/>
                <w:szCs w:val="20"/>
                <w:lang w:val="en"/>
              </w:rPr>
            </w:pPr>
            <w:r w:rsidRPr="00BA03E1">
              <w:rPr>
                <w:bCs/>
                <w:sz w:val="20"/>
                <w:szCs w:val="20"/>
                <w:lang w:val="en"/>
              </w:rPr>
              <w:t>Signaling, synapse</w:t>
            </w:r>
          </w:p>
        </w:tc>
      </w:tr>
      <w:tr w:rsidR="007348A5" w:rsidRPr="00BA03E1" w14:paraId="088B28FD" w14:textId="77777777" w:rsidTr="008D1958">
        <w:tc>
          <w:tcPr>
            <w:tcW w:w="2337" w:type="dxa"/>
          </w:tcPr>
          <w:p w14:paraId="26210F20" w14:textId="471B78AD" w:rsidR="007348A5" w:rsidRPr="00BA03E1" w:rsidRDefault="007348A5" w:rsidP="008D1958">
            <w:pPr>
              <w:rPr>
                <w:bCs/>
                <w:sz w:val="20"/>
                <w:szCs w:val="20"/>
                <w:lang w:val="en"/>
              </w:rPr>
            </w:pPr>
            <w:r w:rsidRPr="00BA03E1">
              <w:rPr>
                <w:bCs/>
                <w:sz w:val="20"/>
                <w:szCs w:val="20"/>
                <w:lang w:val="en"/>
              </w:rPr>
              <w:t xml:space="preserve">Pyrrhuloxia and </w:t>
            </w:r>
            <w:r w:rsidR="00486A7C">
              <w:rPr>
                <w:bCs/>
                <w:sz w:val="20"/>
                <w:szCs w:val="20"/>
                <w:lang w:val="en"/>
              </w:rPr>
              <w:t>Great Tit</w:t>
            </w:r>
            <w:r w:rsidRPr="00BA03E1">
              <w:rPr>
                <w:bCs/>
                <w:sz w:val="20"/>
                <w:szCs w:val="20"/>
                <w:lang w:val="en"/>
              </w:rPr>
              <w:t>s</w:t>
            </w:r>
          </w:p>
        </w:tc>
        <w:tc>
          <w:tcPr>
            <w:tcW w:w="1533" w:type="dxa"/>
          </w:tcPr>
          <w:p w14:paraId="5D4DFEFD" w14:textId="77777777" w:rsidR="007348A5" w:rsidRPr="00BA03E1" w:rsidRDefault="007348A5" w:rsidP="008D1958">
            <w:pPr>
              <w:rPr>
                <w:bCs/>
                <w:sz w:val="20"/>
                <w:szCs w:val="20"/>
                <w:lang w:val="en"/>
              </w:rPr>
            </w:pPr>
            <w:r w:rsidRPr="00BA03E1">
              <w:rPr>
                <w:bCs/>
                <w:sz w:val="20"/>
                <w:szCs w:val="20"/>
                <w:lang w:val="en"/>
              </w:rPr>
              <w:t>NAV2</w:t>
            </w:r>
          </w:p>
        </w:tc>
        <w:tc>
          <w:tcPr>
            <w:tcW w:w="1980" w:type="dxa"/>
          </w:tcPr>
          <w:p w14:paraId="143C0AE0" w14:textId="77777777" w:rsidR="007348A5" w:rsidRPr="00BA03E1" w:rsidRDefault="007348A5" w:rsidP="008D1958">
            <w:pPr>
              <w:rPr>
                <w:bCs/>
                <w:sz w:val="20"/>
                <w:szCs w:val="20"/>
                <w:lang w:val="en"/>
              </w:rPr>
            </w:pPr>
            <w:r>
              <w:rPr>
                <w:bCs/>
                <w:sz w:val="20"/>
                <w:szCs w:val="20"/>
                <w:lang w:val="en"/>
              </w:rPr>
              <w:t>Neuron Navigator 2</w:t>
            </w:r>
          </w:p>
        </w:tc>
        <w:tc>
          <w:tcPr>
            <w:tcW w:w="3500" w:type="dxa"/>
          </w:tcPr>
          <w:p w14:paraId="5E79FA7B" w14:textId="77777777" w:rsidR="007348A5" w:rsidRPr="00BA03E1" w:rsidRDefault="007348A5" w:rsidP="008D1958">
            <w:pPr>
              <w:rPr>
                <w:bCs/>
                <w:sz w:val="20"/>
                <w:szCs w:val="20"/>
                <w:lang w:val="en"/>
              </w:rPr>
            </w:pPr>
            <w:r w:rsidRPr="00BA03E1">
              <w:rPr>
                <w:bCs/>
                <w:sz w:val="20"/>
                <w:szCs w:val="20"/>
                <w:lang w:val="en"/>
              </w:rPr>
              <w:t>Neural development</w:t>
            </w:r>
          </w:p>
        </w:tc>
      </w:tr>
    </w:tbl>
    <w:p w14:paraId="74F75F36" w14:textId="5BB1C38F" w:rsidR="007348A5" w:rsidRDefault="007348A5">
      <w:pPr>
        <w:rPr>
          <w:bCs/>
          <w:lang w:val="en"/>
        </w:rPr>
      </w:pPr>
      <w:r>
        <w:rPr>
          <w:bCs/>
          <w:lang w:val="en"/>
        </w:rPr>
        <w:br w:type="page"/>
      </w:r>
    </w:p>
    <w:p w14:paraId="1C73CD92" w14:textId="19ADED03" w:rsidR="0085178F" w:rsidRPr="003F0538" w:rsidDel="00857F47" w:rsidRDefault="00222B57" w:rsidP="00FE72A9">
      <w:pPr>
        <w:spacing w:line="480" w:lineRule="auto"/>
        <w:rPr>
          <w:del w:id="248" w:author="Danny Jackson" w:date="2026-03-15T09:00:00Z" w16du:dateUtc="2026-03-15T13:00:00Z"/>
          <w:bCs/>
          <w:u w:val="single"/>
          <w:lang w:val="en"/>
        </w:rPr>
      </w:pPr>
      <w:del w:id="249" w:author="Danny Jackson" w:date="2026-03-15T09:00:00Z" w16du:dateUtc="2026-03-15T13:00:00Z">
        <w:r w:rsidDel="00857F47">
          <w:rPr>
            <w:bCs/>
            <w:u w:val="single"/>
            <w:lang w:val="en"/>
          </w:rPr>
          <w:lastRenderedPageBreak/>
          <w:delText xml:space="preserve">Overrepresented GO </w:delText>
        </w:r>
        <w:r w:rsidRPr="003F0538" w:rsidDel="00857F47">
          <w:rPr>
            <w:bCs/>
            <w:u w:val="single"/>
            <w:lang w:val="en"/>
          </w:rPr>
          <w:delText>Terms</w:delText>
        </w:r>
        <w:r w:rsidR="000337C4" w:rsidRPr="00397622" w:rsidDel="00857F47">
          <w:rPr>
            <w:bCs/>
            <w:noProof/>
            <w:u w:val="single"/>
            <w:lang w:val="en"/>
          </w:rPr>
          <w:delText xml:space="preserve"> </w:delText>
        </w:r>
        <w:r w:rsidR="00F25930" w:rsidRPr="00397622" w:rsidDel="00857F47">
          <w:rPr>
            <w:bCs/>
            <w:noProof/>
            <w:u w:val="single"/>
            <w:lang w:val="en"/>
          </w:rPr>
          <w:delText xml:space="preserve">in Each </w:delText>
        </w:r>
        <w:r w:rsidR="00F25930" w:rsidRPr="00397622" w:rsidDel="00857F47">
          <w:rPr>
            <w:bCs/>
            <w:i/>
            <w:iCs/>
            <w:noProof/>
            <w:u w:val="single"/>
            <w:lang w:val="en"/>
          </w:rPr>
          <w:delText>Cardinalis</w:delText>
        </w:r>
        <w:r w:rsidR="00F25930" w:rsidRPr="00397622" w:rsidDel="00857F47">
          <w:rPr>
            <w:bCs/>
            <w:noProof/>
            <w:u w:val="single"/>
            <w:lang w:val="en"/>
          </w:rPr>
          <w:delText xml:space="preserve"> Species</w:delText>
        </w:r>
      </w:del>
    </w:p>
    <w:p w14:paraId="1A8B5137" w14:textId="3224B114" w:rsidR="00DC3903" w:rsidDel="00857F47" w:rsidRDefault="00DC3903" w:rsidP="0078003E">
      <w:pPr>
        <w:spacing w:line="480" w:lineRule="auto"/>
        <w:ind w:firstLine="720"/>
        <w:rPr>
          <w:del w:id="250" w:author="Danny Jackson" w:date="2026-03-15T09:00:00Z" w16du:dateUtc="2026-03-15T13:00:00Z"/>
          <w:bCs/>
          <w:lang w:val="en"/>
        </w:rPr>
      </w:pPr>
      <w:del w:id="251" w:author="Danny Jackson" w:date="2026-03-15T09:00:00Z" w16du:dateUtc="2026-03-15T13:00:00Z">
        <w:r w:rsidDel="00857F47">
          <w:rPr>
            <w:bCs/>
            <w:lang w:val="en"/>
          </w:rPr>
          <w:delText xml:space="preserve">In </w:delText>
        </w:r>
        <w:r w:rsidR="00486A7C" w:rsidDel="00857F47">
          <w:rPr>
            <w:bCs/>
            <w:lang w:val="en"/>
          </w:rPr>
          <w:delText>Northern Cardinal</w:delText>
        </w:r>
        <w:r w:rsidDel="00857F47">
          <w:rPr>
            <w:bCs/>
            <w:lang w:val="en"/>
          </w:rPr>
          <w:delText xml:space="preserve">s, </w:delText>
        </w:r>
        <w:r w:rsidR="007A6CC1" w:rsidDel="00857F47">
          <w:rPr>
            <w:bCs/>
            <w:lang w:val="en"/>
          </w:rPr>
          <w:delText xml:space="preserve">18 significantly overrepresented GO </w:delText>
        </w:r>
        <w:r w:rsidR="009749C7" w:rsidDel="00857F47">
          <w:rPr>
            <w:bCs/>
            <w:lang w:val="en"/>
          </w:rPr>
          <w:delText>t</w:delText>
        </w:r>
        <w:r w:rsidR="007A6CC1" w:rsidDel="00857F47">
          <w:rPr>
            <w:bCs/>
            <w:lang w:val="en"/>
          </w:rPr>
          <w:delText xml:space="preserve">erms emerged in analyses of </w:delText>
        </w:r>
        <w:r w:rsidR="00125099" w:rsidDel="00857F47">
          <w:rPr>
            <w:bCs/>
            <w:lang w:val="en"/>
          </w:rPr>
          <w:delText xml:space="preserve">candidate </w:delText>
        </w:r>
        <w:r w:rsidR="007A6CC1" w:rsidDel="00857F47">
          <w:rPr>
            <w:bCs/>
            <w:lang w:val="en"/>
          </w:rPr>
          <w:delText xml:space="preserve">genes identified by the combination of </w:delText>
        </w:r>
        <w:r w:rsidR="007A6CC1" w:rsidRPr="006D2868" w:rsidDel="00857F47">
          <w:rPr>
            <w:bCs/>
            <w:lang w:val="en"/>
          </w:rPr>
          <w:delText>F</w:delText>
        </w:r>
        <w:r w:rsidR="007A6CC1" w:rsidRPr="006D2868" w:rsidDel="00857F47">
          <w:rPr>
            <w:bCs/>
            <w:vertAlign w:val="subscript"/>
            <w:lang w:val="en"/>
          </w:rPr>
          <w:delText>ST</w:delText>
        </w:r>
        <w:r w:rsidR="007A6CC1" w:rsidDel="00857F47">
          <w:rPr>
            <w:bCs/>
            <w:lang w:val="en"/>
          </w:rPr>
          <w:delText xml:space="preserve"> and RAiSD (Figure </w:delText>
        </w:r>
        <w:r w:rsidR="002C0AE7" w:rsidDel="00857F47">
          <w:rPr>
            <w:bCs/>
            <w:lang w:val="en"/>
          </w:rPr>
          <w:delText>4, Table S2</w:delText>
        </w:r>
        <w:r w:rsidR="007A6CC1" w:rsidDel="00857F47">
          <w:rPr>
            <w:bCs/>
            <w:lang w:val="en"/>
          </w:rPr>
          <w:delText>).</w:delText>
        </w:r>
        <w:r w:rsidR="00F51033" w:rsidDel="00857F47">
          <w:rPr>
            <w:bCs/>
            <w:lang w:val="en"/>
          </w:rPr>
          <w:delText xml:space="preserve"> Two genes </w:delText>
        </w:r>
      </w:del>
      <w:del w:id="252" w:author="Danny Jackson" w:date="2026-03-14T10:31:00Z" w16du:dateUtc="2026-03-14T14:31:00Z">
        <w:r w:rsidR="00F51033" w:rsidDel="003F20E2">
          <w:rPr>
            <w:bCs/>
            <w:lang w:val="en"/>
          </w:rPr>
          <w:delText xml:space="preserve">drove </w:delText>
        </w:r>
      </w:del>
      <w:del w:id="253" w:author="Danny Jackson" w:date="2026-03-14T10:32:00Z" w16du:dateUtc="2026-03-14T14:32:00Z">
        <w:r w:rsidR="00F51033" w:rsidDel="003F20E2">
          <w:rPr>
            <w:bCs/>
            <w:lang w:val="en"/>
          </w:rPr>
          <w:delText>the signal</w:delText>
        </w:r>
      </w:del>
      <w:del w:id="254" w:author="Danny Jackson" w:date="2026-03-15T09:00:00Z" w16du:dateUtc="2026-03-15T13:00:00Z">
        <w:r w:rsidR="00F51033" w:rsidDel="00857F47">
          <w:rPr>
            <w:bCs/>
            <w:lang w:val="en"/>
          </w:rPr>
          <w:delText xml:space="preserve"> </w:delText>
        </w:r>
      </w:del>
      <w:del w:id="255" w:author="Danny Jackson" w:date="2026-03-14T10:32:00Z" w16du:dateUtc="2026-03-14T14:32:00Z">
        <w:r w:rsidR="00F51033" w:rsidDel="003F20E2">
          <w:rPr>
            <w:bCs/>
            <w:lang w:val="en"/>
          </w:rPr>
          <w:delText>for</w:delText>
        </w:r>
      </w:del>
      <w:del w:id="256" w:author="Danny Jackson" w:date="2026-03-15T09:00:00Z" w16du:dateUtc="2026-03-15T13:00:00Z">
        <w:r w:rsidR="00F51033" w:rsidDel="00857F47">
          <w:rPr>
            <w:bCs/>
            <w:lang w:val="en"/>
          </w:rPr>
          <w:delText xml:space="preserve"> </w:delText>
        </w:r>
        <w:r w:rsidR="006859B4" w:rsidDel="00857F47">
          <w:rPr>
            <w:bCs/>
            <w:lang w:val="en"/>
          </w:rPr>
          <w:delText>nine</w:delText>
        </w:r>
        <w:r w:rsidR="00F51033" w:rsidDel="00857F47">
          <w:rPr>
            <w:bCs/>
            <w:lang w:val="en"/>
          </w:rPr>
          <w:delText xml:space="preserve"> of these 18 GO terms, most of which were related to blood physiology. Both of these genes, </w:delText>
        </w:r>
        <w:r w:rsidR="00F51033" w:rsidRPr="00397622" w:rsidDel="00857F47">
          <w:rPr>
            <w:bCs/>
            <w:i/>
            <w:iCs/>
            <w:lang w:val="en"/>
          </w:rPr>
          <w:delText>FGA</w:delText>
        </w:r>
        <w:r w:rsidR="00F51033" w:rsidDel="00857F47">
          <w:rPr>
            <w:bCs/>
            <w:lang w:val="en"/>
          </w:rPr>
          <w:delText xml:space="preserve"> (fibrinogen alpha chain) and </w:delText>
        </w:r>
        <w:r w:rsidR="00F51033" w:rsidRPr="00397622" w:rsidDel="00857F47">
          <w:rPr>
            <w:bCs/>
            <w:i/>
            <w:iCs/>
            <w:lang w:val="en"/>
          </w:rPr>
          <w:delText>FGB</w:delText>
        </w:r>
        <w:r w:rsidR="00F51033" w:rsidDel="00857F47">
          <w:rPr>
            <w:bCs/>
            <w:lang w:val="en"/>
          </w:rPr>
          <w:delText xml:space="preserve"> (fibrinogen beta chain), are located in an ~15kb long segment of chromosome 4. </w:delText>
        </w:r>
        <w:r w:rsidR="007C5A84" w:rsidDel="00857F47">
          <w:rPr>
            <w:bCs/>
            <w:lang w:val="en"/>
          </w:rPr>
          <w:delText xml:space="preserve">Four GO terms were related to cell adhesion, with twenty genes associated with various cell adhesion GO terms. Four GO terms were related muscle development, but only four drove the signal related to muscle development: </w:delText>
        </w:r>
        <w:r w:rsidR="007C5A84" w:rsidRPr="00397622" w:rsidDel="00857F47">
          <w:rPr>
            <w:bCs/>
            <w:i/>
            <w:iCs/>
            <w:lang w:val="en"/>
          </w:rPr>
          <w:delText>MYF5</w:delText>
        </w:r>
        <w:r w:rsidR="007C5A84" w:rsidDel="00857F47">
          <w:rPr>
            <w:bCs/>
            <w:lang w:val="en"/>
          </w:rPr>
          <w:delText xml:space="preserve">, </w:delText>
        </w:r>
        <w:r w:rsidR="007C5A84" w:rsidRPr="00397622" w:rsidDel="00857F47">
          <w:rPr>
            <w:bCs/>
            <w:i/>
            <w:iCs/>
            <w:lang w:val="en"/>
          </w:rPr>
          <w:delText>MYF6</w:delText>
        </w:r>
        <w:r w:rsidR="007C5A84" w:rsidDel="00857F47">
          <w:rPr>
            <w:bCs/>
            <w:lang w:val="en"/>
          </w:rPr>
          <w:delText xml:space="preserve"> (Myogenic Factor 5 and 6)</w:delText>
        </w:r>
        <w:r w:rsidR="007C5A84" w:rsidRPr="00F51033" w:rsidDel="00857F47">
          <w:rPr>
            <w:bCs/>
            <w:lang w:val="en"/>
          </w:rPr>
          <w:delText>,</w:delText>
        </w:r>
        <w:r w:rsidR="007C5A84" w:rsidDel="00857F47">
          <w:rPr>
            <w:bCs/>
            <w:lang w:val="en"/>
          </w:rPr>
          <w:delText xml:space="preserve"> </w:delText>
        </w:r>
        <w:r w:rsidR="007C5A84" w:rsidRPr="00397622" w:rsidDel="00857F47">
          <w:rPr>
            <w:bCs/>
            <w:i/>
            <w:iCs/>
            <w:lang w:val="en"/>
          </w:rPr>
          <w:delText>DMD</w:delText>
        </w:r>
        <w:r w:rsidR="007C5A84" w:rsidDel="00857F47">
          <w:rPr>
            <w:bCs/>
            <w:lang w:val="en"/>
          </w:rPr>
          <w:delText xml:space="preserve"> (Dystrophin), and </w:delText>
        </w:r>
        <w:r w:rsidR="007C5A84" w:rsidRPr="00397622" w:rsidDel="00857F47">
          <w:rPr>
            <w:bCs/>
            <w:i/>
            <w:iCs/>
            <w:lang w:val="en"/>
          </w:rPr>
          <w:delText>SGCZ</w:delText>
        </w:r>
        <w:r w:rsidR="007C5A84" w:rsidDel="00857F47">
          <w:rPr>
            <w:bCs/>
            <w:lang w:val="en"/>
          </w:rPr>
          <w:delText xml:space="preserve"> (</w:delText>
        </w:r>
        <w:r w:rsidR="007C5A84" w:rsidRPr="008B5654" w:rsidDel="00857F47">
          <w:rPr>
            <w:bCs/>
            <w:lang w:val="en"/>
          </w:rPr>
          <w:delText>Sarcoglycan Zeta</w:delText>
        </w:r>
        <w:r w:rsidR="007C5A84" w:rsidDel="00857F47">
          <w:rPr>
            <w:bCs/>
            <w:lang w:val="en"/>
          </w:rPr>
          <w:delText xml:space="preserve">). </w:delText>
        </w:r>
        <w:r w:rsidR="003F0538" w:rsidDel="00857F47">
          <w:rPr>
            <w:bCs/>
            <w:lang w:val="en"/>
          </w:rPr>
          <w:delText xml:space="preserve">Five genes were associated with the significant GO term </w:delText>
        </w:r>
        <w:r w:rsidR="003F0538" w:rsidRPr="00712099" w:rsidDel="00857F47">
          <w:rPr>
            <w:bCs/>
            <w:lang w:val="en"/>
          </w:rPr>
          <w:delText>negative regulation of response to external stimulus</w:delText>
        </w:r>
        <w:r w:rsidR="003F0538" w:rsidDel="00857F47">
          <w:rPr>
            <w:bCs/>
            <w:lang w:val="en"/>
          </w:rPr>
          <w:delText xml:space="preserve"> </w:delText>
        </w:r>
        <w:r w:rsidR="00F51033" w:rsidDel="00857F47">
          <w:rPr>
            <w:bCs/>
            <w:lang w:val="en"/>
          </w:rPr>
          <w:delText>(GO:</w:delText>
        </w:r>
        <w:r w:rsidR="00F51033" w:rsidRPr="00712099" w:rsidDel="00857F47">
          <w:rPr>
            <w:bCs/>
            <w:lang w:val="en"/>
          </w:rPr>
          <w:delText>0032102</w:delText>
        </w:r>
        <w:r w:rsidR="00F51033" w:rsidDel="00857F47">
          <w:rPr>
            <w:bCs/>
            <w:lang w:val="en"/>
          </w:rPr>
          <w:delText xml:space="preserve">, </w:delText>
        </w:r>
        <w:r w:rsidR="00F51033" w:rsidDel="00857F47">
          <w:rPr>
            <w:bCs/>
            <w:i/>
            <w:iCs/>
            <w:lang w:val="en"/>
          </w:rPr>
          <w:delText>q</w:delText>
        </w:r>
        <w:r w:rsidR="00F51033" w:rsidDel="00857F47">
          <w:rPr>
            <w:bCs/>
            <w:lang w:val="en"/>
          </w:rPr>
          <w:delText xml:space="preserve"> = 0.022)</w:delText>
        </w:r>
        <w:r w:rsidR="003F0538" w:rsidDel="00857F47">
          <w:rPr>
            <w:bCs/>
            <w:lang w:val="en"/>
          </w:rPr>
          <w:delText xml:space="preserve">, </w:delText>
        </w:r>
        <w:r w:rsidR="003F0538" w:rsidRPr="00397622" w:rsidDel="00857F47">
          <w:rPr>
            <w:bCs/>
            <w:i/>
            <w:iCs/>
            <w:lang w:val="en"/>
          </w:rPr>
          <w:delText>SUSD4</w:delText>
        </w:r>
        <w:r w:rsidR="003F0538" w:rsidDel="00857F47">
          <w:rPr>
            <w:bCs/>
            <w:i/>
            <w:iCs/>
            <w:lang w:val="en"/>
          </w:rPr>
          <w:delText xml:space="preserve"> </w:delText>
        </w:r>
        <w:r w:rsidR="003F0538" w:rsidDel="00857F47">
          <w:rPr>
            <w:bCs/>
            <w:lang w:val="en"/>
          </w:rPr>
          <w:delText xml:space="preserve">(Sushi Domain Containing 4), </w:delText>
        </w:r>
        <w:r w:rsidR="003F0538" w:rsidRPr="00397622" w:rsidDel="00857F47">
          <w:rPr>
            <w:bCs/>
            <w:i/>
            <w:iCs/>
            <w:lang w:val="en"/>
          </w:rPr>
          <w:delText>FGA</w:delText>
        </w:r>
        <w:r w:rsidR="003F0538" w:rsidDel="00857F47">
          <w:rPr>
            <w:bCs/>
            <w:lang w:val="en"/>
          </w:rPr>
          <w:delText xml:space="preserve">, </w:delText>
        </w:r>
        <w:r w:rsidR="003F0538" w:rsidRPr="00397622" w:rsidDel="00857F47">
          <w:rPr>
            <w:bCs/>
            <w:i/>
            <w:iCs/>
            <w:lang w:val="en"/>
          </w:rPr>
          <w:delText>FBG</w:delText>
        </w:r>
        <w:r w:rsidR="003F0538" w:rsidDel="00857F47">
          <w:rPr>
            <w:bCs/>
            <w:lang w:val="en"/>
          </w:rPr>
          <w:delText xml:space="preserve">, </w:delText>
        </w:r>
        <w:r w:rsidR="003F0538" w:rsidRPr="00397622" w:rsidDel="00857F47">
          <w:rPr>
            <w:bCs/>
            <w:i/>
            <w:iCs/>
            <w:lang w:val="en"/>
          </w:rPr>
          <w:delText>CACTIN</w:delText>
        </w:r>
        <w:r w:rsidR="003F0538" w:rsidDel="00857F47">
          <w:rPr>
            <w:bCs/>
            <w:lang w:val="en"/>
          </w:rPr>
          <w:delText xml:space="preserve"> (Cactin), and </w:delText>
        </w:r>
        <w:r w:rsidR="003F0538" w:rsidRPr="00397622" w:rsidDel="00857F47">
          <w:rPr>
            <w:bCs/>
            <w:i/>
            <w:iCs/>
            <w:lang w:val="en"/>
          </w:rPr>
          <w:delText>PPARG</w:delText>
        </w:r>
        <w:r w:rsidR="003F0538" w:rsidDel="00857F47">
          <w:rPr>
            <w:bCs/>
            <w:i/>
            <w:iCs/>
            <w:lang w:val="en"/>
          </w:rPr>
          <w:delText xml:space="preserve"> </w:delText>
        </w:r>
        <w:r w:rsidR="003F0538" w:rsidDel="00857F47">
          <w:rPr>
            <w:bCs/>
            <w:lang w:val="en"/>
          </w:rPr>
          <w:delText>(Peroxisome Proliferator-Activated Receptor Gamma)</w:delText>
        </w:r>
        <w:r w:rsidR="00F51033" w:rsidDel="00857F47">
          <w:rPr>
            <w:bCs/>
            <w:lang w:val="en"/>
          </w:rPr>
          <w:delText xml:space="preserve">. </w:delText>
        </w:r>
        <w:r w:rsidR="00C57197" w:rsidDel="00857F47">
          <w:rPr>
            <w:bCs/>
            <w:lang w:val="en"/>
          </w:rPr>
          <w:delText xml:space="preserve">Analyses of genes identified in just </w:delText>
        </w:r>
        <w:r w:rsidR="00C57197" w:rsidRPr="006D2868" w:rsidDel="00857F47">
          <w:rPr>
            <w:bCs/>
            <w:lang w:val="en"/>
          </w:rPr>
          <w:delText>F</w:delText>
        </w:r>
        <w:r w:rsidR="00C57197" w:rsidRPr="006D2868" w:rsidDel="00857F47">
          <w:rPr>
            <w:bCs/>
            <w:vertAlign w:val="subscript"/>
            <w:lang w:val="en"/>
          </w:rPr>
          <w:delText>ST</w:delText>
        </w:r>
        <w:r w:rsidR="00C57197" w:rsidDel="00857F47">
          <w:rPr>
            <w:bCs/>
            <w:lang w:val="en"/>
          </w:rPr>
          <w:delText xml:space="preserve"> or RAiSD revealed similar patterns</w:delText>
        </w:r>
        <w:r w:rsidR="007C5A84" w:rsidDel="00857F47">
          <w:rPr>
            <w:bCs/>
            <w:lang w:val="en"/>
          </w:rPr>
          <w:delText>, with the addition of one new overrepresented GO term identified only in the gene list curated from F</w:delText>
        </w:r>
        <w:r w:rsidR="007C5A84" w:rsidRPr="00397622" w:rsidDel="00857F47">
          <w:rPr>
            <w:bCs/>
            <w:vertAlign w:val="subscript"/>
            <w:lang w:val="en"/>
          </w:rPr>
          <w:delText>ST</w:delText>
        </w:r>
        <w:r w:rsidR="007C5A84" w:rsidDel="00857F47">
          <w:rPr>
            <w:bCs/>
            <w:lang w:val="en"/>
          </w:rPr>
          <w:delText xml:space="preserve"> scans (</w:delText>
        </w:r>
        <w:r w:rsidR="007C5A84" w:rsidRPr="00712099" w:rsidDel="00857F47">
          <w:rPr>
            <w:bCs/>
            <w:lang w:val="en"/>
          </w:rPr>
          <w:delText>GO:1901564</w:delText>
        </w:r>
        <w:r w:rsidR="007C5A84" w:rsidDel="00857F47">
          <w:rPr>
            <w:bCs/>
            <w:lang w:val="en"/>
          </w:rPr>
          <w:delText xml:space="preserve"> organonitrogen compound metabolic process, </w:delText>
        </w:r>
        <w:r w:rsidR="007C5A84" w:rsidDel="00857F47">
          <w:rPr>
            <w:bCs/>
            <w:i/>
            <w:iCs/>
            <w:lang w:val="en"/>
          </w:rPr>
          <w:delText xml:space="preserve">q </w:delText>
        </w:r>
        <w:r w:rsidR="007C5A84" w:rsidDel="00857F47">
          <w:rPr>
            <w:bCs/>
            <w:lang w:val="en"/>
          </w:rPr>
          <w:delText>= 0.124). Twenty-four new</w:delText>
        </w:r>
        <w:r w:rsidR="00D10A17" w:rsidDel="00857F47">
          <w:rPr>
            <w:bCs/>
            <w:lang w:val="en"/>
          </w:rPr>
          <w:delText xml:space="preserve"> GO terms </w:delText>
        </w:r>
        <w:r w:rsidR="007C5A84" w:rsidDel="00857F47">
          <w:rPr>
            <w:bCs/>
            <w:lang w:val="en"/>
          </w:rPr>
          <w:delText>were identified in the gene list</w:delText>
        </w:r>
        <w:r w:rsidR="00712099" w:rsidDel="00857F47">
          <w:rPr>
            <w:bCs/>
            <w:lang w:val="en"/>
          </w:rPr>
          <w:delText xml:space="preserve"> </w:delText>
        </w:r>
        <w:r w:rsidR="007C5A84" w:rsidDel="00857F47">
          <w:rPr>
            <w:bCs/>
            <w:lang w:val="en"/>
          </w:rPr>
          <w:delText xml:space="preserve">curated from </w:delText>
        </w:r>
        <w:r w:rsidR="00712099" w:rsidDel="00857F47">
          <w:rPr>
            <w:bCs/>
            <w:lang w:val="en"/>
          </w:rPr>
          <w:delText>RAiSD</w:delText>
        </w:r>
        <w:r w:rsidR="00D10A17" w:rsidDel="00857F47">
          <w:rPr>
            <w:bCs/>
            <w:lang w:val="en"/>
          </w:rPr>
          <w:delText xml:space="preserve"> </w:delText>
        </w:r>
        <w:r w:rsidR="007C5A84" w:rsidDel="00857F47">
          <w:rPr>
            <w:bCs/>
            <w:lang w:val="en"/>
          </w:rPr>
          <w:delText xml:space="preserve">analyses, </w:delText>
        </w:r>
        <w:r w:rsidR="00D10A17" w:rsidDel="00857F47">
          <w:rPr>
            <w:bCs/>
            <w:lang w:val="en"/>
          </w:rPr>
          <w:delText>including blood physiology and cell adhesion as well as five additional processes</w:delText>
        </w:r>
        <w:r w:rsidR="00712099" w:rsidDel="00857F47">
          <w:rPr>
            <w:bCs/>
            <w:lang w:val="en"/>
          </w:rPr>
          <w:delText xml:space="preserve"> </w:delText>
        </w:r>
        <w:r w:rsidR="00125099" w:rsidDel="00857F47">
          <w:rPr>
            <w:bCs/>
            <w:lang w:val="en"/>
          </w:rPr>
          <w:delText>(Table S2)</w:delText>
        </w:r>
        <w:r w:rsidR="006B6696" w:rsidDel="00857F47">
          <w:rPr>
            <w:bCs/>
            <w:lang w:val="en"/>
          </w:rPr>
          <w:delText>.</w:delText>
        </w:r>
      </w:del>
    </w:p>
    <w:p w14:paraId="7EB95FDA" w14:textId="60C8A4FD" w:rsidR="006B6696" w:rsidRDefault="006B6696" w:rsidP="006B6696">
      <w:pPr>
        <w:spacing w:line="480" w:lineRule="auto"/>
        <w:rPr>
          <w:bCs/>
          <w:lang w:val="en"/>
        </w:rPr>
      </w:pPr>
      <w:r>
        <w:rPr>
          <w:bCs/>
          <w:noProof/>
          <w:lang w:val="en"/>
        </w:rPr>
        <w:drawing>
          <wp:inline distT="0" distB="0" distL="0" distR="0" wp14:anchorId="0C6E5E59" wp14:editId="7A932651">
            <wp:extent cx="2806700" cy="7112000"/>
            <wp:effectExtent l="0" t="0" r="0" b="0"/>
            <wp:docPr id="1481938562" name="Picture 4" descr="A diagram of cell organ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38562" name="Picture 4" descr="A diagram of cell organ developmen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806700" cy="7112000"/>
                    </a:xfrm>
                    <a:prstGeom prst="rect">
                      <a:avLst/>
                    </a:prstGeom>
                  </pic:spPr>
                </pic:pic>
              </a:graphicData>
            </a:graphic>
          </wp:inline>
        </w:drawing>
      </w:r>
    </w:p>
    <w:p w14:paraId="15CF9FBD" w14:textId="2507D786" w:rsidR="006B6696" w:rsidRDefault="006B6696" w:rsidP="006F74B2">
      <w:pPr>
        <w:spacing w:line="480" w:lineRule="auto"/>
        <w:rPr>
          <w:bCs/>
          <w:lang w:val="en"/>
        </w:rPr>
      </w:pPr>
      <w:r w:rsidRPr="006B6696">
        <w:rPr>
          <w:b/>
          <w:lang w:val="en"/>
        </w:rPr>
        <w:t>Figure 4:</w:t>
      </w:r>
      <w:r w:rsidRPr="006B6696">
        <w:rPr>
          <w:bCs/>
          <w:lang w:val="en"/>
        </w:rPr>
        <w:t xml:space="preserve"> PCA plots of semantic similarity for FDR-corrected overrepresented GO terms in </w:t>
      </w:r>
      <w:r w:rsidR="00486A7C">
        <w:rPr>
          <w:bCs/>
          <w:lang w:val="en"/>
        </w:rPr>
        <w:t>Northern Cardinal</w:t>
      </w:r>
      <w:r w:rsidRPr="006B6696">
        <w:rPr>
          <w:bCs/>
          <w:lang w:val="en"/>
        </w:rPr>
        <w:t xml:space="preserve">s for </w:t>
      </w:r>
      <w:r>
        <w:rPr>
          <w:b/>
          <w:lang w:val="en"/>
        </w:rPr>
        <w:t>(top)</w:t>
      </w:r>
      <w:r w:rsidRPr="006B6696">
        <w:rPr>
          <w:bCs/>
          <w:lang w:val="en"/>
        </w:rPr>
        <w:t xml:space="preserve"> the full list of candidate genes identified by either F</w:t>
      </w:r>
      <w:r w:rsidRPr="006B6696">
        <w:rPr>
          <w:bCs/>
          <w:vertAlign w:val="subscript"/>
          <w:lang w:val="en"/>
        </w:rPr>
        <w:t>ST</w:t>
      </w:r>
      <w:r w:rsidRPr="006B6696">
        <w:rPr>
          <w:bCs/>
          <w:lang w:val="en"/>
        </w:rPr>
        <w:t xml:space="preserve"> or </w:t>
      </w:r>
      <w:proofErr w:type="spellStart"/>
      <w:r w:rsidRPr="006B6696">
        <w:rPr>
          <w:bCs/>
          <w:lang w:val="en"/>
        </w:rPr>
        <w:t>RAiSD</w:t>
      </w:r>
      <w:proofErr w:type="spellEnd"/>
      <w:r w:rsidRPr="006B6696">
        <w:rPr>
          <w:bCs/>
          <w:lang w:val="en"/>
        </w:rPr>
        <w:t xml:space="preserve"> </w:t>
      </w:r>
      <w:r w:rsidRPr="006B6696">
        <w:rPr>
          <w:bCs/>
          <w:lang w:val="en"/>
        </w:rPr>
        <w:lastRenderedPageBreak/>
        <w:t xml:space="preserve">analyses, </w:t>
      </w:r>
      <w:r>
        <w:rPr>
          <w:b/>
          <w:lang w:val="en"/>
        </w:rPr>
        <w:t>(middle)</w:t>
      </w:r>
      <w:r w:rsidRPr="006B6696">
        <w:rPr>
          <w:bCs/>
          <w:lang w:val="en"/>
        </w:rPr>
        <w:t xml:space="preserve"> only genes identified by F</w:t>
      </w:r>
      <w:r w:rsidRPr="006B6696">
        <w:rPr>
          <w:bCs/>
          <w:vertAlign w:val="subscript"/>
          <w:lang w:val="en"/>
        </w:rPr>
        <w:t>ST</w:t>
      </w:r>
      <w:r w:rsidRPr="006B6696">
        <w:rPr>
          <w:bCs/>
          <w:lang w:val="en"/>
        </w:rPr>
        <w:t xml:space="preserve">, and </w:t>
      </w:r>
      <w:r>
        <w:rPr>
          <w:b/>
          <w:lang w:val="en"/>
        </w:rPr>
        <w:t>(bottom)</w:t>
      </w:r>
      <w:r w:rsidRPr="006B6696">
        <w:rPr>
          <w:bCs/>
          <w:lang w:val="en"/>
        </w:rPr>
        <w:t xml:space="preserve"> only genes identified by </w:t>
      </w:r>
      <w:proofErr w:type="spellStart"/>
      <w:r w:rsidRPr="006B6696">
        <w:rPr>
          <w:bCs/>
          <w:lang w:val="en"/>
        </w:rPr>
        <w:t>RAiSD</w:t>
      </w:r>
      <w:proofErr w:type="spellEnd"/>
      <w:r w:rsidRPr="006B6696">
        <w:rPr>
          <w:bCs/>
          <w:lang w:val="en"/>
        </w:rPr>
        <w:t xml:space="preserve">. Terms in these plots cluster by meaning, but the units of the axes are </w:t>
      </w:r>
      <w:r w:rsidR="00FE5E42">
        <w:rPr>
          <w:bCs/>
          <w:lang w:val="en"/>
        </w:rPr>
        <w:t>arbitrary</w:t>
      </w:r>
      <w:r w:rsidRPr="006B6696">
        <w:rPr>
          <w:bCs/>
          <w:lang w:val="en"/>
        </w:rPr>
        <w:t xml:space="preserve"> and are therefore not included.</w:t>
      </w:r>
      <w:r>
        <w:rPr>
          <w:bCs/>
          <w:lang w:val="en"/>
        </w:rPr>
        <w:br w:type="page"/>
      </w:r>
    </w:p>
    <w:p w14:paraId="4790CBD1" w14:textId="77777777" w:rsidR="006B6696" w:rsidRDefault="006B6696" w:rsidP="006B6696">
      <w:pPr>
        <w:spacing w:line="480" w:lineRule="auto"/>
        <w:rPr>
          <w:bCs/>
          <w:lang w:val="en"/>
        </w:rPr>
      </w:pPr>
    </w:p>
    <w:p w14:paraId="6750E40C" w14:textId="77777777" w:rsidR="00C9321A" w:rsidRDefault="00FC6680" w:rsidP="00C9321A">
      <w:pPr>
        <w:spacing w:line="480" w:lineRule="auto"/>
        <w:ind w:firstLine="720"/>
        <w:rPr>
          <w:bCs/>
          <w:lang w:val="en"/>
        </w:rPr>
      </w:pPr>
      <w:r>
        <w:rPr>
          <w:bCs/>
          <w:lang w:val="en"/>
        </w:rPr>
        <w:t xml:space="preserve">In </w:t>
      </w:r>
      <w:r w:rsidR="00486A7C">
        <w:rPr>
          <w:bCs/>
          <w:lang w:val="en"/>
        </w:rPr>
        <w:t>Pyrrhuloxia</w:t>
      </w:r>
      <w:r>
        <w:rPr>
          <w:bCs/>
          <w:lang w:val="en"/>
        </w:rPr>
        <w:t xml:space="preserve">, no </w:t>
      </w:r>
      <w:r w:rsidR="00D10A17">
        <w:rPr>
          <w:bCs/>
          <w:lang w:val="en"/>
        </w:rPr>
        <w:t xml:space="preserve">GO terms </w:t>
      </w:r>
      <w:r>
        <w:rPr>
          <w:bCs/>
          <w:lang w:val="en"/>
        </w:rPr>
        <w:t xml:space="preserve">passed the FDR threshold from the combined list of </w:t>
      </w:r>
      <w:r w:rsidRPr="006D2868">
        <w:rPr>
          <w:bCs/>
          <w:lang w:val="en"/>
        </w:rPr>
        <w:t>F</w:t>
      </w:r>
      <w:r w:rsidRPr="006D2868">
        <w:rPr>
          <w:bCs/>
          <w:vertAlign w:val="subscript"/>
          <w:lang w:val="en"/>
        </w:rPr>
        <w:t>ST</w:t>
      </w:r>
      <w:r>
        <w:rPr>
          <w:bCs/>
          <w:lang w:val="en"/>
        </w:rPr>
        <w:t xml:space="preserve"> and </w:t>
      </w:r>
      <w:proofErr w:type="spellStart"/>
      <w:r>
        <w:rPr>
          <w:bCs/>
          <w:lang w:val="en"/>
        </w:rPr>
        <w:t>RAiSD</w:t>
      </w:r>
      <w:proofErr w:type="spellEnd"/>
      <w:r>
        <w:rPr>
          <w:bCs/>
          <w:lang w:val="en"/>
        </w:rPr>
        <w:t xml:space="preserve"> outliers. </w:t>
      </w:r>
      <w:r w:rsidR="00A10FA1">
        <w:rPr>
          <w:bCs/>
          <w:lang w:val="en"/>
        </w:rPr>
        <w:t xml:space="preserve">Two GO terms – </w:t>
      </w:r>
      <w:r w:rsidR="00A10FA1" w:rsidRPr="00B64C7D">
        <w:rPr>
          <w:bCs/>
          <w:lang w:val="en"/>
        </w:rPr>
        <w:t>GO:0031099</w:t>
      </w:r>
      <w:r w:rsidR="00A10FA1">
        <w:rPr>
          <w:bCs/>
          <w:lang w:val="en"/>
        </w:rPr>
        <w:t xml:space="preserve"> regeneration and </w:t>
      </w:r>
      <w:r w:rsidR="00A10FA1" w:rsidRPr="00B64C7D">
        <w:rPr>
          <w:bCs/>
          <w:lang w:val="en"/>
        </w:rPr>
        <w:t>GO:0042246</w:t>
      </w:r>
      <w:r w:rsidR="00A10FA1">
        <w:rPr>
          <w:bCs/>
          <w:lang w:val="en"/>
        </w:rPr>
        <w:t xml:space="preserve"> tissue regeneration – were identified as overrepresented in the separate analyses of </w:t>
      </w:r>
      <w:r w:rsidR="00A10FA1" w:rsidRPr="006D2868">
        <w:rPr>
          <w:bCs/>
          <w:lang w:val="en"/>
        </w:rPr>
        <w:t>F</w:t>
      </w:r>
      <w:r w:rsidR="00A10FA1" w:rsidRPr="006D2868">
        <w:rPr>
          <w:bCs/>
          <w:vertAlign w:val="subscript"/>
          <w:lang w:val="en"/>
        </w:rPr>
        <w:t>ST</w:t>
      </w:r>
      <w:r w:rsidR="00A10FA1">
        <w:rPr>
          <w:bCs/>
          <w:vertAlign w:val="subscript"/>
          <w:lang w:val="en"/>
        </w:rPr>
        <w:t xml:space="preserve"> </w:t>
      </w:r>
      <w:r w:rsidR="00A10FA1">
        <w:rPr>
          <w:bCs/>
          <w:lang w:val="en"/>
        </w:rPr>
        <w:t xml:space="preserve">and of </w:t>
      </w:r>
      <w:proofErr w:type="spellStart"/>
      <w:r w:rsidR="00A10FA1">
        <w:rPr>
          <w:bCs/>
          <w:lang w:val="en"/>
        </w:rPr>
        <w:t>RAiSD</w:t>
      </w:r>
      <w:proofErr w:type="spellEnd"/>
      <w:r w:rsidR="00A10FA1">
        <w:rPr>
          <w:bCs/>
          <w:lang w:val="en"/>
        </w:rPr>
        <w:t xml:space="preserve"> gene lists (but not in the combined analyses of both lists), driven in both cases by the gene </w:t>
      </w:r>
      <w:r w:rsidR="00A10FA1" w:rsidRPr="00397622">
        <w:rPr>
          <w:bCs/>
          <w:i/>
          <w:iCs/>
          <w:lang w:val="en"/>
        </w:rPr>
        <w:t>GAP43</w:t>
      </w:r>
      <w:r w:rsidR="00A10FA1">
        <w:rPr>
          <w:bCs/>
          <w:lang w:val="en"/>
        </w:rPr>
        <w:t xml:space="preserve"> (Growth Associated Protein 43). </w:t>
      </w:r>
    </w:p>
    <w:p w14:paraId="7AAA3FB2" w14:textId="12E36398" w:rsidR="00C9321A" w:rsidRDefault="00584933" w:rsidP="00C9321A">
      <w:pPr>
        <w:spacing w:line="480" w:lineRule="auto"/>
        <w:ind w:firstLine="720"/>
        <w:rPr>
          <w:bCs/>
          <w:lang w:val="en"/>
        </w:rPr>
      </w:pPr>
      <w:r>
        <w:rPr>
          <w:bCs/>
          <w:lang w:val="en"/>
        </w:rPr>
        <w:t>Twenty-two</w:t>
      </w:r>
      <w:r w:rsidR="00400809">
        <w:rPr>
          <w:bCs/>
          <w:lang w:val="en"/>
        </w:rPr>
        <w:t xml:space="preserve"> </w:t>
      </w:r>
      <w:r w:rsidR="00D10A17">
        <w:rPr>
          <w:bCs/>
          <w:lang w:val="en"/>
        </w:rPr>
        <w:t xml:space="preserve">GO terms </w:t>
      </w:r>
      <w:r w:rsidR="00A10FA1">
        <w:rPr>
          <w:bCs/>
          <w:lang w:val="en"/>
        </w:rPr>
        <w:t xml:space="preserve">in </w:t>
      </w:r>
      <w:r w:rsidR="00A10FA1" w:rsidRPr="006D2868">
        <w:rPr>
          <w:bCs/>
          <w:lang w:val="en"/>
        </w:rPr>
        <w:t>F</w:t>
      </w:r>
      <w:r w:rsidR="00A10FA1" w:rsidRPr="006D2868">
        <w:rPr>
          <w:bCs/>
          <w:vertAlign w:val="subscript"/>
          <w:lang w:val="en"/>
        </w:rPr>
        <w:t>ST</w:t>
      </w:r>
      <w:r w:rsidR="00A10FA1">
        <w:rPr>
          <w:bCs/>
          <w:vertAlign w:val="subscript"/>
          <w:lang w:val="en"/>
        </w:rPr>
        <w:t xml:space="preserve"> </w:t>
      </w:r>
      <w:r w:rsidR="00E1092B">
        <w:rPr>
          <w:bCs/>
          <w:lang w:val="en"/>
        </w:rPr>
        <w:t xml:space="preserve">were significantly overrepresented among </w:t>
      </w:r>
      <w:r w:rsidR="00FC6680" w:rsidRPr="006D2868">
        <w:rPr>
          <w:bCs/>
          <w:lang w:val="en"/>
        </w:rPr>
        <w:t>F</w:t>
      </w:r>
      <w:r w:rsidR="00FC6680" w:rsidRPr="006D2868">
        <w:rPr>
          <w:bCs/>
          <w:vertAlign w:val="subscript"/>
          <w:lang w:val="en"/>
        </w:rPr>
        <w:t>ST</w:t>
      </w:r>
      <w:r w:rsidR="00FC6680">
        <w:rPr>
          <w:bCs/>
          <w:vertAlign w:val="subscript"/>
          <w:lang w:val="en"/>
        </w:rPr>
        <w:t xml:space="preserve"> </w:t>
      </w:r>
      <w:r w:rsidR="00FC6680">
        <w:rPr>
          <w:bCs/>
          <w:lang w:val="en"/>
        </w:rPr>
        <w:t>outlier</w:t>
      </w:r>
      <w:r w:rsidR="00E1092B">
        <w:rPr>
          <w:bCs/>
          <w:lang w:val="en"/>
        </w:rPr>
        <w:t xml:space="preserve"> genes. </w:t>
      </w:r>
      <w:r w:rsidR="00C9321A">
        <w:rPr>
          <w:bCs/>
          <w:lang w:val="en"/>
        </w:rPr>
        <w:t>Fourteen</w:t>
      </w:r>
      <w:r w:rsidR="005E11F9">
        <w:rPr>
          <w:bCs/>
          <w:lang w:val="en"/>
        </w:rPr>
        <w:t xml:space="preserve"> terms related to various metabolic </w:t>
      </w:r>
      <w:r w:rsidR="00C9321A">
        <w:rPr>
          <w:bCs/>
          <w:lang w:val="en"/>
        </w:rPr>
        <w:t xml:space="preserve">and biosynthetic </w:t>
      </w:r>
      <w:r w:rsidR="005E11F9">
        <w:rPr>
          <w:bCs/>
          <w:lang w:val="en"/>
        </w:rPr>
        <w:t>processes</w:t>
      </w:r>
      <w:r w:rsidR="00DC3903">
        <w:rPr>
          <w:bCs/>
          <w:lang w:val="en"/>
        </w:rPr>
        <w:t xml:space="preserve">, </w:t>
      </w:r>
      <w:r w:rsidR="005E11F9">
        <w:rPr>
          <w:bCs/>
          <w:lang w:val="en"/>
        </w:rPr>
        <w:t xml:space="preserve">three </w:t>
      </w:r>
      <w:r w:rsidR="007F5480">
        <w:rPr>
          <w:bCs/>
          <w:lang w:val="en"/>
        </w:rPr>
        <w:t xml:space="preserve">related </w:t>
      </w:r>
      <w:r w:rsidR="005E11F9">
        <w:rPr>
          <w:bCs/>
          <w:lang w:val="en"/>
        </w:rPr>
        <w:t>to phosphatase activity</w:t>
      </w:r>
      <w:r w:rsidR="007F5480">
        <w:rPr>
          <w:bCs/>
          <w:lang w:val="en"/>
        </w:rPr>
        <w:t xml:space="preserve">, </w:t>
      </w:r>
      <w:r w:rsidR="00C9321A">
        <w:rPr>
          <w:bCs/>
          <w:lang w:val="en"/>
        </w:rPr>
        <w:t>and two</w:t>
      </w:r>
      <w:r w:rsidR="007F5480">
        <w:rPr>
          <w:bCs/>
          <w:lang w:val="en"/>
        </w:rPr>
        <w:t xml:space="preserve"> related to tissue</w:t>
      </w:r>
      <w:r w:rsidR="002C0AE7">
        <w:rPr>
          <w:bCs/>
          <w:lang w:val="en"/>
        </w:rPr>
        <w:t xml:space="preserve"> regeneration</w:t>
      </w:r>
      <w:r w:rsidR="00C9321A">
        <w:rPr>
          <w:bCs/>
          <w:lang w:val="en"/>
        </w:rPr>
        <w:t xml:space="preserve"> </w:t>
      </w:r>
      <w:r w:rsidR="002C0AE7">
        <w:rPr>
          <w:bCs/>
          <w:lang w:val="en"/>
        </w:rPr>
        <w:t>(</w:t>
      </w:r>
      <w:r w:rsidR="000023FB">
        <w:rPr>
          <w:bCs/>
          <w:lang w:val="en"/>
        </w:rPr>
        <w:t xml:space="preserve">Figure </w:t>
      </w:r>
      <w:r w:rsidR="002C0AE7">
        <w:rPr>
          <w:bCs/>
          <w:lang w:val="en"/>
        </w:rPr>
        <w:t>5, Table S2</w:t>
      </w:r>
      <w:r w:rsidR="000023FB">
        <w:rPr>
          <w:bCs/>
          <w:lang w:val="en"/>
        </w:rPr>
        <w:t>)</w:t>
      </w:r>
      <w:r w:rsidR="00DC3903">
        <w:rPr>
          <w:bCs/>
          <w:lang w:val="en"/>
        </w:rPr>
        <w:t>.</w:t>
      </w:r>
      <w:r w:rsidR="00A10FA1">
        <w:rPr>
          <w:bCs/>
          <w:lang w:val="en"/>
        </w:rPr>
        <w:t xml:space="preserve"> </w:t>
      </w:r>
      <w:r w:rsidR="00C9321A">
        <w:rPr>
          <w:bCs/>
          <w:lang w:val="en"/>
        </w:rPr>
        <w:t xml:space="preserve">Three additional GO terms were identified: nervous system development (GO:0007399), secretory granule organization (GO:0033363), and insulin-like growth factor receptor signaling pathway (GO:0048009). Two candidate genes are involved in the insulin-like growth factor (IGF) receptor signaling pathway, </w:t>
      </w:r>
      <w:r w:rsidR="00C9321A" w:rsidRPr="00461EBB">
        <w:rPr>
          <w:bCs/>
          <w:lang w:val="en"/>
        </w:rPr>
        <w:t>GIGYF2</w:t>
      </w:r>
      <w:r w:rsidR="00C9321A">
        <w:rPr>
          <w:bCs/>
          <w:lang w:val="en"/>
        </w:rPr>
        <w:t xml:space="preserve"> (</w:t>
      </w:r>
      <w:r w:rsidR="00C9321A" w:rsidRPr="00AC1477">
        <w:rPr>
          <w:bCs/>
          <w:lang w:val="en"/>
        </w:rPr>
        <w:t>GRB10 Interacting GYF Protein</w:t>
      </w:r>
      <w:r w:rsidR="00C9321A">
        <w:rPr>
          <w:bCs/>
          <w:lang w:val="en"/>
        </w:rPr>
        <w:t xml:space="preserve">) and </w:t>
      </w:r>
      <w:r w:rsidR="00C9321A" w:rsidRPr="00461EBB">
        <w:rPr>
          <w:bCs/>
          <w:lang w:val="en"/>
        </w:rPr>
        <w:t>IGF1</w:t>
      </w:r>
      <w:r w:rsidR="00C9321A">
        <w:rPr>
          <w:bCs/>
          <w:lang w:val="en"/>
        </w:rPr>
        <w:t xml:space="preserve"> (</w:t>
      </w:r>
      <w:r w:rsidR="00C9321A" w:rsidRPr="00AC1477">
        <w:rPr>
          <w:bCs/>
          <w:lang w:val="en"/>
        </w:rPr>
        <w:t>Insulin Like Growth Factor 1</w:t>
      </w:r>
      <w:r w:rsidR="00C9321A">
        <w:rPr>
          <w:bCs/>
          <w:lang w:val="en"/>
        </w:rPr>
        <w:t>). We identified 23 candidate genes associated with nervous system development (Table S3).</w:t>
      </w:r>
    </w:p>
    <w:p w14:paraId="671E1E79" w14:textId="705A7FFB" w:rsidR="00750FCE" w:rsidRDefault="007F5480" w:rsidP="00397622">
      <w:pPr>
        <w:spacing w:line="480" w:lineRule="auto"/>
        <w:ind w:firstLine="720"/>
        <w:rPr>
          <w:bCs/>
          <w:lang w:val="en"/>
        </w:rPr>
      </w:pPr>
      <w:r>
        <w:rPr>
          <w:bCs/>
          <w:lang w:val="en"/>
        </w:rPr>
        <w:t xml:space="preserve">Nine GO terms were overrepresented in the candidate genes </w:t>
      </w:r>
      <w:r w:rsidR="00F571CB">
        <w:rPr>
          <w:bCs/>
          <w:lang w:val="en"/>
        </w:rPr>
        <w:t xml:space="preserve">identified by </w:t>
      </w:r>
      <w:proofErr w:type="spellStart"/>
      <w:r w:rsidR="00F571CB">
        <w:rPr>
          <w:bCs/>
          <w:lang w:val="en"/>
        </w:rPr>
        <w:t>RAiSD</w:t>
      </w:r>
      <w:proofErr w:type="spellEnd"/>
      <w:r>
        <w:rPr>
          <w:bCs/>
          <w:lang w:val="en"/>
        </w:rPr>
        <w:t xml:space="preserve">, with four terms related to RNA processing, two terms related to centrosome regulation, </w:t>
      </w:r>
      <w:r w:rsidR="00EE7616">
        <w:rPr>
          <w:bCs/>
          <w:lang w:val="en"/>
        </w:rPr>
        <w:t xml:space="preserve">the same two </w:t>
      </w:r>
      <w:r>
        <w:rPr>
          <w:bCs/>
          <w:lang w:val="en"/>
        </w:rPr>
        <w:t>terms related to tissue regeneration</w:t>
      </w:r>
      <w:r w:rsidR="00EE7616">
        <w:rPr>
          <w:bCs/>
          <w:lang w:val="en"/>
        </w:rPr>
        <w:t xml:space="preserve"> as were identified by F</w:t>
      </w:r>
      <w:r w:rsidR="00EE7616" w:rsidRPr="00397622">
        <w:rPr>
          <w:bCs/>
          <w:vertAlign w:val="subscript"/>
          <w:lang w:val="en"/>
        </w:rPr>
        <w:t>ST</w:t>
      </w:r>
      <w:r w:rsidR="00EE7616">
        <w:rPr>
          <w:bCs/>
          <w:lang w:val="en"/>
        </w:rPr>
        <w:t xml:space="preserve"> analyses</w:t>
      </w:r>
      <w:r w:rsidR="002C0AE7">
        <w:rPr>
          <w:bCs/>
          <w:lang w:val="en"/>
        </w:rPr>
        <w:t xml:space="preserve">, </w:t>
      </w:r>
      <w:r>
        <w:rPr>
          <w:bCs/>
          <w:lang w:val="en"/>
        </w:rPr>
        <w:t>and one term related to energy metabolism</w:t>
      </w:r>
      <w:r w:rsidR="000023FB">
        <w:rPr>
          <w:bCs/>
          <w:lang w:val="en"/>
        </w:rPr>
        <w:t xml:space="preserve"> (Figure </w:t>
      </w:r>
      <w:r w:rsidR="002C0AE7">
        <w:rPr>
          <w:bCs/>
          <w:lang w:val="en"/>
        </w:rPr>
        <w:t>5</w:t>
      </w:r>
      <w:r w:rsidR="000023FB">
        <w:rPr>
          <w:bCs/>
          <w:lang w:val="en"/>
        </w:rPr>
        <w:t>)</w:t>
      </w:r>
      <w:r w:rsidR="00F571CB">
        <w:rPr>
          <w:bCs/>
          <w:lang w:val="en"/>
        </w:rPr>
        <w:t xml:space="preserve">. </w:t>
      </w:r>
      <w:bookmarkEnd w:id="229"/>
    </w:p>
    <w:p w14:paraId="46E266A9" w14:textId="3461643C" w:rsidR="006B6696" w:rsidRDefault="006B6696" w:rsidP="006B6696">
      <w:pPr>
        <w:spacing w:line="480" w:lineRule="auto"/>
        <w:rPr>
          <w:bCs/>
          <w:lang w:val="en"/>
        </w:rPr>
      </w:pPr>
      <w:r>
        <w:rPr>
          <w:bCs/>
          <w:noProof/>
          <w:lang w:val="en"/>
        </w:rPr>
        <w:lastRenderedPageBreak/>
        <w:drawing>
          <wp:inline distT="0" distB="0" distL="0" distR="0" wp14:anchorId="174F0F3E" wp14:editId="67FF8383">
            <wp:extent cx="2806700" cy="4902200"/>
            <wp:effectExtent l="0" t="0" r="0" b="0"/>
            <wp:docPr id="740122140"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22140" name="Picture 5" descr="A diagram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806700" cy="4902200"/>
                    </a:xfrm>
                    <a:prstGeom prst="rect">
                      <a:avLst/>
                    </a:prstGeom>
                  </pic:spPr>
                </pic:pic>
              </a:graphicData>
            </a:graphic>
          </wp:inline>
        </w:drawing>
      </w:r>
    </w:p>
    <w:p w14:paraId="51752CA4" w14:textId="77777777" w:rsidR="006B6696" w:rsidRDefault="006B6696" w:rsidP="006B6696">
      <w:pPr>
        <w:spacing w:line="480" w:lineRule="auto"/>
        <w:rPr>
          <w:bCs/>
          <w:lang w:val="en"/>
        </w:rPr>
      </w:pPr>
    </w:p>
    <w:p w14:paraId="4F8D28FC" w14:textId="2E188030" w:rsidR="006B6696" w:rsidRPr="006B6696" w:rsidRDefault="006B6696" w:rsidP="006B6696">
      <w:pPr>
        <w:spacing w:line="480" w:lineRule="auto"/>
        <w:rPr>
          <w:lang w:val="en"/>
        </w:rPr>
      </w:pPr>
      <w:r w:rsidRPr="006B6696">
        <w:rPr>
          <w:b/>
          <w:bCs/>
          <w:lang w:val="en"/>
        </w:rPr>
        <w:t>Figure 5:</w:t>
      </w:r>
      <w:r w:rsidRPr="006B6696">
        <w:rPr>
          <w:lang w:val="en"/>
        </w:rPr>
        <w:t xml:space="preserve"> PCA dissimilarity plots of semantic similarity for FDR-corrected overrepresented GO terms in </w:t>
      </w:r>
      <w:r w:rsidR="00486A7C">
        <w:rPr>
          <w:lang w:val="en"/>
        </w:rPr>
        <w:t>Pyrrhuloxia</w:t>
      </w:r>
      <w:r w:rsidRPr="006B6696">
        <w:rPr>
          <w:lang w:val="en"/>
        </w:rPr>
        <w:t xml:space="preserve"> for </w:t>
      </w:r>
      <w:r w:rsidRPr="006B6696">
        <w:rPr>
          <w:b/>
          <w:bCs/>
          <w:lang w:val="en"/>
        </w:rPr>
        <w:t>(top)</w:t>
      </w:r>
      <w:r w:rsidRPr="006B6696">
        <w:rPr>
          <w:lang w:val="en"/>
        </w:rPr>
        <w:t xml:space="preserve"> genes identified by F</w:t>
      </w:r>
      <w:r w:rsidRPr="006B6696">
        <w:rPr>
          <w:vertAlign w:val="subscript"/>
          <w:lang w:val="en"/>
        </w:rPr>
        <w:t>ST</w:t>
      </w:r>
      <w:r w:rsidRPr="006B6696">
        <w:rPr>
          <w:lang w:val="en"/>
        </w:rPr>
        <w:t xml:space="preserve"> and </w:t>
      </w:r>
      <w:r w:rsidRPr="006B6696">
        <w:rPr>
          <w:b/>
          <w:bCs/>
          <w:lang w:val="en"/>
        </w:rPr>
        <w:t xml:space="preserve">(bottom) </w:t>
      </w:r>
      <w:r w:rsidRPr="006B6696">
        <w:rPr>
          <w:lang w:val="en"/>
        </w:rPr>
        <w:t xml:space="preserve">genes identified by </w:t>
      </w:r>
      <w:proofErr w:type="spellStart"/>
      <w:r w:rsidRPr="006B6696">
        <w:rPr>
          <w:lang w:val="en"/>
        </w:rPr>
        <w:t>RAiSD</w:t>
      </w:r>
      <w:proofErr w:type="spellEnd"/>
      <w:r w:rsidRPr="006B6696">
        <w:rPr>
          <w:lang w:val="en"/>
        </w:rPr>
        <w:t>. Analyses of the full list of candidate genes identified by either F</w:t>
      </w:r>
      <w:r w:rsidRPr="006B6696">
        <w:rPr>
          <w:vertAlign w:val="subscript"/>
          <w:lang w:val="en"/>
        </w:rPr>
        <w:t>ST</w:t>
      </w:r>
      <w:r w:rsidRPr="006B6696">
        <w:rPr>
          <w:lang w:val="en"/>
        </w:rPr>
        <w:t xml:space="preserve"> or </w:t>
      </w:r>
      <w:proofErr w:type="spellStart"/>
      <w:r w:rsidRPr="006B6696">
        <w:rPr>
          <w:lang w:val="en"/>
        </w:rPr>
        <w:t>RAiSD</w:t>
      </w:r>
      <w:proofErr w:type="spellEnd"/>
      <w:r w:rsidRPr="006B6696">
        <w:rPr>
          <w:lang w:val="en"/>
        </w:rPr>
        <w:t xml:space="preserve"> analyses revealed no significantly overrepresented GO terms. Terms in these plots cluster by meaning, but the units of the axes are </w:t>
      </w:r>
      <w:r w:rsidR="00FE5E42">
        <w:rPr>
          <w:lang w:val="en"/>
        </w:rPr>
        <w:t>arbitrary</w:t>
      </w:r>
      <w:r w:rsidRPr="006B6696">
        <w:rPr>
          <w:lang w:val="en"/>
        </w:rPr>
        <w:t xml:space="preserve"> and are therefore not included.</w:t>
      </w:r>
      <w:r w:rsidRPr="006B6696">
        <w:rPr>
          <w:lang w:val="en"/>
        </w:rPr>
        <w:br w:type="page"/>
      </w:r>
    </w:p>
    <w:p w14:paraId="49DB79AA" w14:textId="173E63F3" w:rsidR="0085178F" w:rsidRDefault="0085178F" w:rsidP="00FE72A9">
      <w:pPr>
        <w:spacing w:line="480" w:lineRule="auto"/>
        <w:rPr>
          <w:b/>
          <w:bCs/>
          <w:u w:val="single"/>
          <w:lang w:val="en"/>
        </w:rPr>
      </w:pPr>
      <w:r w:rsidRPr="006D2868">
        <w:rPr>
          <w:b/>
          <w:bCs/>
          <w:u w:val="single"/>
          <w:lang w:val="en"/>
        </w:rPr>
        <w:lastRenderedPageBreak/>
        <w:t>Discussion</w:t>
      </w:r>
    </w:p>
    <w:p w14:paraId="753BECC2" w14:textId="108695B9" w:rsidR="00FE5E42" w:rsidRDefault="00FE5E42" w:rsidP="00FE5E42">
      <w:pPr>
        <w:spacing w:line="480" w:lineRule="auto"/>
        <w:rPr>
          <w:bCs/>
          <w:lang w:val="en"/>
        </w:rPr>
      </w:pPr>
      <w:r>
        <w:rPr>
          <w:bCs/>
          <w:lang w:val="en"/>
        </w:rPr>
        <w:tab/>
        <w:t xml:space="preserve">We reveal novel genomic evidence for parallel evolution in response to anthropogenic disturbance in two congeneric bird species. By comparing our results to literature from two other bird species (one owl, one songbird), we also demonstrate parallel urban selection for genes related to neural and muscle tissue development. We documented distinct responses to urbanization in our focal </w:t>
      </w:r>
      <w:r>
        <w:rPr>
          <w:bCs/>
          <w:i/>
          <w:iCs/>
          <w:lang w:val="en"/>
        </w:rPr>
        <w:t xml:space="preserve">Cardinalis </w:t>
      </w:r>
      <w:r>
        <w:rPr>
          <w:bCs/>
          <w:lang w:val="en"/>
        </w:rPr>
        <w:t xml:space="preserve">taxa, which may help explain observed differences in the persistence of the two species in the urban environment </w:t>
      </w:r>
      <w:r>
        <w:rPr>
          <w:bCs/>
          <w:lang w:val="en"/>
        </w:rPr>
        <w:fldChar w:fldCharType="begin"/>
      </w:r>
      <w:r>
        <w:rPr>
          <w:bCs/>
          <w:lang w:val="en"/>
        </w:rPr>
        <w:instrText xml:space="preserve"> ADDIN ZOTERO_ITEM CSL_CITATION {"citationID":"2QhQknxu","properties":{"formattedCitation":"(Jackson, 2023)","plainCitation":"(Jackson, 2023)","noteIndex":0},"citationItems":[{"id":1186,"uris":["http://zotero.org/users/15902993/items/Q2DXKT38"],"itemData":{"id":1186,"type":"webpage","abstract":"Explore millions of resources from scholarly journals, books, newspapers, videos and more, on the ProQuest Platform.","language":"en","title":"Evolution and Speciation in Birds: Insights From Cardinals and Boobies - ProQuest","title-short":"Evolution and Speciation in Birds","URL":"https://www.proquest.com/openview/6e0e0d6eb8da94b3f8e3e345d938ef03/1?pq-origsite=gscholar&amp;cbl=18750&amp;diss=y","author":[{"family":"Jackson","given":"Danny"}],"accessed":{"date-parts":[["2025",6,9]]},"issued":{"date-parts":[["2023"]]}}}],"schema":"https://github.com/citation-style-language/schema/raw/master/csl-citation.json"} </w:instrText>
      </w:r>
      <w:r>
        <w:rPr>
          <w:bCs/>
          <w:lang w:val="en"/>
        </w:rPr>
        <w:fldChar w:fldCharType="separate"/>
      </w:r>
      <w:r>
        <w:rPr>
          <w:bCs/>
          <w:noProof/>
          <w:lang w:val="en"/>
        </w:rPr>
        <w:t>(Jackson, 2023)</w:t>
      </w:r>
      <w:r>
        <w:rPr>
          <w:bCs/>
          <w:lang w:val="en"/>
        </w:rPr>
        <w:fldChar w:fldCharType="end"/>
      </w:r>
      <w:r>
        <w:rPr>
          <w:bCs/>
          <w:lang w:val="en"/>
        </w:rPr>
        <w:t>. Although urbanization generally selected for similar processes and genes in these taxa, we found no evidence of even a single gene that experienced selection across all four evaluated species. Importantly, we also demonstrate many differences in the specific processes under selection across taxa (e.g. immune and metabolic processes). Our work contributes novel genomic evidence from two congeneric avian species to the literature on parallel evolution in response to anthropogenic disturbance.</w:t>
      </w:r>
    </w:p>
    <w:p w14:paraId="4CF67E13" w14:textId="794B8E17" w:rsidR="00CD6595" w:rsidRDefault="006279F3" w:rsidP="00FE5E42">
      <w:pPr>
        <w:spacing w:line="480" w:lineRule="auto"/>
        <w:rPr>
          <w:bCs/>
          <w:lang w:val="en"/>
        </w:rPr>
      </w:pPr>
      <w:r>
        <w:rPr>
          <w:bCs/>
          <w:lang w:val="en"/>
        </w:rPr>
        <w:tab/>
      </w:r>
      <w:r w:rsidR="00FE5E42">
        <w:rPr>
          <w:bCs/>
          <w:lang w:val="en"/>
        </w:rPr>
        <w:t xml:space="preserve">We found a signal of selection by urbanization on muscle tissue development in three of the four focal taxa, driven largely by the gene </w:t>
      </w:r>
      <w:r w:rsidR="00FE5E42">
        <w:rPr>
          <w:bCs/>
          <w:i/>
          <w:iCs/>
          <w:lang w:val="en"/>
        </w:rPr>
        <w:t>DMD</w:t>
      </w:r>
      <w:r w:rsidR="00FE5E42" w:rsidRPr="00FE5E42">
        <w:rPr>
          <w:bCs/>
          <w:lang w:val="en"/>
        </w:rPr>
        <w:t xml:space="preserve">. </w:t>
      </w:r>
      <w:r w:rsidR="00FE5E42">
        <w:rPr>
          <w:bCs/>
          <w:lang w:val="en"/>
        </w:rPr>
        <w:t>This gene</w:t>
      </w:r>
      <w:r w:rsidR="00CD40F6">
        <w:rPr>
          <w:bCs/>
          <w:lang w:val="en"/>
        </w:rPr>
        <w:t xml:space="preserve"> produces part of the </w:t>
      </w:r>
      <w:r w:rsidR="00CD40F6" w:rsidRPr="008B5654">
        <w:rPr>
          <w:bCs/>
          <w:lang w:val="en"/>
        </w:rPr>
        <w:t>dystrophin-associated glycoprotein complex</w:t>
      </w:r>
      <w:r w:rsidR="00CD40F6">
        <w:rPr>
          <w:bCs/>
          <w:lang w:val="en"/>
        </w:rPr>
        <w:t xml:space="preserve"> (DGC), which is a fundamental structural protein in skeletal and cardiac muscle cells and regulates insulin receptor activity in these cells with major effects on muscle development </w:t>
      </w:r>
      <w:r w:rsidR="00CD40F6">
        <w:rPr>
          <w:bCs/>
          <w:lang w:val="en"/>
        </w:rPr>
        <w:fldChar w:fldCharType="begin"/>
      </w:r>
      <w:r w:rsidR="000A03BF">
        <w:rPr>
          <w:bCs/>
          <w:lang w:val="en"/>
        </w:rPr>
        <w:instrText xml:space="preserve"> ADDIN ZOTERO_ITEM CSL_CITATION {"citationID":"b3iKkjpG","properties":{"formattedCitation":"(Eid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Author(s)","page":"1381","publisher":"Nature Publishing Group","source":"www.nature.com","title":"A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instrText>
      </w:r>
      <w:r w:rsidR="00CD40F6">
        <w:rPr>
          <w:bCs/>
          <w:lang w:val="en"/>
        </w:rPr>
        <w:fldChar w:fldCharType="separate"/>
      </w:r>
      <w:r w:rsidR="00CD40F6">
        <w:rPr>
          <w:bCs/>
          <w:noProof/>
          <w:lang w:val="en"/>
        </w:rPr>
        <w:t>(Eid Mutlak et al., 2020)</w:t>
      </w:r>
      <w:r w:rsidR="00CD40F6">
        <w:rPr>
          <w:bCs/>
          <w:lang w:val="en"/>
        </w:rPr>
        <w:fldChar w:fldCharType="end"/>
      </w:r>
      <w:r w:rsidR="00CD40F6">
        <w:rPr>
          <w:bCs/>
          <w:lang w:val="en"/>
        </w:rPr>
        <w:t xml:space="preserve">. </w:t>
      </w:r>
      <w:r w:rsidR="00FE5E42">
        <w:rPr>
          <w:bCs/>
          <w:lang w:val="en"/>
        </w:rPr>
        <w:t xml:space="preserve">Evidence </w:t>
      </w:r>
      <w:del w:id="257" w:author="Danny Jackson" w:date="2026-03-15T09:04:00Z" w16du:dateUtc="2026-03-15T13:04:00Z">
        <w:r w:rsidR="00FE5E42" w:rsidDel="00857F47">
          <w:rPr>
            <w:bCs/>
            <w:lang w:val="en"/>
          </w:rPr>
          <w:delText xml:space="preserve">from Pyrrhuloxia </w:delText>
        </w:r>
      </w:del>
      <w:r w:rsidR="00FE5E42">
        <w:rPr>
          <w:bCs/>
          <w:lang w:val="en"/>
        </w:rPr>
        <w:t xml:space="preserve">for selection on muscle tissue development </w:t>
      </w:r>
      <w:del w:id="258" w:author="Danny Jackson" w:date="2026-03-15T09:03:00Z" w16du:dateUtc="2026-03-15T13:03:00Z">
        <w:r w:rsidR="00FE5E42" w:rsidDel="00857F47">
          <w:rPr>
            <w:bCs/>
            <w:lang w:val="en"/>
          </w:rPr>
          <w:delText xml:space="preserve">is </w:delText>
        </w:r>
      </w:del>
      <w:ins w:id="259" w:author="Danny Jackson" w:date="2026-03-15T09:03:00Z" w16du:dateUtc="2026-03-15T13:03:00Z">
        <w:r w:rsidR="00857F47">
          <w:rPr>
            <w:bCs/>
            <w:lang w:val="en"/>
          </w:rPr>
          <w:t xml:space="preserve">was found </w:t>
        </w:r>
      </w:ins>
      <w:ins w:id="260" w:author="Danny Jackson" w:date="2026-03-15T09:04:00Z" w16du:dateUtc="2026-03-15T13:04:00Z">
        <w:r w:rsidR="00857F47">
          <w:rPr>
            <w:bCs/>
            <w:lang w:val="en"/>
          </w:rPr>
          <w:t>in</w:t>
        </w:r>
      </w:ins>
      <w:ins w:id="261" w:author="Danny Jackson" w:date="2026-03-15T09:03:00Z" w16du:dateUtc="2026-03-15T13:03:00Z">
        <w:r w:rsidR="00857F47">
          <w:rPr>
            <w:bCs/>
            <w:lang w:val="en"/>
          </w:rPr>
          <w:t xml:space="preserve"> fewer genes</w:t>
        </w:r>
      </w:ins>
      <w:del w:id="262" w:author="Danny Jackson" w:date="2026-03-15T09:03:00Z" w16du:dateUtc="2026-03-15T13:03:00Z">
        <w:r w:rsidR="00FE5E42" w:rsidDel="00857F47">
          <w:rPr>
            <w:bCs/>
            <w:lang w:val="en"/>
          </w:rPr>
          <w:delText xml:space="preserve">more </w:delText>
        </w:r>
      </w:del>
      <w:del w:id="263" w:author="Danny Jackson" w:date="2026-03-15T09:02:00Z" w16du:dateUtc="2026-03-15T13:02:00Z">
        <w:r w:rsidR="00FE5E42" w:rsidDel="00857F47">
          <w:rPr>
            <w:bCs/>
            <w:lang w:val="en"/>
          </w:rPr>
          <w:delText xml:space="preserve">tenuous </w:delText>
        </w:r>
      </w:del>
      <w:ins w:id="264" w:author="Danny Jackson" w:date="2026-03-15T09:02:00Z" w16du:dateUtc="2026-03-15T13:02:00Z">
        <w:r w:rsidR="00857F47">
          <w:rPr>
            <w:bCs/>
            <w:lang w:val="en"/>
          </w:rPr>
          <w:t xml:space="preserve"> </w:t>
        </w:r>
      </w:ins>
      <w:ins w:id="265" w:author="Danny Jackson" w:date="2026-03-15T09:04:00Z" w16du:dateUtc="2026-03-15T13:04:00Z">
        <w:r w:rsidR="00857F47">
          <w:rPr>
            <w:bCs/>
            <w:lang w:val="en"/>
          </w:rPr>
          <w:t xml:space="preserve">in Pyrrhuloxia </w:t>
        </w:r>
      </w:ins>
      <w:r w:rsidR="00FE5E42">
        <w:rPr>
          <w:bCs/>
          <w:lang w:val="en"/>
        </w:rPr>
        <w:t xml:space="preserve">than </w:t>
      </w:r>
      <w:del w:id="266" w:author="Danny Jackson" w:date="2026-03-15T09:04:00Z" w16du:dateUtc="2026-03-15T13:04:00Z">
        <w:r w:rsidR="00FE5E42" w:rsidDel="00857F47">
          <w:rPr>
            <w:bCs/>
            <w:lang w:val="en"/>
          </w:rPr>
          <w:delText xml:space="preserve">from </w:delText>
        </w:r>
      </w:del>
      <w:ins w:id="267" w:author="Danny Jackson" w:date="2026-03-15T09:04:00Z" w16du:dateUtc="2026-03-15T13:04:00Z">
        <w:r w:rsidR="00857F47">
          <w:rPr>
            <w:bCs/>
            <w:lang w:val="en"/>
          </w:rPr>
          <w:t xml:space="preserve">in </w:t>
        </w:r>
      </w:ins>
      <w:r w:rsidR="00FE5E42">
        <w:rPr>
          <w:bCs/>
          <w:lang w:val="en"/>
        </w:rPr>
        <w:t xml:space="preserve">Northern Cardinals, and this difference may play an important role in limiting the persistence of Pyrrhuloxia in the urban landscape. In Northern Cardinals, we </w:t>
      </w:r>
      <w:r w:rsidR="002372D2">
        <w:rPr>
          <w:bCs/>
          <w:lang w:val="en"/>
        </w:rPr>
        <w:t>detected</w:t>
      </w:r>
      <w:r w:rsidR="00FE5E42">
        <w:rPr>
          <w:bCs/>
          <w:lang w:val="en"/>
        </w:rPr>
        <w:t xml:space="preserve"> selection on another candidate gene </w:t>
      </w:r>
      <w:r w:rsidR="002372D2">
        <w:rPr>
          <w:bCs/>
          <w:lang w:val="en"/>
        </w:rPr>
        <w:t>involved in</w:t>
      </w:r>
      <w:r w:rsidR="00FE5E42">
        <w:rPr>
          <w:bCs/>
          <w:lang w:val="en"/>
        </w:rPr>
        <w:t xml:space="preserve"> the DGC </w:t>
      </w:r>
      <w:r w:rsidR="006908F0">
        <w:rPr>
          <w:bCs/>
          <w:lang w:val="en"/>
        </w:rPr>
        <w:t>(</w:t>
      </w:r>
      <w:r w:rsidR="00FE5E42">
        <w:rPr>
          <w:bCs/>
          <w:i/>
          <w:iCs/>
          <w:lang w:val="en"/>
        </w:rPr>
        <w:t>SGCZ</w:t>
      </w:r>
      <w:r w:rsidR="006908F0">
        <w:rPr>
          <w:bCs/>
          <w:lang w:val="en"/>
        </w:rPr>
        <w:t>)</w:t>
      </w:r>
      <w:r w:rsidR="006D4C91">
        <w:rPr>
          <w:bCs/>
          <w:lang w:val="en"/>
        </w:rPr>
        <w:t xml:space="preserve">, </w:t>
      </w:r>
      <w:r w:rsidR="00FE5E42">
        <w:rPr>
          <w:bCs/>
          <w:lang w:val="en"/>
        </w:rPr>
        <w:t>on</w:t>
      </w:r>
      <w:r w:rsidR="00A65444">
        <w:rPr>
          <w:bCs/>
          <w:lang w:val="en"/>
        </w:rPr>
        <w:t xml:space="preserve"> </w:t>
      </w:r>
      <w:r w:rsidR="00FE5E42">
        <w:rPr>
          <w:bCs/>
          <w:lang w:val="en"/>
        </w:rPr>
        <w:t>t</w:t>
      </w:r>
      <w:r w:rsidR="00A65444">
        <w:rPr>
          <w:bCs/>
          <w:lang w:val="en"/>
        </w:rPr>
        <w:t xml:space="preserve">wo additional genes essential </w:t>
      </w:r>
      <w:r w:rsidR="002372D2">
        <w:rPr>
          <w:bCs/>
          <w:lang w:val="en"/>
        </w:rPr>
        <w:t>for</w:t>
      </w:r>
      <w:r w:rsidR="00A65444">
        <w:rPr>
          <w:bCs/>
          <w:lang w:val="en"/>
        </w:rPr>
        <w:t xml:space="preserve"> muscle development </w:t>
      </w:r>
      <w:r w:rsidR="006908F0">
        <w:rPr>
          <w:bCs/>
          <w:lang w:val="en"/>
        </w:rPr>
        <w:t>(</w:t>
      </w:r>
      <w:r w:rsidR="00A65444" w:rsidRPr="00FE5E42">
        <w:rPr>
          <w:bCs/>
          <w:i/>
          <w:iCs/>
          <w:lang w:val="en"/>
        </w:rPr>
        <w:t>MYF5</w:t>
      </w:r>
      <w:r w:rsidR="00A65444">
        <w:rPr>
          <w:bCs/>
          <w:lang w:val="en"/>
        </w:rPr>
        <w:t xml:space="preserve"> and </w:t>
      </w:r>
      <w:r w:rsidR="00A65444" w:rsidRPr="00FE5E42">
        <w:rPr>
          <w:bCs/>
          <w:i/>
          <w:iCs/>
          <w:lang w:val="en"/>
        </w:rPr>
        <w:t>MYF6</w:t>
      </w:r>
      <w:r w:rsidR="006908F0">
        <w:rPr>
          <w:bCs/>
          <w:lang w:val="en"/>
        </w:rPr>
        <w:t>)</w:t>
      </w:r>
      <w:r w:rsidR="00A65444">
        <w:rPr>
          <w:bCs/>
          <w:lang w:val="en"/>
        </w:rPr>
        <w:t xml:space="preserve"> </w:t>
      </w:r>
      <w:r w:rsidR="001E0B45">
        <w:rPr>
          <w:bCs/>
          <w:lang w:val="en"/>
        </w:rPr>
        <w:t>and</w:t>
      </w:r>
      <w:r w:rsidR="00A65444">
        <w:rPr>
          <w:bCs/>
          <w:lang w:val="en"/>
        </w:rPr>
        <w:t xml:space="preserve"> </w:t>
      </w:r>
      <w:r w:rsidR="00FE5E42">
        <w:rPr>
          <w:bCs/>
          <w:lang w:val="en"/>
        </w:rPr>
        <w:t xml:space="preserve">on </w:t>
      </w:r>
      <w:r w:rsidR="00A65444">
        <w:rPr>
          <w:bCs/>
          <w:lang w:val="en"/>
        </w:rPr>
        <w:t xml:space="preserve">33 </w:t>
      </w:r>
      <w:r w:rsidR="00466631">
        <w:rPr>
          <w:bCs/>
          <w:lang w:val="en"/>
        </w:rPr>
        <w:t xml:space="preserve">candidate </w:t>
      </w:r>
      <w:r w:rsidR="00A65444">
        <w:rPr>
          <w:bCs/>
          <w:lang w:val="en"/>
        </w:rPr>
        <w:t>genes</w:t>
      </w:r>
      <w:r w:rsidR="00466631">
        <w:rPr>
          <w:bCs/>
          <w:lang w:val="en"/>
        </w:rPr>
        <w:t xml:space="preserve"> </w:t>
      </w:r>
      <w:r w:rsidR="002372D2">
        <w:rPr>
          <w:bCs/>
          <w:lang w:val="en"/>
        </w:rPr>
        <w:t>linked to</w:t>
      </w:r>
      <w:r w:rsidR="00A65444">
        <w:rPr>
          <w:bCs/>
          <w:lang w:val="en"/>
        </w:rPr>
        <w:t xml:space="preserve"> tissue integrity</w:t>
      </w:r>
      <w:r w:rsidR="002372D2">
        <w:rPr>
          <w:bCs/>
          <w:lang w:val="en"/>
        </w:rPr>
        <w:t xml:space="preserve"> processes such as</w:t>
      </w:r>
      <w:r w:rsidR="00A65444">
        <w:rPr>
          <w:bCs/>
          <w:lang w:val="en"/>
        </w:rPr>
        <w:t xml:space="preserve"> cell-adhesion, junction, morphogenesis, and signaling (Table S</w:t>
      </w:r>
      <w:r w:rsidR="004E0BDB">
        <w:rPr>
          <w:bCs/>
          <w:lang w:val="en"/>
        </w:rPr>
        <w:t>2</w:t>
      </w:r>
      <w:r w:rsidR="00A65444">
        <w:rPr>
          <w:bCs/>
          <w:lang w:val="en"/>
        </w:rPr>
        <w:t>).</w:t>
      </w:r>
      <w:r w:rsidR="006859B4">
        <w:rPr>
          <w:bCs/>
          <w:lang w:val="en"/>
        </w:rPr>
        <w:t xml:space="preserve"> </w:t>
      </w:r>
      <w:r w:rsidR="00FE5E42">
        <w:rPr>
          <w:bCs/>
          <w:lang w:val="en"/>
        </w:rPr>
        <w:t xml:space="preserve">Pyrrhuloxia showed evidence of selection on two </w:t>
      </w:r>
      <w:r w:rsidR="00FE5E42">
        <w:rPr>
          <w:bCs/>
          <w:lang w:val="en"/>
        </w:rPr>
        <w:lastRenderedPageBreak/>
        <w:t xml:space="preserve">genes in the insulin-like growth factor (IGF) receptor signaling pathway. One of the two genes driving this signal, </w:t>
      </w:r>
      <w:r w:rsidR="00FE5E42">
        <w:rPr>
          <w:bCs/>
          <w:i/>
          <w:iCs/>
          <w:lang w:val="en"/>
        </w:rPr>
        <w:t>IGF-1</w:t>
      </w:r>
      <w:r w:rsidR="00FE5E42">
        <w:rPr>
          <w:bCs/>
          <w:lang w:val="en"/>
        </w:rPr>
        <w:t xml:space="preserve">, mediates flexibility in muscle physiology during acute exercise </w:t>
      </w:r>
      <w:r w:rsidR="00FE5E42">
        <w:rPr>
          <w:bCs/>
          <w:lang w:val="en"/>
        </w:rPr>
        <w:fldChar w:fldCharType="begin"/>
      </w:r>
      <w:r w:rsidR="00FE5E42">
        <w:rPr>
          <w:bCs/>
          <w:lang w:val="en"/>
        </w:rPr>
        <w:instrText xml:space="preserve"> ADDIN ZOTERO_ITEM CSL_CITATION {"citationID":"FQOCPMJi","properties":{"formattedCitation":"(Price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instrText>
      </w:r>
      <w:r w:rsidR="00FE5E42">
        <w:rPr>
          <w:bCs/>
          <w:lang w:val="en"/>
        </w:rPr>
        <w:fldChar w:fldCharType="separate"/>
      </w:r>
      <w:r w:rsidR="00FE5E42">
        <w:rPr>
          <w:bCs/>
          <w:noProof/>
          <w:lang w:val="en"/>
        </w:rPr>
        <w:t>(Price et al., 2011)</w:t>
      </w:r>
      <w:r w:rsidR="00FE5E42">
        <w:rPr>
          <w:bCs/>
          <w:lang w:val="en"/>
        </w:rPr>
        <w:fldChar w:fldCharType="end"/>
      </w:r>
      <w:r w:rsidR="00FE5E42">
        <w:rPr>
          <w:bCs/>
          <w:lang w:val="en"/>
        </w:rPr>
        <w:t xml:space="preserve"> and growth rates in birds </w:t>
      </w:r>
      <w:r w:rsidR="00FE5E42">
        <w:rPr>
          <w:bCs/>
          <w:lang w:val="en"/>
        </w:rPr>
        <w:fldChar w:fldCharType="begin"/>
      </w:r>
      <w:r w:rsidR="00FE5E42">
        <w:rPr>
          <w:bCs/>
          <w:lang w:val="en"/>
        </w:rPr>
        <w:instrText xml:space="preserve"> ADDIN ZOTERO_ITEM CSL_CITATION {"citationID":"kryUw9Yc","properties":{"formattedCitation":"(Lodjak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instrText>
      </w:r>
      <w:r w:rsidR="00FE5E42">
        <w:rPr>
          <w:bCs/>
          <w:lang w:val="en"/>
        </w:rPr>
        <w:fldChar w:fldCharType="separate"/>
      </w:r>
      <w:r w:rsidR="00FE5E42">
        <w:rPr>
          <w:bCs/>
          <w:noProof/>
          <w:lang w:val="en"/>
        </w:rPr>
        <w:t>(Lodjak et al., 2017)</w:t>
      </w:r>
      <w:r w:rsidR="00FE5E42">
        <w:rPr>
          <w:bCs/>
          <w:lang w:val="en"/>
        </w:rPr>
        <w:fldChar w:fldCharType="end"/>
      </w:r>
      <w:r w:rsidR="00FE5E42">
        <w:rPr>
          <w:bCs/>
          <w:lang w:val="en"/>
        </w:rPr>
        <w:t xml:space="preserve">. </w:t>
      </w:r>
      <w:r w:rsidR="00CD6595">
        <w:rPr>
          <w:bCs/>
          <w:lang w:val="en"/>
        </w:rPr>
        <w:t xml:space="preserve">Evidently, metabolic shifts facilitate urban adaptation in </w:t>
      </w:r>
      <w:r w:rsidR="00CD6595">
        <w:rPr>
          <w:bCs/>
          <w:i/>
          <w:iCs/>
          <w:lang w:val="en"/>
        </w:rPr>
        <w:t>Cardinalis</w:t>
      </w:r>
      <w:r w:rsidR="00CD6595">
        <w:rPr>
          <w:bCs/>
          <w:lang w:val="en"/>
        </w:rPr>
        <w:t xml:space="preserve"> taxa. The highly polygenic response in Northern Cardinals but more limited response in Pyrrhuloxia suggests that species-level metabolic differences may be limiting the urban persistence of Pyrrhuloxia.</w:t>
      </w:r>
    </w:p>
    <w:p w14:paraId="023FBAE6" w14:textId="59FD2EE7" w:rsidR="00A65444" w:rsidDel="007B0F86" w:rsidRDefault="00CD6595">
      <w:pPr>
        <w:spacing w:line="480" w:lineRule="auto"/>
        <w:ind w:firstLine="720"/>
        <w:rPr>
          <w:del w:id="268" w:author="Danny Jackson" w:date="2026-03-25T06:43:00Z" w16du:dateUtc="2026-03-25T10:43:00Z"/>
          <w:bCs/>
          <w:lang w:val="en"/>
        </w:rPr>
        <w:pPrChange w:id="269" w:author="Danny Jackson" w:date="2026-03-25T06:27:00Z" w16du:dateUtc="2026-03-25T10:27:00Z">
          <w:pPr>
            <w:spacing w:line="480" w:lineRule="auto"/>
          </w:pPr>
        </w:pPrChange>
      </w:pPr>
      <w:del w:id="270" w:author="Danny Jackson" w:date="2026-03-25T06:29:00Z" w16du:dateUtc="2026-03-25T10:29:00Z">
        <w:r w:rsidDel="00CD6595">
          <w:rPr>
            <w:bCs/>
            <w:lang w:val="en"/>
          </w:rPr>
          <w:delText>Urbanization might drive changes in muscle development and physiology in a variety of ways, all of which are speculative and require further validation.</w:delText>
        </w:r>
      </w:del>
      <w:del w:id="271" w:author="Danny Jackson" w:date="2026-03-25T06:28:00Z" w16du:dateUtc="2026-03-25T10:28:00Z">
        <w:r w:rsidR="00FE5E42" w:rsidDel="00CD6595">
          <w:rPr>
            <w:bCs/>
            <w:lang w:val="en"/>
          </w:rPr>
          <w:delText>Evidently,</w:delText>
        </w:r>
      </w:del>
      <w:del w:id="272" w:author="Danny Jackson" w:date="2026-03-25T06:29:00Z" w16du:dateUtc="2026-03-25T10:29:00Z">
        <w:r w:rsidR="00FE5E42" w:rsidDel="00CD6595">
          <w:rPr>
            <w:bCs/>
            <w:lang w:val="en"/>
          </w:rPr>
          <w:delText xml:space="preserve"> </w:delText>
        </w:r>
      </w:del>
      <w:del w:id="273" w:author="Danny Jackson" w:date="2026-03-25T06:28:00Z" w16du:dateUtc="2026-03-25T10:28:00Z">
        <w:r w:rsidR="00FE5E42" w:rsidDel="00CD6595">
          <w:rPr>
            <w:bCs/>
            <w:lang w:val="en"/>
          </w:rPr>
          <w:delText xml:space="preserve">metabolic shifts facilitate urban adaptation in </w:delText>
        </w:r>
        <w:r w:rsidR="00FE5E42" w:rsidDel="00CD6595">
          <w:rPr>
            <w:bCs/>
            <w:i/>
            <w:iCs/>
            <w:lang w:val="en"/>
          </w:rPr>
          <w:delText>Cardinalis</w:delText>
        </w:r>
        <w:r w:rsidR="00FE5E42" w:rsidDel="00CD6595">
          <w:rPr>
            <w:bCs/>
            <w:lang w:val="en"/>
          </w:rPr>
          <w:delText xml:space="preserve"> taxa. The highly polygenic response in Northern Cardinals but more limited response in Pyrrhuloxia suggests that species-level metabolic differences may be limiting the urban persistence of Pyrrhuloxia. </w:delText>
        </w:r>
      </w:del>
      <w:del w:id="274" w:author="Danny Jackson" w:date="2026-03-25T06:43:00Z" w16du:dateUtc="2026-03-25T10:43:00Z">
        <w:r w:rsidR="00FE5E42" w:rsidDel="007B0F86">
          <w:rPr>
            <w:bCs/>
            <w:lang w:val="en"/>
          </w:rPr>
          <w:delText xml:space="preserve">Urbanization is associated with a higher metabolic demand across diverse taxa </w:delText>
        </w:r>
        <w:r w:rsidR="00FE5E42" w:rsidDel="007B0F86">
          <w:rPr>
            <w:bCs/>
            <w:lang w:val="en"/>
          </w:rPr>
          <w:fldChar w:fldCharType="begin"/>
        </w:r>
        <w:r w:rsidR="000A03BF" w:rsidDel="007B0F86">
          <w:rPr>
            <w:bCs/>
            <w:lang w:val="en"/>
          </w:rPr>
          <w:delInstrText xml:space="preserve"> ADDIN ZOTERO_ITEM CSL_CITATION {"citationID":"Jdgl3CFX","properties":{"formattedCitation":"(Franco-Belussi et al., 2024; Kreling et al., 2025; Shang et al., 2023)","plainCitation":"(Franco-Belussi et al., 2024; Kreling et al., 2025; Shang et al., 2023)","noteIndex":0},"citationItems":[{"id":1329,"uris":["http://zotero.org/users/15902993/items/P9FMXIPW"],"itemData":{"id":1329,"type":"article-journal","abstract":"The Pace-of-Life syndrome proposes that behavioural, physiological and immune characteristics vary along a slow-fast gradient. Urbanization poses several physiological challenges to organisms. However, little is known about how the health status of frogs is affected by urbanization in the Tropics, which have a faster and more recent urbanization than the northern hemisphere. Here, we analysed a suite of physiological variables that reflect whole organism health, reproduction, metabolic and circulatory physiology and leukocyte responses in Leptodactylus podicipinus. Specifically, we tested how leukocyte profile, erythrocyte morphometrics and germ cell density, as well as somatic indices and erythrocyte nuclear abnormalities differ throughout the adult life span between urban and rural populations. We used Phenotypic Trajectory Analysis to test the effect of age and site on each of the multivariate data sets; and a Generalised Linear Model to test the effect of site and age on nuclear abnormalities. Somatic indices, erythrocyte nuclear abnormalities, erythrocyte morphometrics and leukocyte profile differed between populations, but less so for germ cell density. We found a large effect of site on nuclear abnormalities, with urban frogs having twice as many abnormalities as rural frogs. Our results suggest that urban frogs have a faster pace of life, but the response of phenotypic compartments is not fully concerted.","container-title":"Conservation Physiology","DOI":"10.1093/conphys/coad106","ISSN":"2051-1434","issue":"1","journalAbbreviation":"Conserv Physiol","page":"coad106","source":"Silverchair","title":"Multiple morphophysiological responses of a tropical frog to urbanization conform to the pace-of-life syndrome","volume":"12","author":[{"family":"Franco-Belussi","given":"Lilian"},{"family":"Oliveira Júnior","given":"José Gonçalves","non-dropping-particle":"de"},{"family":"Goldberg","given":"Javier"},{"family":"De Oliveira","given":"Classius"},{"family":"Fernandes","given":"Carlos E"},{"family":"Provete","given":"Diogo B"}],"issued":{"date-parts":[["2024",1,1]]}}},{"id":1290,"uris":["http://zotero.org/users/15902993/items/3PHUS7LY"],"itemData":{"id":1290,"type":"article-journal","abstract":"In the context of evolutionary time, cities are an extremely recent development. Although our understanding of how urbanization alters ecosystems is well developed, empirical work examining the consequences of urbanization on adaptive evolution remains limited. To facilitate future work, we offer candidate genes for one of the most prominent urban carnivores across North America. The coyote (Canis latrans) is a highly adaptable carnivore distributed throughout urban and nonurban regions in North America. As such, the coyote can serve as a blueprint for understanding the various pathways by which urbanization can influence the genomes of wildlife via comparisons along urban–rural gradients, as well as between metropolitan areas. Given the close evolutionary relationship between coyotes and domestic dogs, we leverage the well-annotated dog genome and highly conserved mammalian genes from model species to outline how urbanization may alter coyote genotypes and shape coyote phenotypes. We identify variables that may alter selection pressure for urban coyotes and offer suggestions of candidate genes to explore. Specifically, we focus on pathways related to diet, health, behavior, cognition, and reproduction. In a rapidly urbanizing world, understanding how species cope and adapt to anthropogenic change can facilitate the persistence of, and coexistence with, these species.","container-title":"Genome Biology and Evolution","DOI":"10.1093/gbe/evae279","ISSN":"1759-6653","issue":"1","journalAbbreviation":"Genome Biology and Evolution","page":"evae279","source":"Silverchair","title":"Adaptation in the Alleyways: Candidate Genes Under Potential Selection in Urban Coyotes","title-short":"Adaptation in the Alleyways","volume":"17","author":[{"family":"Kreling","given":"Samantha E S"},{"family":"Vance","given":"Summer E"},{"family":"Carlen","given":"Elizabeth J"}],"issued":{"date-parts":[["2025",1,1]]}}},{"id":1338,"uris":["http://zotero.org/users/15902993/items/5PGRJIHQ"],"itemData":{"id":1338,"type":"article-journal","abstract":"Urbanization is rapidly changing habitats of wild birds around the world. Food availability is one of the important factors leading to phenotypic differences between urban and rural bird populations. Comparing the physiological plasticity responses of urban and rural bird populations to different food conditions can reveal the mechanism of bird adaptation to urban environment. In this study, we hypothesized that the glycogenolysis, glycogenesis and gluconeogenesis of urban birds have been adjusted to cope with food shortage in urban areas. To test this, we designed a food quantity-controlled experiment to compare the effects of different food quantities (daily 1 g, 3 g, 5 g, 7 g per bird) on the activities of glycogen phosphorylase (GP), glycogen synthase (GS) and phosphoenolpyruvate carboxylase (PEPCK) in plasma of Tree sparrows (Passer montanus) from urban and rural areas of Beijing. The activities of GP and PEPCK in plasma of Tree sparrows from both urban and rural areas increased with the food quantity decrease. Only the activity of PEPCK was significantly different between urban and rural sparrows. The PEPCK activities of urban sparrows were significantly higher than those of rural sparrows in 1 and 3 g treatments. These results indicate that Tree sparrows from urban areas have greater gluconeogenesis plasticity than rural sparrows, which supports our hypothesis that gluconeogenesis plasticity of urban birds has been adjusted in response to urban environment.","container-title":"Urban Ecosystems","DOI":"10.1007/s11252-023-01408-x","ISSN":"1573-1642","issue":"6","journalAbbreviation":"Urban Ecosyst","language":"en","license":"2023 The Author(s), under exclusive licence to Springer Science+Business Media, LLC, part of Springer Nature","note":"Company: Springer\nDistributor: Springer\nInstitution: Springer\nLabel: Springer","page":"1607-1614","publisher":"Springer US","source":"link-springer-com.ezproxy2.library.arizona.edu","title":"Metabolic adjustment in urban birds: glycometabolic enzyme activities in urban and rural tree sparrows (Passer montanus)","title-short":"Metabolic adjustment in urban birds","volume":"26","author":[{"family":"Shang","given":"Jing"},{"family":"Cun","given":"Shujuan"},{"family":"Zhang","given":"Shuping"},{"family":"Liang","given":"Wei"}],"issued":{"date-parts":[["2023",12,1]]}}}],"schema":"https://github.com/citation-style-language/schema/raw/master/csl-citation.json"} </w:delInstrText>
        </w:r>
        <w:r w:rsidR="00FE5E42" w:rsidDel="007B0F86">
          <w:rPr>
            <w:bCs/>
            <w:lang w:val="en"/>
          </w:rPr>
          <w:fldChar w:fldCharType="separate"/>
        </w:r>
        <w:r w:rsidR="00FE5E42" w:rsidDel="007B0F86">
          <w:rPr>
            <w:bCs/>
            <w:noProof/>
            <w:lang w:val="en"/>
          </w:rPr>
          <w:delText>(Franco-Belussi et al., 2024; Kreling et al., 2025; Shang et al., 2023)</w:delText>
        </w:r>
        <w:r w:rsidR="00FE5E42" w:rsidDel="007B0F86">
          <w:rPr>
            <w:bCs/>
            <w:lang w:val="en"/>
          </w:rPr>
          <w:fldChar w:fldCharType="end"/>
        </w:r>
        <w:r w:rsidR="00FE5E42" w:rsidDel="007B0F86">
          <w:rPr>
            <w:bCs/>
            <w:lang w:val="en"/>
          </w:rPr>
          <w:delText xml:space="preserve">, and we </w:delText>
        </w:r>
      </w:del>
      <w:del w:id="275" w:author="Danny Jackson" w:date="2026-03-15T09:05:00Z" w16du:dateUtc="2026-03-15T13:05:00Z">
        <w:r w:rsidR="00FE5E42" w:rsidDel="00857F47">
          <w:rPr>
            <w:bCs/>
            <w:lang w:val="en"/>
          </w:rPr>
          <w:delText xml:space="preserve">show </w:delText>
        </w:r>
      </w:del>
      <w:del w:id="276" w:author="Danny Jackson" w:date="2026-03-25T06:43:00Z" w16du:dateUtc="2026-03-25T10:43:00Z">
        <w:r w:rsidR="00FE5E42" w:rsidDel="007B0F86">
          <w:rPr>
            <w:bCs/>
            <w:lang w:val="en"/>
          </w:rPr>
          <w:delText xml:space="preserve">new evidence that </w:delText>
        </w:r>
      </w:del>
      <w:del w:id="277" w:author="Danny Jackson" w:date="2026-03-15T09:05:00Z" w16du:dateUtc="2026-03-15T13:05:00Z">
        <w:r w:rsidR="00FE5E42" w:rsidDel="00857F47">
          <w:rPr>
            <w:bCs/>
            <w:lang w:val="en"/>
          </w:rPr>
          <w:delText xml:space="preserve">urbanization drives </w:delText>
        </w:r>
      </w:del>
      <w:del w:id="278" w:author="Danny Jackson" w:date="2026-03-25T06:43:00Z" w16du:dateUtc="2026-03-25T10:43:00Z">
        <w:r w:rsidR="00FE5E42" w:rsidDel="007B0F86">
          <w:rPr>
            <w:bCs/>
            <w:lang w:val="en"/>
          </w:rPr>
          <w:delText>muscle tissue changes across species at the genetic level.</w:delText>
        </w:r>
      </w:del>
      <w:del w:id="279" w:author="Danny Jackson" w:date="2026-03-15T07:27:00Z" w16du:dateUtc="2026-03-15T11:27:00Z">
        <w:r w:rsidR="00EB278E" w:rsidDel="00EB278E">
          <w:rPr>
            <w:bCs/>
            <w:lang w:val="en"/>
          </w:rPr>
          <w:delText>an</w:delText>
        </w:r>
      </w:del>
      <w:del w:id="280" w:author="Danny Jackson" w:date="2026-03-25T06:43:00Z" w16du:dateUtc="2026-03-25T10:43:00Z">
        <w:r w:rsidR="00EB278E" w:rsidDel="007B0F86">
          <w:rPr>
            <w:bCs/>
            <w:lang w:val="en"/>
          </w:rPr>
          <w:fldChar w:fldCharType="begin"/>
        </w:r>
        <w:r w:rsidR="00EB278E" w:rsidDel="007B0F86">
          <w:rPr>
            <w:bCs/>
            <w:lang w:val="en"/>
          </w:rPr>
          <w:delInstrText xml:space="preserve"> ADDIN ZOTERO_ITEM CSL_CITATION {"citationID":"IVqyGpwI","properties":{"formattedCitation":"(Shang et al., 2023)","plainCitation":"(Shang et al., 2023)","noteIndex":0},"citationItems":[{"id":1338,"uris":["http://zotero.org/users/15902993/items/5PGRJIHQ"],"itemData":{"id":1338,"type":"article-journal","abstract":"Urbanization is rapidly changing habitats of wild birds around the world. Food availability is one of the important factors leading to phenotypic differences between urban and rural bird populations. Comparing the physiological plasticity responses of urban and rural bird populations to different food conditions can reveal the mechanism of bird adaptation to urban environment. In this study, we hypothesized that the glycogenolysis, glycogenesis and gluconeogenesis of urban birds have been adjusted to cope with food shortage in urban areas. To test this, we designed a food quantity-controlled experiment to compare the effects of different food quantities (daily 1 g, 3 g, 5 g, 7 g per bird) on the activities of glycogen phosphorylase (GP), glycogen synthase (GS) and phosphoenolpyruvate carboxylase (PEPCK) in plasma of Tree sparrows (Passer montanus) from urban and rural areas of Beijing. The activities of GP and PEPCK in plasma of Tree sparrows from both urban and rural areas increased with the food quantity decrease. Only the activity of PEPCK was significantly different between urban and rural sparrows. The PEPCK activities of urban sparrows were significantly higher than those of rural sparrows in 1 and 3 g treatments. These results indicate that Tree sparrows from urban areas have greater gluconeogenesis plasticity than rural sparrows, which supports our hypothesis that gluconeogenesis plasticity of urban birds has been adjusted in response to urban environment.","container-title":"Urban Ecosystems","DOI":"10.1007/s11252-023-01408-x","ISSN":"1573-1642","issue":"6","journalAbbreviation":"Urban Ecosyst","language":"en","license":"2023 The Author(s), under exclusive licence to Springer Science+Business Media, LLC, part of Springer Nature","note":"Company: Springer\nDistributor: Springer\nInstitution: Springer\nLabel: Springer","page":"1607-1614","publisher":"Springer US","source":"link-springer-com.ezproxy2.library.arizona.edu","title":"Metabolic adjustment in urban birds: glycometabolic enzyme activities in urban and rural tree sparrows (Passer montanus)","title-short":"Metabolic adjustment in urban birds","volume":"26","author":[{"family":"Shang","given":"Jing"},{"family":"Cun","given":"Shujuan"},{"family":"Zhang","given":"Shuping"},{"family":"Liang","given":"Wei"}],"issued":{"date-parts":[["2023",12,1]]}}}],"schema":"https://github.com/citation-style-language/schema/raw/master/csl-citation.json"} </w:delInstrText>
        </w:r>
        <w:r w:rsidR="00EB278E" w:rsidDel="007B0F86">
          <w:rPr>
            <w:bCs/>
            <w:lang w:val="en"/>
          </w:rPr>
          <w:fldChar w:fldCharType="separate"/>
        </w:r>
        <w:r w:rsidR="00EB278E" w:rsidDel="007B0F86">
          <w:rPr>
            <w:bCs/>
            <w:noProof/>
            <w:lang w:val="en"/>
          </w:rPr>
          <w:delText>(Shang et al., 2023)</w:delText>
        </w:r>
        <w:r w:rsidR="00EB278E" w:rsidDel="007B0F86">
          <w:rPr>
            <w:bCs/>
            <w:lang w:val="en"/>
          </w:rPr>
          <w:fldChar w:fldCharType="end"/>
        </w:r>
        <w:r w:rsidR="002302D8" w:rsidDel="007B0F86">
          <w:rPr>
            <w:bCs/>
            <w:lang w:val="en"/>
          </w:rPr>
          <w:fldChar w:fldCharType="begin"/>
        </w:r>
        <w:r w:rsidR="002302D8" w:rsidDel="007B0F86">
          <w:rPr>
            <w:bCs/>
            <w:lang w:val="en"/>
          </w:rPr>
          <w:delInstrText xml:space="preserve"> ADDIN ZOTERO_ITEM CSL_CITATION {"citationID":"xA7Fsq52","properties":{"formattedCitation":"(Dayananda et al., 2021)","plainCitation":"(Dayananda et al., 2021)","noteIndex":0},"citationItems":[{"id":1535,"uris":["http://zotero.org/users/15902993/items/U8QDJHN7"],"itemData":{"id":1535,"type":"article-journal","abstract":"Understanding how landscape characteristics such as matrix composition and configuration affect bird movement is essential for conservation in human-disturbed habitats. An important tool for such studies is experimental translocation, in which birds are removed from their territories, and observed, often using radio telemetry, as to whether they return (“home”). Here we reviewed 28 translocation studies to investigate (1) in what regions and habitats, and with what species the technique has been used, (2) what proportion of birds fail to home, a measure of “bird safety”, (3) the findings the studies have uncovered about bird movement, and (4) how the studies have dealt with confounding variables. A phylogenetically controlled meta-analysis complemented the qualitative results, testing the effects of the species’ habitat usage and migration ecology on the difference between birds’ homing success when moving through contiguous forest as compared to other land-use types. Of the total sample, 25 studies were conducted in the Western Hemisphere, and 17 in locations where pasturelands were the dominant land-use. The technique has been mostly used with small, forest-preferring passerine species, and males. Regarding safety, the proportion of individuals that failed to home was 27.1 ± 21.8 (SD)%. Translocation distance was found to be an important predictor of homing time or success in seven studies. The meta-analysis confirmed that on average birds move better through contiguous forests than through other land-use types, with habitat generalists and species with seasonal migration having less trouble moving through disturbed land-use types. The qualitative analyses also demonstrated the importance of habitat usage, with forest specialists especially affected by forest cover and connectivity. In considering the utility of translocations, it is important to remember that they are not measuring juvenile dispersal, and the birds’ homing mechanisms might influence their movements. However, long-distance translocations can avoid homing and hence simulate breeding (adult) dispersal. The confounding effects of variation among capture and release sites, or among individuals in their physiological condition, must be carefully considered. Overall, experimental translocation is a mature technique for which possible pitfalls have been identified. Strengths of the approach are that bird motivations to move can be standardized, and fine-scale movement patterns can be described with telemetry. However, we encourage consideration of bird safety, and meticulous reporting of birds that fail to home, or fail to find suitable habitat in long-distance translocation designs.","container-title":"Global Ecology and Conservation","DOI":"10.1016/j.gecco.2021.e01876","ISSN":"2351-9894","journalAbbreviation":"Global Ecology and Conservation","page":"e01876","source":"ScienceDirect","title":"A review of avian experimental translocations that measure movement through human-modified landscapes","volume":"31","author":[{"family":"Dayananda","given":"Salindra K."},{"family":"Mammides","given":"Christos"},{"family":"Liang","given":"Dan"},{"family":"Kotagama","given":"Sarath W."},{"family":"Goodale","given":"Eben"}],"issued":{"date-parts":[["2021",11,1]]}}}],"schema":"https://github.com/citation-style-language/schema/raw/master/csl-citation.json"} </w:delInstrText>
        </w:r>
        <w:r w:rsidR="002302D8" w:rsidDel="007B0F86">
          <w:rPr>
            <w:bCs/>
            <w:lang w:val="en"/>
          </w:rPr>
          <w:fldChar w:fldCharType="separate"/>
        </w:r>
        <w:r w:rsidR="002302D8" w:rsidDel="007B0F86">
          <w:rPr>
            <w:bCs/>
            <w:noProof/>
            <w:lang w:val="en"/>
          </w:rPr>
          <w:delText>(Dayananda et al., 2021)</w:delText>
        </w:r>
        <w:r w:rsidR="002302D8" w:rsidDel="007B0F86">
          <w:rPr>
            <w:bCs/>
            <w:lang w:val="en"/>
          </w:rPr>
          <w:fldChar w:fldCharType="end"/>
        </w:r>
        <w:r w:rsidDel="007B0F86">
          <w:rPr>
            <w:bCs/>
            <w:lang w:val="en"/>
          </w:rPr>
          <w:fldChar w:fldCharType="begin"/>
        </w:r>
        <w:r w:rsidR="007B0F86" w:rsidDel="007B0F86">
          <w:rPr>
            <w:bCs/>
            <w:lang w:val="en"/>
          </w:rPr>
          <w:delInstrText xml:space="preserve"> ADDIN ZOTERO_ITEM CSL_CITATION {"citationID":"qjS3Ceyx","properties":{"formattedCitation":"(Brown &amp; Brown, 2013)","plainCitation":"(Brown &amp; Brown, 2013)","noteIndex":0},"citationItems":[{"id":615,"uris":["http://zotero.org/users/15902993/items/KUTMMEQD"],"itemData":{"id":615,"type":"article-journal","container-title":"Current Biology","DOI":"10.1016/j.cub.2013.02.023","ISSN":"0960-9822","issue":"6","page":"R233–R234","publisher":"Elsevier BV","title":"Where has all the road kill gone?","volume":"23","author":[{"family":"Brown","given":"Charles R."},{"family":"Brown","given":"Mary B."}],"issued":{"date-parts":[["2013",3]]}}}],"schema":"https://github.com/citation-style-language/schema/raw/master/csl-citation.json"} </w:delInstrText>
        </w:r>
        <w:r w:rsidDel="007B0F86">
          <w:rPr>
            <w:bCs/>
            <w:lang w:val="en"/>
          </w:rPr>
          <w:fldChar w:fldCharType="separate"/>
        </w:r>
        <w:r w:rsidR="007B0F86" w:rsidDel="007B0F86">
          <w:rPr>
            <w:bCs/>
            <w:noProof/>
            <w:lang w:val="en"/>
          </w:rPr>
          <w:delText>(Brown &amp; Brown, 2013)</w:delText>
        </w:r>
        <w:r w:rsidDel="007B0F86">
          <w:rPr>
            <w:bCs/>
            <w:lang w:val="en"/>
          </w:rPr>
          <w:fldChar w:fldCharType="end"/>
        </w:r>
      </w:del>
    </w:p>
    <w:p w14:paraId="67BA3211" w14:textId="53D7B7AB" w:rsidR="00FE5E42" w:rsidRDefault="00FE5E42" w:rsidP="00FE5E42">
      <w:pPr>
        <w:spacing w:line="480" w:lineRule="auto"/>
        <w:ind w:firstLine="720"/>
        <w:rPr>
          <w:ins w:id="281" w:author="Danny Jackson" w:date="2026-03-25T06:43:00Z" w16du:dateUtc="2026-03-25T10:43:00Z"/>
          <w:bCs/>
          <w:lang w:val="en"/>
        </w:rPr>
      </w:pPr>
      <w:r>
        <w:rPr>
          <w:bCs/>
          <w:lang w:val="en"/>
        </w:rPr>
        <w:t xml:space="preserve">Despite these differences, we also found distinct evidence of parallel evolution in muscle development between the two species. Only three genes were identified by both </w:t>
      </w:r>
      <w:proofErr w:type="spellStart"/>
      <w:r>
        <w:rPr>
          <w:bCs/>
          <w:lang w:val="en"/>
        </w:rPr>
        <w:t>RAiSD</w:t>
      </w:r>
      <w:proofErr w:type="spellEnd"/>
      <w:r>
        <w:rPr>
          <w:bCs/>
          <w:lang w:val="en"/>
        </w:rPr>
        <w:t xml:space="preserve"> and F</w:t>
      </w:r>
      <w:r w:rsidRPr="002062CB">
        <w:rPr>
          <w:bCs/>
          <w:vertAlign w:val="superscript"/>
          <w:lang w:val="en"/>
        </w:rPr>
        <w:t>ST</w:t>
      </w:r>
      <w:r>
        <w:rPr>
          <w:bCs/>
          <w:lang w:val="en"/>
        </w:rPr>
        <w:t xml:space="preserve"> as under selection in urban environments in both Northern Cardinals and Pyrrhuloxia: </w:t>
      </w:r>
      <w:r w:rsidRPr="003448E6">
        <w:rPr>
          <w:bCs/>
          <w:i/>
          <w:iCs/>
          <w:lang w:val="en"/>
        </w:rPr>
        <w:t>CDKAL1</w:t>
      </w:r>
      <w:r>
        <w:rPr>
          <w:bCs/>
          <w:lang w:val="en"/>
        </w:rPr>
        <w:t xml:space="preserve">, </w:t>
      </w:r>
      <w:r w:rsidRPr="003448E6">
        <w:rPr>
          <w:bCs/>
          <w:i/>
          <w:iCs/>
          <w:lang w:val="en"/>
        </w:rPr>
        <w:t>COL15A1</w:t>
      </w:r>
      <w:r>
        <w:rPr>
          <w:bCs/>
          <w:lang w:val="en"/>
        </w:rPr>
        <w:t xml:space="preserve">, and </w:t>
      </w:r>
      <w:r w:rsidRPr="003448E6">
        <w:rPr>
          <w:bCs/>
          <w:i/>
          <w:iCs/>
          <w:lang w:val="en"/>
        </w:rPr>
        <w:t>TGFBR1</w:t>
      </w:r>
      <w:r>
        <w:rPr>
          <w:bCs/>
          <w:lang w:val="en"/>
        </w:rPr>
        <w:t xml:space="preserve">. Given the physical linkage between these genes, we cannot identify which one(s) might be driving the signal of selection. However, each of these three genes is associated with different aspects of muscle development. Variants in </w:t>
      </w:r>
      <w:r w:rsidRPr="003448E6">
        <w:rPr>
          <w:bCs/>
          <w:i/>
          <w:iCs/>
          <w:lang w:val="en"/>
        </w:rPr>
        <w:t>CDKAL1</w:t>
      </w:r>
      <w:r w:rsidRPr="002062CB">
        <w:rPr>
          <w:bCs/>
          <w:lang w:val="en"/>
        </w:rPr>
        <w:t xml:space="preserve"> lead to misfolded</w:t>
      </w:r>
      <w:r>
        <w:rPr>
          <w:bCs/>
          <w:lang w:val="en"/>
        </w:rPr>
        <w:t xml:space="preserve"> insulin</w:t>
      </w:r>
      <w:r w:rsidRPr="002062CB">
        <w:rPr>
          <w:bCs/>
          <w:lang w:val="en"/>
        </w:rPr>
        <w:t>, w</w:t>
      </w:r>
      <w:r>
        <w:rPr>
          <w:bCs/>
          <w:lang w:val="en"/>
        </w:rPr>
        <w:t xml:space="preserve">hich stimulates muscle protein synthesis </w:t>
      </w:r>
      <w:r>
        <w:rPr>
          <w:bCs/>
          <w:lang w:val="en"/>
        </w:rPr>
        <w:fldChar w:fldCharType="begin"/>
      </w:r>
      <w:r>
        <w:rPr>
          <w:bCs/>
          <w:lang w:val="en"/>
        </w:rPr>
        <w:instrText xml:space="preserve"> ADDIN ZOTERO_ITEM CSL_CITATION {"citationID":"ydV2gxvE","properties":{"formattedCitation":"(Ghosh et al., 2022)","plainCitation":"(Ghosh et al., 2022)","noteIndex":0},"citationItems":[{"id":542,"uris":["http://zotero.org/users/15902993/items/GGNPWTAD"],"itemData":{"id":542,"type":"article-journal","abstract":"Diabetes Mellitus, being a polygenic disorder, have a set of risk genes involved in the onset of the insulin resistance, obesity and impaired insulin synthesis. Recent genome wide association studies (GWAS) shows the intimacy of CDK5 regulatory subunit Associated protein 1-Like 1 (Cdkal1) with the pathophysiology of the diabetes mellitus and its complications, although the exact molecular relation is still unknown. In this short review, we have summarized all the diverse biological roles of Cdkal1 in relation to the onset of diabetes mellitus. Variations in the Cdkal1 transcript are responsible for the accumulation of misfolded insulin and thus generating oxidative and ER stress in the pancreatic β-cells, leading to their destruction. Recent studies have shown that Cdkal1 has an intrinsic thiomethyl transferase activity, which is essential for proper posttranslational processing of pre-proinsulin to produce mature insulin. Moreover, Cdkal1 has also been claimed as an endogenous inhibitor of cdk5, which prevents the cdk5-induced interruption in insulin synthesis through PDX1 translocation from nucleus to cytosol. Recent clinical studies have identified the risk single nucleotide polymorphisms (SNPs) of Cdkal1 as one of the root causes for the onset of diabetic complications. To the best of our knowledge, it is the first comprehensive review which elaborates most of the potential Cdkal1-dependent molecular mechanisms studied yet. In this review, we present a compiled and concise summary about all the diverse roles of Cdkal1 in the context of type 2 diabetes mellitus and its associated complications. This review will be helpful to target Cdkal1 as a potential option for the management of type 2 diabetes mellitus in future.","container-title":"Journal of Diabetes &amp; Metabolic Disorders","DOI":"10.1007/s40200-021-00953-6","ISSN":"2251-6581","issue":"1","journalAbbreviation":"J Diabetes Metab Disord","language":"en","page":"991-1001","source":"Springer Link","title":"Involvement of Cdkal1 in the etiology of type 2 diabetes mellitus and microvascular diabetic complications: a review","title-short":"Involvement of Cdkal1 in the etiology of type 2 diabetes mellitus and microvascular diabetic complications","volume":"21","author":[{"family":"Ghosh","given":"Chandrachur"},{"family":"Das","given":"Neeladrisingha"},{"family":"Saha","given":"Sarama"},{"family":"Kundu","given":"Tathagata"},{"family":"Sircar","given":"Debabrata"},{"family":"Roy","given":"Partha"}],"issued":{"date-parts":[["2022",6,1]]}}}],"schema":"https://github.com/citation-style-language/schema/raw/master/csl-citation.json"} </w:instrText>
      </w:r>
      <w:r>
        <w:rPr>
          <w:bCs/>
          <w:lang w:val="en"/>
        </w:rPr>
        <w:fldChar w:fldCharType="separate"/>
      </w:r>
      <w:r>
        <w:rPr>
          <w:bCs/>
          <w:noProof/>
          <w:lang w:val="en"/>
        </w:rPr>
        <w:t>(Ghosh et al., 2022)</w:t>
      </w:r>
      <w:r>
        <w:rPr>
          <w:bCs/>
          <w:lang w:val="en"/>
        </w:rPr>
        <w:fldChar w:fldCharType="end"/>
      </w:r>
      <w:r w:rsidRPr="002062CB">
        <w:rPr>
          <w:bCs/>
          <w:lang w:val="en"/>
        </w:rPr>
        <w:t xml:space="preserve">. </w:t>
      </w:r>
      <w:r w:rsidRPr="003448E6">
        <w:rPr>
          <w:bCs/>
          <w:i/>
          <w:iCs/>
          <w:lang w:val="en"/>
        </w:rPr>
        <w:t>COL15A1</w:t>
      </w:r>
      <w:r w:rsidRPr="002062CB">
        <w:rPr>
          <w:bCs/>
          <w:lang w:val="en"/>
        </w:rPr>
        <w:t xml:space="preserve"> is associated with chicken pectoral muscle disorders</w:t>
      </w:r>
      <w:r>
        <w:rPr>
          <w:bCs/>
          <w:lang w:val="en"/>
        </w:rPr>
        <w:t xml:space="preserve"> </w:t>
      </w:r>
      <w:r>
        <w:rPr>
          <w:bCs/>
          <w:lang w:val="en"/>
        </w:rPr>
        <w:fldChar w:fldCharType="begin"/>
      </w:r>
      <w:r w:rsidR="000A03BF">
        <w:rPr>
          <w:bCs/>
          <w:lang w:val="en"/>
        </w:rPr>
        <w:instrText xml:space="preserve"> ADDIN ZOTERO_ITEM CSL_CITATION {"citationID":"5Nhw2dBX","properties":{"formattedCitation":"(Bordini et al., 2022)","plainCitation":"(Bordini et al., 2022)","noteIndex":0},"citationItems":[{"id":538,"uris":["http://zotero.org/users/15902993/items/2RI3WWE6"],"itemData":{"id":538,"type":"article-journal","abstract":"&lt;p&gt;Growth-related abnormalities affecting modern chickens, known as White Striping (WS) and Wooden Breast (WB), have been deeply investigated in the last decade. Nevertheless, their precise etiology remains unclear. The present study aimed at providing new insights into the molecular mechanisms involved in their onset by identifying clusters of co-expressed genes (i.e., modules) and key loci associated with phenotypes highly related to the occurrence of these muscular disorders. The data obtained by a Weighted Gene Co-expression Network Analysis (WGCNA) were investigated to identify hub genes associated with the parameters breast width (W) and total crude protein content (PC) of &lt;italic&gt;Pectoralis major&lt;/italic&gt; muscles (PM) previously harvested from 12 fast-growing broilers (6 normal vs&lt;italic&gt;.&lt;/italic&gt; 6 affected by WS/WB). W and PC can be considered markers of the high breast yield of modern broilers and the impaired composition of abnormal fillets, respectively. Among the identified modules, the turquoise (&lt;italic&gt;r&lt;/italic&gt; = -0.90, &lt;italic&gt;p&lt;/italic&gt; &amp;lt; 0.0001) and yellow2 (&lt;italic&gt;r&lt;/italic&gt; = 0.91, &lt;italic&gt;p&lt;/italic&gt; &amp;lt; 0.0001) were those most significantly related to PC and W, and therefore respectively named “protein content” and “width” modules. Functional analysis of the width module evidenced genes involved in the ubiquitin-mediated proteolysis and inflammatory response. GTPase activator activity, PI3K-Akt signaling pathway, collagen catabolic process, and blood vessel development have been detected among the most significant functional categories of the protein content module. The most interconnected hub genes detected for the width module encode for proteins implicated in the adaptive responses to oxidative stress (i.e., &lt;italic&gt;THRAP3&lt;/italic&gt; and &lt;italic&gt;PRPF40A&lt;/italic&gt;), and a member of the inhibitor of apoptosis family (i.e., &lt;italic&gt;BIRC2&lt;/italic&gt;) involved in contrasting apoptotic events related to the endoplasmic reticulum (ER)-stress. The protein content module showed hub genes coding for different types of collagens (such as &lt;italic&gt;COL6A3&lt;/italic&gt; and &lt;italic&gt;COL5A2&lt;/italic&gt;), along with &lt;italic&gt;MMP2&lt;/italic&gt; and &lt;italic&gt;SPARC&lt;/italic&gt;, which are implicated in Collagen type IV catabolism and biosynthesis. Taken together, the present findings suggested that an ER stress condition may underly the inflammatory responses and apoptotic events taking place within affected PM muscles. Moreover, these results support the hypothesis of a role of the Collagen type IV in the cascade of events leading to the occurrence of WS/WB and identify novel actors probably involved in their onset.&lt;/p&gt;","container-title":"Frontiers in Physiology","DOI":"10.3389/fphys.2022.936768","ISSN":"1664-042X","journalAbbreviation":"Front. Physiol.","language":"English","publisher":"Frontiers","source":"Frontiers","title":"Molecular Pathways and Key Genes Associated With Breast Width and Protein Content in White Striping and Wooden Breast Chicken Pectoral Muscle","URL":"https://www.frontiersin.org/journals/physiology/articles/10.3389/fphys.2022.936768/full","volume":"13","author":[{"family":"Bordini","given":"Martina"},{"family":"Soglia","given":"Francesca"},{"family":"Davoli","given":"Roberta"},{"family":"Zappaterra","given":"Martina"},{"family":"Petracci","given":"Massimiliano"},{"family":"Meluzzi","given":"Adele"}],"accessed":{"date-parts":[["2025",3,7]]},"issued":{"date-parts":[["2022",7,8]]}}}],"schema":"https://github.com/citation-style-language/schema/raw/master/csl-citation.json"} </w:instrText>
      </w:r>
      <w:r>
        <w:rPr>
          <w:bCs/>
          <w:lang w:val="en"/>
        </w:rPr>
        <w:fldChar w:fldCharType="separate"/>
      </w:r>
      <w:r>
        <w:rPr>
          <w:bCs/>
          <w:noProof/>
          <w:lang w:val="en"/>
        </w:rPr>
        <w:t>(Bordini et al., 2022)</w:t>
      </w:r>
      <w:r>
        <w:rPr>
          <w:bCs/>
          <w:lang w:val="en"/>
        </w:rPr>
        <w:fldChar w:fldCharType="end"/>
      </w:r>
      <w:r w:rsidRPr="002062CB">
        <w:rPr>
          <w:bCs/>
          <w:lang w:val="en"/>
        </w:rPr>
        <w:t xml:space="preserve">. </w:t>
      </w:r>
      <w:r w:rsidRPr="003448E6">
        <w:rPr>
          <w:bCs/>
          <w:i/>
          <w:iCs/>
          <w:lang w:val="en"/>
        </w:rPr>
        <w:t>TGFBR1</w:t>
      </w:r>
      <w:r w:rsidRPr="002062CB">
        <w:rPr>
          <w:bCs/>
          <w:lang w:val="en"/>
        </w:rPr>
        <w:t xml:space="preserve"> </w:t>
      </w:r>
      <w:r>
        <w:rPr>
          <w:bCs/>
          <w:lang w:val="en"/>
        </w:rPr>
        <w:t xml:space="preserve">affects muscle tissue development </w:t>
      </w:r>
      <w:r>
        <w:rPr>
          <w:bCs/>
          <w:lang w:val="en"/>
        </w:rPr>
        <w:fldChar w:fldCharType="begin"/>
      </w:r>
      <w:r w:rsidR="000A03BF">
        <w:rPr>
          <w:bCs/>
          <w:lang w:val="en"/>
        </w:rPr>
        <w:instrText xml:space="preserve"> ADDIN ZOTERO_ITEM CSL_CITATION {"citationID":"QSLhuVQU","properties":{"formattedCitation":"(Hillege et al., 2022)","plainCitation":"(Hillege et al., 2022)","noteIndex":0},"citationItems":[{"id":1206,"uris":["http://zotero.org/users/15902993/items/EQUX9APW"],"itemData":{"id":1206,"type":"article-journal","abstract":"In skeletal muscle, transforming growth factor-β (TGF-β) family growth factors, TGF-β1 and myostatin, are involved in atrophy and muscle wasting disorders. Simultaneous interference with their signalling pathways may improve muscle function; however, little is known about their individual and combined receptor signalling. Here, we show that inhibition of TGF-β signalling by simultaneous muscle-specific knockout of TGF-β type I receptors Tgfbr1 and Acvr1b in mice, induces substantial hypertrophy, while such effect does not occur by single receptor knockout. Hypertrophy is induced by increased phosphorylation of Akt and p70S6K and reduced E3 ligases expression, while myonuclear number remains unaltered. Combined knockout of both TGF-β type I receptors increases the number of satellite cells, macrophages and improves regeneration post cardiotoxin-induced injury by stimulating myogenic differentiation. Extra cellular matrix gene expression is exclusively elevated in muscle with combined receptor knockout. Tgfbr1 and Acvr1b are synergistically involved in regulation of myofibre size, regeneration, and collagen deposition.","container-title":"eLife","DOI":"10.7554/eLife.77610","ISSN":"2050-084X","journalAbbreviation":"eLife","page":"e77610","PMID":"35323108","PMCID":"PMC9005187","source":"PubMed Central","title":"Lack of Tgfbr1 and Acvr1b synergistically stimulates myofibre hypertrophy and accelerates muscle regeneration","volume":"11","author":[{"family":"Hillege","given":"Michèle MG"},{"family":"Shi","given":"Andi"},{"family":"Galli","given":"Ricardo A"},{"family":"Wu","given":"Gang"},{"family":"Bertolino","given":"Philippe"},{"family":"Hoogaars","given":"Willem MH"},{"family":"Jaspers","given":"Richard T"}],"issued":{"date-parts":[["2022"]]}}}],"schema":"https://github.com/citation-style-language/schema/raw/master/csl-citation.json"} </w:instrText>
      </w:r>
      <w:r>
        <w:rPr>
          <w:bCs/>
          <w:lang w:val="en"/>
        </w:rPr>
        <w:fldChar w:fldCharType="separate"/>
      </w:r>
      <w:r>
        <w:rPr>
          <w:bCs/>
          <w:noProof/>
          <w:lang w:val="en"/>
        </w:rPr>
        <w:t>(Hillege et al., 2022)</w:t>
      </w:r>
      <w:r>
        <w:rPr>
          <w:bCs/>
          <w:lang w:val="en"/>
        </w:rPr>
        <w:fldChar w:fldCharType="end"/>
      </w:r>
      <w:r>
        <w:rPr>
          <w:bCs/>
          <w:lang w:val="en"/>
        </w:rPr>
        <w:t>. While no biological processes emerged in the GO term analyses of candidate genes identified in both taxa, we show evidence of parallel evolution between these species and identify this linkage block as potentially important for urban adaptation</w:t>
      </w:r>
      <w:r w:rsidR="006908F0">
        <w:rPr>
          <w:bCs/>
          <w:lang w:val="en"/>
        </w:rPr>
        <w:t xml:space="preserve"> in birds</w:t>
      </w:r>
      <w:r>
        <w:rPr>
          <w:bCs/>
          <w:lang w:val="en"/>
        </w:rPr>
        <w:t>.</w:t>
      </w:r>
      <w:ins w:id="282" w:author="Danny Jackson" w:date="2026-03-15T07:54:00Z" w16du:dateUtc="2026-03-15T11:54:00Z">
        <w:r w:rsidR="002302D8" w:rsidRPr="002302D8">
          <w:rPr>
            <w:bCs/>
            <w:lang w:val="en"/>
          </w:rPr>
          <w:t xml:space="preserve"> </w:t>
        </w:r>
        <w:r w:rsidR="002302D8">
          <w:rPr>
            <w:bCs/>
            <w:lang w:val="en"/>
          </w:rPr>
          <w:t>The mechanisms driving this change are speculative, but our findings suggest that variation in muscle tissues underlie urban adaptation in birds.</w:t>
        </w:r>
      </w:ins>
    </w:p>
    <w:p w14:paraId="2A86BDC9" w14:textId="28ABFD17" w:rsidR="007B0F86" w:rsidRDefault="007B0F86" w:rsidP="007B0F86">
      <w:pPr>
        <w:spacing w:line="480" w:lineRule="auto"/>
        <w:ind w:firstLine="720"/>
        <w:rPr>
          <w:bCs/>
          <w:lang w:val="en"/>
        </w:rPr>
      </w:pPr>
      <w:ins w:id="283" w:author="Danny Jackson" w:date="2026-03-25T06:43:00Z" w16du:dateUtc="2026-03-25T10:43:00Z">
        <w:r>
          <w:rPr>
            <w:bCs/>
            <w:lang w:val="en"/>
          </w:rPr>
          <w:t xml:space="preserve">Urbanization might drive changes in muscle development and physiology in a variety of ways, all of which are speculative and require further validation. Urbanization is associated with a higher metabolic demand across diverse taxa </w:t>
        </w:r>
        <w:r>
          <w:rPr>
            <w:bCs/>
            <w:lang w:val="en"/>
          </w:rPr>
          <w:fldChar w:fldCharType="begin"/>
        </w:r>
        <w:r>
          <w:rPr>
            <w:bCs/>
            <w:lang w:val="en"/>
          </w:rPr>
          <w:instrText xml:space="preserve"> ADDIN ZOTERO_ITEM CSL_CITATION {"citationID":"Jdgl3CFX","properties":{"formattedCitation":"(Franco-Belussi et al., 2024; Kreling et al., 2025; Shang et al., 2023)","plainCitation":"(Franco-Belussi et al., 2024; Kreling et al., 2025; Shang et al., 2023)","noteIndex":0},"citationItems":[{"id":1329,"uris":["http://zotero.org/users/15902993/items/P9FMXIPW"],"itemData":{"id":1329,"type":"article-journal","abstract":"The Pace-of-Life syndrome proposes that behavioural, physiological and immune characteristics vary along a slow-fast gradient. Urbanization poses several physiological challenges to organisms. However, little is known about how the health status of frogs is affected by urbanization in the Tropics, which have a faster and more recent urbanization than the northern hemisphere. Here, we analysed a suite of physiological variables that reflect whole organism health, reproduction, metabolic and circulatory physiology and leukocyte responses in Leptodactylus podicipinus. Specifically, we tested how leukocyte profile, erythrocyte morphometrics and germ cell density, as well as somatic indices and erythrocyte nuclear abnormalities differ throughout the adult life span between urban and rural populations. We used Phenotypic Trajectory Analysis to test the effect of age and site on each of the multivariate data sets; and a Generalised Linear Model to test the effect of site and age on nuclear abnormalities. Somatic indices, erythrocyte nuclear abnormalities, erythrocyte morphometrics and leukocyte profile differed between populations, but less so for germ cell density. We found a large effect of site on nuclear abnormalities, with urban frogs having twice as many abnormalities as rural frogs. Our results suggest that urban frogs have a faster pace of life, but the response of phenotypic compartments is not fully concerted.","container-title":"Conservation Physiology","DOI":"10.1093/conphys/coad106","ISSN":"2051-1434","issue":"1","journalAbbreviation":"Conserv Physiol","page":"coad106","source":"Silverchair","title":"Multiple morphophysiological responses of a tropical frog to urbanization conform to the pace-of-life syndrome","volume":"12","author":[{"family":"Franco-Belussi","given":"Lilian"},{"family":"Oliveira Júnior","given":"José Gonçalves","non-dropping-particle":"de"},{"family":"Goldberg","given":"Javier"},{"family":"De Oliveira","given":"Classius"},{"family":"Fernandes","given":"Carlos E"},{"family":"Provete","given":"Diogo B"}],"issued":{"date-parts":[["2024",1,1]]}}},{"id":1290,"uris":["http://zotero.org/users/15902993/items/3PHUS7LY"],"itemData":{"id":1290,"type":"article-journal","abstract":"In the context of evolutionary time, cities are an extremely recent development. Although our understanding of how urbanization alters ecosystems is well developed, empirical work examining the consequences of urbanization on adaptive evolution remains limited. To facilitate future work, we offer candidate genes for one of the most prominent urban carnivores across North America. The coyote (Canis latrans) is a highly adaptable carnivore distributed throughout urban and nonurban regions in North America. As such, the coyote can serve as a blueprint for understanding the various pathways by which urbanization can influence the genomes of wildlife via comparisons along urban–rural gradients, as well as between metropolitan areas. Given the close evolutionary relationship between coyotes and domestic dogs, we leverage the well-annotated dog genome and highly conserved mammalian genes from model species to outline how urbanization may alter coyote genotypes and shape coyote phenotypes. We identify variables that may alter selection pressure for urban coyotes and offer suggestions of candidate genes to explore. Specifically, we focus on pathways related to diet, health, behavior, cognition, and reproduction. In a rapidly urbanizing world, understanding how species cope and adapt to anthropogenic change can facilitate the persistence of, and coexistence with, these species.","container-title":"Genome Biology and Evolution","DOI":"10.1093/gbe/evae279","ISSN":"1759-6653","issue":"1","journalAbbreviation":"Genome Biology and Evolution","page":"evae279","source":"Silverchair","title":"Adaptation in the Alleyways: Candidate Genes Under Potential Selection in Urban Coyotes","title-short":"Adaptation in the Alleyways","volume":"17","author":[{"family":"Kreling","given":"Samantha E S"},{"family":"Vance","given":"Summer E"},{"family":"Carlen","given":"Elizabeth J"}],"issued":{"date-parts":[["2025",1,1]]}}},{"id":1338,"uris":["http://zotero.org/users/15902993/items/5PGRJIHQ"],"itemData":{"id":1338,"type":"article-journal","abstract":"Urbanization is rapidly changing habitats of wild birds around the world. Food availability is one of the important factors leading to phenotypic differences between urban and rural bird populations. Comparing the physiological plasticity responses of urban and rural bird populations to different food conditions can reveal the mechanism of bird adaptation to urban environment. In this study, we hypothesized that the glycogenolysis, glycogenesis and gluconeogenesis of urban birds have been adjusted to cope with food shortage in urban areas. To test this, we designed a food quantity-controlled experiment to compare the effects of different food quantities (daily 1 g, 3 g, 5 g, 7 g per bird) on the activities of glycogen phosphorylase (GP), glycogen synthase (GS) and phosphoenolpyruvate carboxylase (PEPCK) in plasma of Tree sparrows (Passer montanus) from urban and rural areas of Beijing. The activities of GP and PEPCK in plasma of Tree sparrows from both urban and rural areas increased with the food quantity decrease. Only the activity of PEPCK was significantly different between urban and rural sparrows. The PEPCK activities of urban sparrows were significantly higher than those of rural sparrows in 1 and 3 g treatments. These results indicate that Tree sparrows from urban areas have greater gluconeogenesis plasticity than rural sparrows, which supports our hypothesis that gluconeogenesis plasticity of urban birds has been adjusted in response to urban environment.","container-title":"Urban Ecosystems","DOI":"10.1007/s11252-023-01408-x","ISSN":"1573-1642","issue":"6","journalAbbreviation":"Urban Ecosyst","language":"en","license":"2023 The Author(s), under exclusive licence to Springer Science+Business Media, LLC, part of Springer Nature","note":"Company: Springer\nDistributor: Springer\nInstitution: Springer\nLabel: Springer","page":"1607-1614","publisher":"Springer US","source":"link-springer-com.ezproxy2.library.arizona.edu","title":"Metabolic adjustment in urban birds: glycometabolic enzyme activities in urban and rural tree sparrows (Passer montanus)","title-short":"Metabolic adjustment in urban birds","volume":"26","author":[{"family":"Shang","given":"Jing"},{"family":"Cun","given":"Shujuan"},{"family":"Zhang","given":"Shuping"},{"family":"Liang","given":"Wei"}],"issued":{"date-parts":[["2023",12,1]]}}}],"schema":"https://github.com/citation-style-language/schema/raw/master/csl-citation.json"} </w:instrText>
        </w:r>
        <w:r>
          <w:rPr>
            <w:bCs/>
            <w:lang w:val="en"/>
          </w:rPr>
          <w:fldChar w:fldCharType="separate"/>
        </w:r>
        <w:r>
          <w:rPr>
            <w:bCs/>
            <w:noProof/>
            <w:lang w:val="en"/>
          </w:rPr>
          <w:t>(Franco-Belussi et al., 2024; Kreling et al., 2025; Shang et al., 2023)</w:t>
        </w:r>
        <w:r>
          <w:rPr>
            <w:bCs/>
            <w:lang w:val="en"/>
          </w:rPr>
          <w:fldChar w:fldCharType="end"/>
        </w:r>
        <w:r>
          <w:rPr>
            <w:bCs/>
            <w:lang w:val="en"/>
          </w:rPr>
          <w:t xml:space="preserve">, and we present new evidence that suggests urban-associated muscle tissue </w:t>
        </w:r>
        <w:r>
          <w:rPr>
            <w:bCs/>
            <w:lang w:val="en"/>
          </w:rPr>
          <w:lastRenderedPageBreak/>
          <w:t xml:space="preserve">changes across species at the genetic level. Differences in gluconeogenesis plasticity have been documented in urban birds due to variation in urban food availability </w:t>
        </w:r>
        <w:r>
          <w:rPr>
            <w:bCs/>
            <w:lang w:val="en"/>
          </w:rPr>
          <w:fldChar w:fldCharType="begin"/>
        </w:r>
        <w:r>
          <w:rPr>
            <w:bCs/>
            <w:lang w:val="en"/>
          </w:rPr>
          <w:instrText xml:space="preserve"> ADDIN ZOTERO_ITEM CSL_CITATION {"citationID":"IVqyGpwI","properties":{"formattedCitation":"(Shang et al., 2023)","plainCitation":"(Shang et al., 2023)","noteIndex":0},"citationItems":[{"id":1338,"uris":["http://zotero.org/users/15902993/items/5PGRJIHQ"],"itemData":{"id":1338,"type":"article-journal","abstract":"Urbanization is rapidly changing habitats of wild birds around the world. Food availability is one of the important factors leading to phenotypic differences between urban and rural bird populations. Comparing the physiological plasticity responses of urban and rural bird populations to different food conditions can reveal the mechanism of bird adaptation to urban environment. In this study, we hypothesized that the glycogenolysis, glycogenesis and gluconeogenesis of urban birds have been adjusted to cope with food shortage in urban areas. To test this, we designed a food quantity-controlled experiment to compare the effects of different food quantities (daily 1 g, 3 g, 5 g, 7 g per bird) on the activities of glycogen phosphorylase (GP), glycogen synthase (GS) and phosphoenolpyruvate carboxylase (PEPCK) in plasma of Tree sparrows (Passer montanus) from urban and rural areas of Beijing. The activities of GP and PEPCK in plasma of Tree sparrows from both urban and rural areas increased with the food quantity decrease. Only the activity of PEPCK was significantly different between urban and rural sparrows. The PEPCK activities of urban sparrows were significantly higher than those of rural sparrows in 1 and 3 g treatments. These results indicate that Tree sparrows from urban areas have greater gluconeogenesis plasticity than rural sparrows, which supports our hypothesis that gluconeogenesis plasticity of urban birds has been adjusted in response to urban environment.","container-title":"Urban Ecosystems","DOI":"10.1007/s11252-023-01408-x","ISSN":"1573-1642","issue":"6","journalAbbreviation":"Urban Ecosyst","language":"en","license":"2023 The Author(s), under exclusive licence to Springer Science+Business Media, LLC, part of Springer Nature","note":"Company: Springer\nDistributor: Springer\nInstitution: Springer\nLabel: Springer","page":"1607-1614","publisher":"Springer US","source":"link-springer-com.ezproxy2.library.arizona.edu","title":"Metabolic adjustment in urban birds: glycometabolic enzyme activities in urban and rural tree sparrows (Passer montanus)","title-short":"Metabolic adjustment in urban birds","volume":"26","author":[{"family":"Shang","given":"Jing"},{"family":"Cun","given":"Shujuan"},{"family":"Zhang","given":"Shuping"},{"family":"Liang","given":"Wei"}],"issued":{"date-parts":[["2023",12,1]]}}}],"schema":"https://github.com/citation-style-language/schema/raw/master/csl-citation.json"} </w:instrText>
        </w:r>
        <w:r>
          <w:rPr>
            <w:bCs/>
            <w:lang w:val="en"/>
          </w:rPr>
          <w:fldChar w:fldCharType="separate"/>
        </w:r>
        <w:r>
          <w:rPr>
            <w:bCs/>
            <w:noProof/>
            <w:lang w:val="en"/>
          </w:rPr>
          <w:t>(Shang et al., 2023)</w:t>
        </w:r>
        <w:r>
          <w:rPr>
            <w:bCs/>
            <w:lang w:val="en"/>
          </w:rPr>
          <w:fldChar w:fldCharType="end"/>
        </w:r>
        <w:r>
          <w:rPr>
            <w:bCs/>
            <w:lang w:val="en"/>
          </w:rPr>
          <w:t xml:space="preserve">, which could also drive differences in muscle physiology and insulin sensitivity. Additionally, the movement ecology of urban landscapes is dramatically shifted, and nonmigratory species exhibit difficulties navigating patchy urban landscapes with major barriers to movement </w:t>
        </w:r>
        <w:r>
          <w:rPr>
            <w:bCs/>
            <w:lang w:val="en"/>
          </w:rPr>
          <w:fldChar w:fldCharType="begin"/>
        </w:r>
        <w:r>
          <w:rPr>
            <w:bCs/>
            <w:lang w:val="en"/>
          </w:rPr>
          <w:instrText xml:space="preserve"> ADDIN ZOTERO_ITEM CSL_CITATION {"citationID":"xA7Fsq52","properties":{"formattedCitation":"(Dayananda et al., 2021)","plainCitation":"(Dayananda et al., 2021)","noteIndex":0},"citationItems":[{"id":1535,"uris":["http://zotero.org/users/15902993/items/U8QDJHN7"],"itemData":{"id":1535,"type":"article-journal","abstract":"Understanding how landscape characteristics such as matrix composition and configuration affect bird movement is essential for conservation in human-disturbed habitats. An important tool for such studies is experimental translocation, in which birds are removed from their territories, and observed, often using radio telemetry, as to whether they return (“home”). Here we reviewed 28 translocation studies to investigate (1) in what regions and habitats, and with what species the technique has been used, (2) what proportion of birds fail to home, a measure of “bird safety”, (3) the findings the studies have uncovered about bird movement, and (4) how the studies have dealt with confounding variables. A phylogenetically controlled meta-analysis complemented the qualitative results, testing the effects of the species’ habitat usage and migration ecology on the difference between birds’ homing success when moving through contiguous forest as compared to other land-use types. Of the total sample, 25 studies were conducted in the Western Hemisphere, and 17 in locations where pasturelands were the dominant land-use. The technique has been mostly used with small, forest-preferring passerine species, and males. Regarding safety, the proportion of individuals that failed to home was 27.1 ± 21.8 (SD)%. Translocation distance was found to be an important predictor of homing time or success in seven studies. The meta-analysis confirmed that on average birds move better through contiguous forests than through other land-use types, with habitat generalists and species with seasonal migration having less trouble moving through disturbed land-use types. The qualitative analyses also demonstrated the importance of habitat usage, with forest specialists especially affected by forest cover and connectivity. In considering the utility of translocations, it is important to remember that they are not measuring juvenile dispersal, and the birds’ homing mechanisms might influence their movements. However, long-distance translocations can avoid homing and hence simulate breeding (adult) dispersal. The confounding effects of variation among capture and release sites, or among individuals in their physiological condition, must be carefully considered. Overall, experimental translocation is a mature technique for which possible pitfalls have been identified. Strengths of the approach are that bird motivations to move can be standardized, and fine-scale movement patterns can be described with telemetry. However, we encourage consideration of bird safety, and meticulous reporting of birds that fail to home, or fail to find suitable habitat in long-distance translocation designs.","container-title":"Global Ecology and Conservation","DOI":"10.1016/j.gecco.2021.e01876","ISSN":"2351-9894","journalAbbreviation":"Global Ecology and Conservation","page":"e01876","source":"ScienceDirect","title":"A review of avian experimental translocations that measure movement through human-modified landscapes","volume":"31","author":[{"family":"Dayananda","given":"Salindra K."},{"family":"Mammides","given":"Christos"},{"family":"Liang","given":"Dan"},{"family":"Kotagama","given":"Sarath W."},{"family":"Goodale","given":"Eben"}],"issued":{"date-parts":[["2021",11,1]]}}}],"schema":"https://github.com/citation-style-language/schema/raw/master/csl-citation.json"} </w:instrText>
        </w:r>
        <w:r>
          <w:rPr>
            <w:bCs/>
            <w:lang w:val="en"/>
          </w:rPr>
          <w:fldChar w:fldCharType="separate"/>
        </w:r>
        <w:r>
          <w:rPr>
            <w:bCs/>
            <w:noProof/>
            <w:lang w:val="en"/>
          </w:rPr>
          <w:t>(Dayananda et al., 2021)</w:t>
        </w:r>
        <w:r>
          <w:rPr>
            <w:bCs/>
            <w:lang w:val="en"/>
          </w:rPr>
          <w:fldChar w:fldCharType="end"/>
        </w:r>
        <w:r>
          <w:rPr>
            <w:bCs/>
            <w:lang w:val="en"/>
          </w:rPr>
          <w:t>. Muscle physiology may also change in response to urban related threats, similar to how cliff swallow (</w:t>
        </w:r>
        <w:proofErr w:type="spellStart"/>
        <w:r w:rsidRPr="00B953D8">
          <w:rPr>
            <w:bCs/>
            <w:i/>
            <w:iCs/>
            <w:lang w:val="en"/>
          </w:rPr>
          <w:t>Petrochelidon</w:t>
        </w:r>
        <w:proofErr w:type="spellEnd"/>
        <w:r w:rsidRPr="00B953D8">
          <w:rPr>
            <w:bCs/>
            <w:i/>
            <w:iCs/>
            <w:lang w:val="en"/>
          </w:rPr>
          <w:t xml:space="preserve"> </w:t>
        </w:r>
        <w:proofErr w:type="spellStart"/>
        <w:r w:rsidRPr="00B953D8">
          <w:rPr>
            <w:bCs/>
            <w:i/>
            <w:iCs/>
            <w:lang w:val="en"/>
          </w:rPr>
          <w:t>pyrrhonota</w:t>
        </w:r>
        <w:proofErr w:type="spellEnd"/>
        <w:r>
          <w:rPr>
            <w:bCs/>
            <w:lang w:val="en"/>
          </w:rPr>
          <w:t xml:space="preserve">) wing length has increased due to selection from traffic collisions </w:t>
        </w:r>
        <w:r>
          <w:rPr>
            <w:bCs/>
            <w:lang w:val="en"/>
          </w:rPr>
          <w:fldChar w:fldCharType="begin"/>
        </w:r>
        <w:r>
          <w:rPr>
            <w:bCs/>
            <w:lang w:val="en"/>
          </w:rPr>
          <w:instrText xml:space="preserve"> ADDIN ZOTERO_ITEM CSL_CITATION {"citationID":"qjS3Ceyx","properties":{"formattedCitation":"(Brown &amp; Brown, 2013)","plainCitation":"(Brown &amp; Brown, 2013)","noteIndex":0},"citationItems":[{"id":615,"uris":["http://zotero.org/users/15902993/items/KUTMMEQD"],"itemData":{"id":615,"type":"article-journal","container-title":"Current Biology","DOI":"10.1016/j.cub.2013.02.023","ISSN":"0960-9822","issue":"6","page":"R233–R234","publisher":"Elsevier BV","title":"Where has all the road kill gone?","volume":"23","author":[{"family":"Brown","given":"Charles R."},{"family":"Brown","given":"Mary B."}],"issued":{"date-parts":[["2013",3]]}}}],"schema":"https://github.com/citation-style-language/schema/raw/master/csl-citation.json"} </w:instrText>
        </w:r>
        <w:r>
          <w:rPr>
            <w:bCs/>
            <w:lang w:val="en"/>
          </w:rPr>
          <w:fldChar w:fldCharType="separate"/>
        </w:r>
        <w:r>
          <w:rPr>
            <w:bCs/>
            <w:noProof/>
            <w:lang w:val="en"/>
          </w:rPr>
          <w:t>(Brown &amp; Brown, 2013)</w:t>
        </w:r>
        <w:r>
          <w:rPr>
            <w:bCs/>
            <w:lang w:val="en"/>
          </w:rPr>
          <w:fldChar w:fldCharType="end"/>
        </w:r>
        <w:r>
          <w:rPr>
            <w:bCs/>
            <w:lang w:val="en"/>
          </w:rPr>
          <w:t>. These signals of selection on muscle-related genes could mean that urban birds require different muscle physiology than rural birds, or that urban birds require different processes to achieve the same muscle physiology under different conditions, and more work is required to disentangle between the two.</w:t>
        </w:r>
      </w:ins>
    </w:p>
    <w:p w14:paraId="0CE04C07" w14:textId="7043FF08" w:rsidR="001D1C68" w:rsidRPr="008B60B2" w:rsidRDefault="001D1C68" w:rsidP="00FE5E42">
      <w:pPr>
        <w:spacing w:line="480" w:lineRule="auto"/>
        <w:ind w:firstLine="720"/>
        <w:rPr>
          <w:bCs/>
          <w:lang w:val="en"/>
        </w:rPr>
      </w:pPr>
      <w:r>
        <w:rPr>
          <w:bCs/>
          <w:lang w:val="en"/>
        </w:rPr>
        <w:t xml:space="preserve">Across the four taxa, selection on neural function emerged as a consistent driver of adaptation in urban avian populations. Tying these genetic signals to phenotypic patterns, however, is an emergent problem for urban evolutionary biology. Many phenotypes related to neural function are associated with urbanization. Diverse behavioral changes accompany urbanization in bird species, including changes to phenology, aggression, communication, cognition, and avoidance </w:t>
      </w:r>
      <w:r>
        <w:rPr>
          <w:bCs/>
          <w:lang w:val="en"/>
        </w:rPr>
        <w:fldChar w:fldCharType="begin"/>
      </w:r>
      <w:r w:rsidR="000A03BF">
        <w:rPr>
          <w:bCs/>
          <w:lang w:val="en"/>
        </w:rPr>
        <w:instrText xml:space="preserve"> ADDIN ZOTERO_ITEM CSL_CITATION {"citationID":"9EmJDbY8","properties":{"formattedCitation":"(Biondi et al., 2020; Castano et al., 2024; Giraudeau et al., 2014; Lane et al., 2023; Martin &amp; Bonier, 2018; Sarkar &amp; Bhadra, 2022)","plainCitation":"(Biondi et al., 2020; Castano et al., 2024; Giraudeau et al., 2014; Lane et al., 2023; Martin &amp; Bonier, 2018; Sarkar &amp; Bhadra, 2022)","noteIndex":0},"citationItems":[{"id":1171,"uris":["http://zotero.org/users/15902993/items/B33XPM9L"],"itemData":{"id":1171,"type":"article-journal","abstract":"The study of traits that enable species to thrive in urban habitats is critical to a better understanding the evolution of urban ecosystems. Here, we examined variation in boldness, neophobia, and exploratory behavior in a generalist raptor, the Chimango Caracara, Milvago chimango, occurring in areas with different urbanization level. We also focused on the relationship between object exploration and neophobia in rural and urban population of this species. The results showed that birds from more urbanized habitats showed more tolerance to humans than rural raptors, without any effect of age and sex in this trait. Rural birds were also more neophobic and were slower to explore than urban raptors, though they dedicated a similar amount of time to exploring novel objects, indicating a non-correspondence between the speed to approach and contact these objects and the amount of exploration performed. Finally, we found a correlation between exploration speed and neophobia in rural birds, whereas for urban raptors this correlation was not observed. Our results show that urbanization not only influences the expression of risk-taking behaviors and novelty responses in the chimango, but can also modify the relationship between exploration and neophobia.","container-title":"Behavioural Processes","DOI":"10.1016/j.beproc.2020.104064","ISSN":"0376-6357","journalAbbreviation":"Behavioural Processes","page":"104064","source":"ScienceDirect","title":"Variation in boldness and novelty response between rural and urban predatory birds: The Chimango Caracara, &lt;i&gt;Milvago chimango&lt;/i&gt; as study case","title-short":"Variation in boldness and novelty response between rural and urban predatory birds","volume":"173","author":[{"family":"Biondi","given":"L. M."},{"family":"Fuentes","given":"G. M."},{"family":"Córdoba","given":"R. S."},{"family":"Bó","given":"M. S."},{"family":"Cavalli","given":"M."},{"family":"Paterlini","given":"C. A."},{"family":"Castano","given":"M. V."},{"family":"García","given":"G. O."}],"issued":{"date-parts":[["2020",4,1]]}}},{"id":1169,"uris":["http://zotero.org/users/15902993/items/MK4LHBCX"],"itemData":{"id":1169,"type":"article-journal","abstract":"Animals have to face different challenges related to the rapid expansion of urbanization in their environments, so being behaviorally flexible will allow them to thrive in these scenarios. Here we aimed to examine the response of a south American threatened species, the Olrog’s Gull (Larus atlanticus), to novel stimuli in urban and non-urban habitats, analyzing the social context of the feeding group. Fieldwork was conducted at the Mar Chiquita Reserve and Mar del Plata city in Argentina. We compared the response of individuals in presence and absence of a novel objects in urban and non-urban habitats. The habitat type affected the proportion of individuals that approached and consumed from the feeding area, being higher in urban areas. The probability of immature individuals entering first to the area was also higher in urban areas, while the probability of adult individuals approaching first only increased with the increasing adult presence at the feeding station. Consumption latency and neophobia level did not differ between habitat types. However, general consumption latency was higher in novel situation respect to familiar situation, suggesting an aversion of birds to novelty. This response decreased over the experimental days, probably involving a learning process, and with the increase of individuals around the feeding station. The study of this threatened species that has recently colonized urban ecosystems provides us a comprehensive understanding of this species’ ability to exhibit behavioral flexibility in their natural environment.","container-title":"Urban Ecosystems","DOI":"10.1007/s11252-023-01465-2","ISSN":"1573-1642","issue":"2","journalAbbreviation":"Urban Ecosyst","language":"en","license":"2023 The Author(s), under exclusive licence to Springer Science+Business Media, LLC, part of Springer Nature","note":"Company: Springer\nDistributor: Springer\nInstitution: Springer\nLabel: Springer\nnumber: 2","page":"427-437","publisher":"Springer US","source":"link-springer-com.ezproxy3.library.arizona.edu","title":"Does urbanization affect behavioral responses to novel objects in marine birds? The Olrog’s Gull as a case of study","title-short":"Does urbanization affect behavioral responses to novel objects in marine birds?","volume":"27","author":[{"family":"Castano","given":"Melina Vanesa"},{"family":"Zumpano","given":"Francisco"},{"family":"Biondi","given":"Laura Marina"},{"family":"García","given":"Germán Oscar"}],"issued":{"date-parts":[["2024",4,1]]}}},{"id":694,"uris":["http://zotero.org/users/15902993/items/R8AT35NH"],"itemData":{"id":694,"type":"article-journal","container-title":"Frontiers in Zoology","DOI":"10.1186/s12983-014-0083-8","ISSN":"1742-9994","issue":"1","publisher":"Springer Science and Business Media LLC","title":"Song characteristics track bill morphology along a gradient of urbanization in house finches (Haemorhous mexicanus)","URL":"http://dx.doi.org/10.1186/s12983-014-0083-8","volume":"11","author":[{"family":"Giraudeau","given":"Mathieu"},{"family":"Nolan","given":"Paul M"},{"family":"Black","given":"Caitlin E"},{"family":"Earl","given":"Stevan R"},{"family":"Hasegawa","given":"Masaru"},{"family":"McGraw","given":"Kevin J"}],"issued":{"date-parts":[["2014",11]]}}},{"id":1344,"uris":["http://zotero.org/users/15902993/items/LDJVBLHN"],"itemData":{"id":1344,"type":"article-journal","abstract":"Behavioral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Evol.","language":"English","publisher":"Frontiers","source":"Frontiers","title":"Indirect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B."}],"accessed":{"date-parts":[["2025",9,20]]},"issued":{"date-parts":[["2023",8,22]]}}},{"id":1342,"uris":["http://zotero.org/users/15902993/items/I8T9XC8A"],"itemData":{"id":1342,"type":"article-journal","abstract":"Urbanization represents an extreme transformation of more natural systems. Populations of most species decline or disappear with urbanization, and yet some species persist and even thrive in cities. What determines which species persist or thrive in urban habitats? Direct competitive interactions among species can influence their distributions and resource use, particularly along gradients of environmental challenge. Given the challenges of urbanization, similar interactions may be important for determining which species persist or thrive in cities; however, their role remains poorly understood. Here, we use a global dataset to test among three alternative hypotheses for how direct competitive interactions and behavioral dominance may influence the breeding occurrence of birds in cities. We find evidence to support the competitive interference hypothesis: behaviorally dominant species were more widespread in urban habitats than closely related subordinate species, but only in taxa that thrive in urban environments (hereafter, urban adapted), and only when dominant and subordinate species overlapped their geographic ranges. This result was evident across diverse phylogenetic groups but varied significantly with a country’s level of economic development. Urban-adapted, dominant species were more widespread than closely related subordinate species in cities in developed, but not developing, countries; countries in economic transition showed an intermediate pattern. Our results provide evidence that competitive interactions broadly influence species responses to urbanization, and that these interactions have asymmetric effects on subordinate species that otherwise could be widespread in urban environments. Results further suggest that economic development might accentuate the consequences of competitive interactions, thereby reducing local diversity in cities.","container-title":"Proceedings of the National Academy of Sciences","DOI":"10.1073/pnas.1809317115","issue":"49","page":"E11495-E11504","publisher":"Proceedings of the National Academy of Sciences","source":"pnas.org (Atypon)","title":"Species interactions limit the occurrence of urban-adapted birds in cities","volume":"115","author":[{"family":"Martin","given":"Paul R."},{"family":"Bonier","given":"Frances"}],"issued":{"date-parts":[["2018",12,4]]}}},{"id":1173,"uris":["http://zotero.org/users/15902993/items/2ECK47JU"],"itemData":{"id":1173,"type":"article-journal","abstract":"Rapid urbanisation leading to habitat loss is a major problem for biodiversity conservation. While urbanisation negatively affects the survival of many species, some species are well adapted to the urban environment, often depending on humans directly or indirectly for food and shelter. Such animals show various behavioural adaptations to anthropogenic disturbance, and there are even examples of some exploiting humans for their own advantage. In this review, we use some of these examples to highlight how cognitive and physiological underpinnings of urban adaptation in some animals can help us to understand how they survive in the human jungle. We propose that more in-depth studies of urban-adapted species are necessary for nurturing biodiversity in the face of urbanisation, and building more sustainable cities for the future.","container-title":"Current Opinion in Behavioral Sciences","DOI":"10.1016/j.cobeha.2022.101177","ISSN":"2352-1546","journalAbbreviation":"Current Opinion in Behavioral Sciences","page":"101177","source":"ScienceDirect","title":"How do animals navigate the urban jungle? A review of cognition in urban-adapted animals","title-short":"How do animals navigate the urban jungle?","volume":"46","author":[{"family":"Sarkar","given":"Rohan"},{"family":"Bhadra","given":"Anindita"}],"issued":{"date-parts":[["2022",8,1]]}}}],"schema":"https://github.com/citation-style-language/schema/raw/master/csl-citation.json"} </w:instrText>
      </w:r>
      <w:r>
        <w:rPr>
          <w:bCs/>
          <w:lang w:val="en"/>
        </w:rPr>
        <w:fldChar w:fldCharType="separate"/>
      </w:r>
      <w:r w:rsidR="00A95E3F">
        <w:rPr>
          <w:bCs/>
          <w:noProof/>
          <w:lang w:val="en"/>
        </w:rPr>
        <w:t>(Biondi et al., 2020; Castano et al., 2024; Giraudeau et al., 2014; Lane et al., 2023; Martin &amp; Bonier, 2018; Sarkar &amp; Bhadra, 2022)</w:t>
      </w:r>
      <w:r>
        <w:rPr>
          <w:bCs/>
          <w:lang w:val="en"/>
        </w:rPr>
        <w:fldChar w:fldCharType="end"/>
      </w:r>
      <w:r>
        <w:rPr>
          <w:bCs/>
          <w:lang w:val="en"/>
        </w:rPr>
        <w:t>. Neurological functions could underlie diverse physiological and morphological differences as well</w:t>
      </w:r>
      <w:r w:rsidR="00A95E3F">
        <w:rPr>
          <w:bCs/>
          <w:lang w:val="en"/>
        </w:rPr>
        <w:t xml:space="preserve"> </w:t>
      </w:r>
      <w:r w:rsidR="00A95E3F">
        <w:rPr>
          <w:bCs/>
          <w:lang w:val="en"/>
        </w:rPr>
        <w:fldChar w:fldCharType="begin"/>
      </w:r>
      <w:r w:rsidR="000A03BF">
        <w:rPr>
          <w:bCs/>
          <w:lang w:val="en"/>
        </w:rPr>
        <w:instrText xml:space="preserve"> ADDIN ZOTERO_ITEM CSL_CITATION {"citationID":"s4JP1Ku0","properties":{"formattedCitation":"(Bohler et al., 2021)","plainCitation":"(Bohler et al., 2021)","noteIndex":0},"citationItems":[{"id":1346,"uris":["http://zotero.org/users/15902993/items/3CZGRZG7"],"itemData":{"id":1346,"type":"article-journal","abstract":"Heat stress is one of the major environmental conditions causing significant losses in the poultry industry and having negative impacts on the world’s food economy. Heat exposure causes several physiological impairments in birds, including oxidative stress, weight loss, immunosuppression, and dysregulated metabolism. Collectively, these lead not only to decreased production in the meat industry, but also decreases in the number of eggs laid by 20%, and overall loss due to mortality during housing and transit. Mitigation techniques have been discussed in depth, and include changes in air flow and dietary composition, improved building insulation, use of air cooling in livestock buildings (fogging systems, evaporation panels), and genetic alterations. Most commonly observed during heat exposure are reduced food intake and an increase in the stress response. However, very little has been explored regarding heat exposure, food intake and stress, and how the neural circuitry responsible for sensing temperatures mediate these responses. That thermoregulation, food intake, and the stress response are primarily mediated by the hypothalamus make it reasonable to assume that it is the central hub at which these systems interact and coordinately regulate downstream changes in metabolism. Thus, this review discusses the neural circuitry in birds associated with thermoregulation, food intake, and stress response at the level of the hypothalamus, with a focus on how these systems might interact in the presence of heat exposure.","container-title":"Biology","DOI":"10.3390/biology10111095","ISSN":"2079-7737","issue":"11","language":"en","license":"http://creativecommons.org/licenses/by/3.0/","page":"1095","publisher":"Multidisciplinary Digital Publishing Institute","source":"www.mdpi.com","title":"Heat Stress Responses in Birds: A Review of the Neural Components","title-short":"Heat Stress Responses in Birds","volume":"10","author":[{"family":"Bohler","given":"Mark W."},{"family":"Chowdhury","given":"Vishwajit S."},{"family":"Cline","given":"Mark A."},{"family":"Gilbert","given":"Elizabeth R."}],"issued":{"date-parts":[["2021",11]]}}}],"schema":"https://github.com/citation-style-language/schema/raw/master/csl-citation.json"} </w:instrText>
      </w:r>
      <w:r w:rsidR="00A95E3F">
        <w:rPr>
          <w:bCs/>
          <w:lang w:val="en"/>
        </w:rPr>
        <w:fldChar w:fldCharType="separate"/>
      </w:r>
      <w:r w:rsidR="00A95E3F">
        <w:rPr>
          <w:bCs/>
          <w:noProof/>
          <w:lang w:val="en"/>
        </w:rPr>
        <w:t>(Bohler et al., 2021)</w:t>
      </w:r>
      <w:r w:rsidR="00A95E3F">
        <w:rPr>
          <w:bCs/>
          <w:lang w:val="en"/>
        </w:rPr>
        <w:fldChar w:fldCharType="end"/>
      </w:r>
      <w:r>
        <w:rPr>
          <w:bCs/>
          <w:lang w:val="en"/>
        </w:rPr>
        <w:t>. Therefore, while we identify parallelism at the level of neural function across species, the phenotypes under selection that drive this parallelism could be quite diverse and complex.</w:t>
      </w:r>
    </w:p>
    <w:p w14:paraId="3886A69A" w14:textId="147FE3C0" w:rsidR="002D452C" w:rsidRDefault="001D1C68" w:rsidP="001D1C68">
      <w:pPr>
        <w:spacing w:line="480" w:lineRule="auto"/>
        <w:ind w:firstLine="720"/>
        <w:rPr>
          <w:ins w:id="284" w:author="Danny Jackson" w:date="2026-03-25T06:44:00Z" w16du:dateUtc="2026-03-25T10:44:00Z"/>
          <w:bCs/>
          <w:lang w:val="en"/>
        </w:rPr>
      </w:pPr>
      <w:del w:id="285" w:author="Danny Jackson" w:date="2026-03-15T09:06:00Z" w16du:dateUtc="2026-03-15T13:06:00Z">
        <w:r w:rsidDel="00611A69">
          <w:rPr>
            <w:bCs/>
            <w:lang w:val="en"/>
          </w:rPr>
          <w:delText xml:space="preserve">Despite this uncertainty, </w:delText>
        </w:r>
      </w:del>
      <w:ins w:id="286" w:author="Danny Jackson" w:date="2026-03-15T09:06:00Z" w16du:dateUtc="2026-03-15T13:06:00Z">
        <w:r w:rsidR="00611A69">
          <w:rPr>
            <w:bCs/>
            <w:lang w:val="en"/>
          </w:rPr>
          <w:t>W</w:t>
        </w:r>
      </w:ins>
      <w:del w:id="287" w:author="Danny Jackson" w:date="2026-03-15T09:06:00Z" w16du:dateUtc="2026-03-15T13:06:00Z">
        <w:r w:rsidDel="00611A69">
          <w:rPr>
            <w:bCs/>
            <w:lang w:val="en"/>
          </w:rPr>
          <w:delText>w</w:delText>
        </w:r>
      </w:del>
      <w:r w:rsidR="00C52E46">
        <w:rPr>
          <w:bCs/>
          <w:lang w:val="en"/>
        </w:rPr>
        <w:t>e</w:t>
      </w:r>
      <w:ins w:id="288" w:author="Danny Jackson" w:date="2026-03-15T09:06:00Z" w16du:dateUtc="2026-03-15T13:06:00Z">
        <w:r w:rsidR="00611A69">
          <w:rPr>
            <w:bCs/>
            <w:lang w:val="en"/>
          </w:rPr>
          <w:t xml:space="preserve"> also</w:t>
        </w:r>
      </w:ins>
      <w:r w:rsidR="00FE5E42">
        <w:rPr>
          <w:bCs/>
          <w:lang w:val="en"/>
        </w:rPr>
        <w:t xml:space="preserve"> uncovered multiple lines of evidence </w:t>
      </w:r>
      <w:del w:id="289" w:author="Danny Jackson" w:date="2026-03-15T09:06:00Z" w16du:dateUtc="2026-03-15T13:06:00Z">
        <w:r w:rsidR="00C52E46" w:rsidDel="00611A69">
          <w:rPr>
            <w:bCs/>
            <w:lang w:val="en"/>
          </w:rPr>
          <w:delText>implicating</w:delText>
        </w:r>
      </w:del>
      <w:ins w:id="290" w:author="Danny Jackson" w:date="2026-03-15T09:07:00Z" w16du:dateUtc="2026-03-15T13:07:00Z">
        <w:r w:rsidR="00611A69">
          <w:rPr>
            <w:bCs/>
            <w:lang w:val="en"/>
          </w:rPr>
          <w:t xml:space="preserve">of </w:t>
        </w:r>
      </w:ins>
      <w:del w:id="291" w:author="Danny Jackson" w:date="2026-03-15T09:06:00Z" w16du:dateUtc="2026-03-15T13:06:00Z">
        <w:r w:rsidR="00C52E46" w:rsidDel="00611A69">
          <w:rPr>
            <w:bCs/>
            <w:lang w:val="en"/>
          </w:rPr>
          <w:delText xml:space="preserve"> </w:delText>
        </w:r>
      </w:del>
      <w:del w:id="292" w:author="Danny Jackson" w:date="2026-03-15T09:07:00Z" w16du:dateUtc="2026-03-15T13:07:00Z">
        <w:r w:rsidR="00FE5E42" w:rsidDel="00611A69">
          <w:rPr>
            <w:bCs/>
            <w:lang w:val="en"/>
          </w:rPr>
          <w:delText>noise pollution</w:delText>
        </w:r>
        <w:r w:rsidR="00C52E46" w:rsidDel="00611A69">
          <w:rPr>
            <w:bCs/>
            <w:lang w:val="en"/>
          </w:rPr>
          <w:delText xml:space="preserve"> as a driver of </w:delText>
        </w:r>
      </w:del>
      <w:r w:rsidR="00C52E46">
        <w:rPr>
          <w:bCs/>
          <w:lang w:val="en"/>
        </w:rPr>
        <w:t>urban-related selection on neural function</w:t>
      </w:r>
      <w:ins w:id="293" w:author="Danny Jackson" w:date="2026-03-15T09:08:00Z" w16du:dateUtc="2026-03-15T13:08:00Z">
        <w:r w:rsidR="00611A69">
          <w:rPr>
            <w:bCs/>
            <w:lang w:val="en"/>
          </w:rPr>
          <w:t xml:space="preserve"> and stress</w:t>
        </w:r>
      </w:ins>
      <w:ins w:id="294" w:author="Danny Jackson" w:date="2026-03-15T09:07:00Z" w16du:dateUtc="2026-03-15T13:07:00Z">
        <w:r w:rsidR="00611A69">
          <w:rPr>
            <w:bCs/>
            <w:lang w:val="en"/>
          </w:rPr>
          <w:t>, with putative ties to noise pollution</w:t>
        </w:r>
      </w:ins>
      <w:r w:rsidR="00FE5E42">
        <w:rPr>
          <w:bCs/>
          <w:lang w:val="en"/>
        </w:rPr>
        <w:t xml:space="preserve">. First, in Pyrrhuloxia, the gene </w:t>
      </w:r>
      <w:bookmarkStart w:id="295" w:name="_Hlk204077015"/>
      <w:r w:rsidR="00FE5E42">
        <w:rPr>
          <w:bCs/>
          <w:i/>
          <w:iCs/>
          <w:lang w:val="en"/>
        </w:rPr>
        <w:t>GAP43</w:t>
      </w:r>
      <w:r w:rsidR="00FE5E42">
        <w:rPr>
          <w:bCs/>
          <w:lang w:val="en"/>
        </w:rPr>
        <w:t xml:space="preserve"> </w:t>
      </w:r>
      <w:bookmarkEnd w:id="295"/>
      <w:r w:rsidR="00FE5E42">
        <w:rPr>
          <w:bCs/>
          <w:lang w:val="en"/>
        </w:rPr>
        <w:lastRenderedPageBreak/>
        <w:t>was identified as a candidate gene by both F</w:t>
      </w:r>
      <w:r w:rsidR="00FE5E42" w:rsidRPr="00397622">
        <w:rPr>
          <w:bCs/>
          <w:vertAlign w:val="subscript"/>
          <w:lang w:val="en"/>
        </w:rPr>
        <w:t>ST</w:t>
      </w:r>
      <w:r w:rsidR="00FE5E42">
        <w:rPr>
          <w:bCs/>
          <w:lang w:val="en"/>
        </w:rPr>
        <w:t xml:space="preserve"> and </w:t>
      </w:r>
      <w:proofErr w:type="spellStart"/>
      <w:r w:rsidR="00FE5E42">
        <w:rPr>
          <w:bCs/>
          <w:lang w:val="en"/>
        </w:rPr>
        <w:t>RAiSD</w:t>
      </w:r>
      <w:proofErr w:type="spellEnd"/>
      <w:r w:rsidR="00FE5E42">
        <w:rPr>
          <w:bCs/>
          <w:lang w:val="en"/>
        </w:rPr>
        <w:t xml:space="preserve"> analyses and drove a significant overrepresentation of tissue regeneration GO terms in analyses of both datasets. This gene is associated with neural plasticity and behaviorally plastic responses to changing environments </w:t>
      </w:r>
      <w:r w:rsidR="00FE5E42">
        <w:rPr>
          <w:bCs/>
          <w:lang w:val="en"/>
        </w:rPr>
        <w:fldChar w:fldCharType="begin"/>
      </w:r>
      <w:r w:rsidR="000A03BF">
        <w:rPr>
          <w:bCs/>
          <w:lang w:val="en"/>
        </w:rPr>
        <w:instrText xml:space="preserve"> ADDIN ZOTERO_ITEM CSL_CITATION {"citationID":"PJfyWcJe","properties":{"formattedCitation":"(Holahan, 2015)","plainCitation":"(Holahan, 2015)","noteIndex":0},"citationItems":[{"id":1296,"uris":["http://zotero.org/users/15902993/items/H2X6XH8Z"],"itemData":{"id":1296,"type":"article-journal","abstract":"The growth-associated protein, GAP-43 (also known as F1, neuromodulin, B-50), participates in the developmental regulation of axonal growth and neural network formation via protein kinase C-mediated regulation of cytoskeletal elements. Transgenic overexpression of GAP-43 can result in the formation of new synapses, neurite outgrowth, and synaptogenesis after injury. In a number of adult mammalian species, GAP-43 has been implicated in the regulation of synaptic transmission and plasticity, such as long-term potentiation, drug sensitization, and changes in memory processes. This review examines the molecular and biochemical attributes of GAP-43, its distribution in the central nervous system, subcellular localization, role in neurite outgrowth and development, and functions related to plasticity, such as those occurring during long-term potentiation, memory formation, and drug sensitization.","container-title":"Research and Reports in Biochemistry","DOI":"10.2147/RRBC.S73846","ISSN":"null","note":"_eprint: https://www.tandfonline.com/doi/pdf/10.2147/RRBC.S73846","page":"137-146","publisher":"Dove Medical Press","source":"Taylor and Francis+NEJM","title":"GAP-43 in synaptic plasticity: molecular perspectives","title-short":"GAP-43 in synaptic plasticity","volume":"5","author":[{"family":"Holahan","given":"Matthew R"}],"issued":{"date-parts":[["2015",6,18]]}}}],"schema":"https://github.com/citation-style-language/schema/raw/master/csl-citation.json"} </w:instrText>
      </w:r>
      <w:r w:rsidR="00FE5E42">
        <w:rPr>
          <w:bCs/>
          <w:lang w:val="en"/>
        </w:rPr>
        <w:fldChar w:fldCharType="separate"/>
      </w:r>
      <w:r w:rsidR="00FE5E42">
        <w:rPr>
          <w:bCs/>
          <w:noProof/>
          <w:lang w:val="en"/>
        </w:rPr>
        <w:t>(Holahan, 2015)</w:t>
      </w:r>
      <w:r w:rsidR="00FE5E42">
        <w:rPr>
          <w:bCs/>
          <w:lang w:val="en"/>
        </w:rPr>
        <w:fldChar w:fldCharType="end"/>
      </w:r>
      <w:r w:rsidR="00FE5E42">
        <w:rPr>
          <w:bCs/>
          <w:lang w:val="en"/>
        </w:rPr>
        <w:t xml:space="preserve">, and expression of </w:t>
      </w:r>
      <w:r w:rsidR="00FE5E42">
        <w:rPr>
          <w:bCs/>
          <w:i/>
          <w:iCs/>
          <w:lang w:val="en"/>
        </w:rPr>
        <w:t xml:space="preserve">GAP43 </w:t>
      </w:r>
      <w:r w:rsidR="00FE5E42">
        <w:rPr>
          <w:bCs/>
          <w:lang w:val="en"/>
        </w:rPr>
        <w:t>is associated with potential increased risk of heart disease resulting from noise-induced stress in lab rat experiments (</w:t>
      </w:r>
      <w:r w:rsidR="00FE5E42">
        <w:rPr>
          <w:bCs/>
          <w:i/>
          <w:iCs/>
          <w:lang w:val="en"/>
        </w:rPr>
        <w:t xml:space="preserve">Rattus norvegicus </w:t>
      </w:r>
      <w:proofErr w:type="spellStart"/>
      <w:r w:rsidR="00FE5E42">
        <w:rPr>
          <w:bCs/>
          <w:i/>
          <w:iCs/>
          <w:lang w:val="en"/>
        </w:rPr>
        <w:t>domesticus</w:t>
      </w:r>
      <w:proofErr w:type="spellEnd"/>
      <w:r w:rsidR="00FE5E42">
        <w:rPr>
          <w:bCs/>
          <w:lang w:val="en"/>
        </w:rPr>
        <w:t xml:space="preserve">, </w:t>
      </w:r>
      <w:r w:rsidR="00FE5E42">
        <w:rPr>
          <w:bCs/>
          <w:lang w:val="en"/>
        </w:rPr>
        <w:fldChar w:fldCharType="begin"/>
      </w:r>
      <w:r w:rsidR="000A03BF">
        <w:rPr>
          <w:bCs/>
          <w:lang w:val="en"/>
        </w:rPr>
        <w:instrText xml:space="preserve"> ADDIN ZOTERO_ITEM CSL_CITATION {"citationID":"5ZMoTzRF","properties":{"formattedCitation":"(Wei et al., 2022)","plainCitation":"(Wei et al., 2022)","dontUpdate":true,"noteIndex":0},"citationItems":[{"id":1167,"uris":["http://zotero.org/users/15902993/items/EVQGCCU4"],"itemData":{"id":1167,"type":"article-journal","abstract":"In recent years, high-decibel noise has emerged as a causative risk factor for ischemic heart disease. Massive noise overdose is associated with increased endocrine, neural, and immune stress responses. The NLRP3 (nucleotide-binding oligomerization domain, leucine-rich repeat, and pyrin domain containing 3) inflammasome, the most characterized supramolecular complex and a potent mediator of inflammatory signaling, has been reported to be a marker of increased ischemic heart disease vulnerability. Our study evaluated the association of noise exposure with postinfarction cardiac remodeling and its effect on NLRP3 inflammasome activation. Rats were exposed to a noisy environment (14 days, 24 h/per day, 70 ± 5 dB), and speck formation by the NLRP3 inflammasome scaffold protein ASC (apoptosis-associated speck-like protein) was assessed by confocal immunofluorescence. Echocardiography, pathological analysis, and in vivo electrophysiology were performed. Our results revealed the improved postinfarction cardiac function, mitigated fibrosis, and decreased arrhythmia vulnerability and sympathetic sprouting in low-environment noise groups. Moreover, western blotting of NLRP3, caspase-1, ASC, IL-1β, and IL-18 and confocal microscopy of ASC speck showed that the priming and activation of NLRP3 inflammasome were higher in the NE group than in the NI group. In conclusion, our findings reveal a previously unidentified association between NLRP3 inflammasome activation and noise exposure, underscoring the significance of effective noise prevention in improving postinfarction prognosis.","container-title":"Bioengineered","DOI":"10.1080/21655979.2022.2073126","ISSN":"2165-5979","issue":"5","note":"_eprint: https://doi.org/10.1080/21655979.2022.2073126","page":"12127-12140","PMID":"35575239","publisher":"Taylor &amp; Francis","source":"Taylor and Francis+NEJM","title":"Noise exposure and its relationship with postinfarction cardiac remodeling: implications for NLRP3 inflammasome activation","title-short":"Noise exposure and its relationship with postinfarction cardiac remodeling","volume":"13","author":[{"family":"Wei","given":"Yanzhao"},{"family":"","given":"Li ,Wei"},{"family":"","given":"Yang ,Shuang"},{"family":"","given":"Zhong ,Peng"},{"family":"","given":"Bi ,Yingying"},{"family":"Tang","given":"Yanhong","non-dropping-particle":"and"}],"issued":{"date-parts":[["2022",5,2]]}}}],"schema":"https://github.com/citation-style-language/schema/raw/master/csl-citation.json"} </w:instrText>
      </w:r>
      <w:r w:rsidR="00FE5E42">
        <w:rPr>
          <w:bCs/>
          <w:lang w:val="en"/>
        </w:rPr>
        <w:fldChar w:fldCharType="separate"/>
      </w:r>
      <w:r w:rsidR="00E817E3">
        <w:rPr>
          <w:bCs/>
          <w:noProof/>
          <w:lang w:val="en"/>
        </w:rPr>
        <w:t>Wei et al., 2022)</w:t>
      </w:r>
      <w:r w:rsidR="00FE5E42">
        <w:rPr>
          <w:bCs/>
          <w:lang w:val="en"/>
        </w:rPr>
        <w:fldChar w:fldCharType="end"/>
      </w:r>
      <w:r w:rsidR="00FE5E42">
        <w:rPr>
          <w:bCs/>
          <w:lang w:val="en"/>
        </w:rPr>
        <w:t>.</w:t>
      </w:r>
      <w:ins w:id="296" w:author="Danny Jackson" w:date="2026-03-15T07:56:00Z" w16du:dateUtc="2026-03-15T11:56:00Z">
        <w:r w:rsidR="002302D8">
          <w:rPr>
            <w:bCs/>
            <w:lang w:val="en"/>
          </w:rPr>
          <w:t xml:space="preserve"> As noise pollution is a well-documented feature of urban landscapes, noise-induced stress could be a possible driver of urban adaptatio</w:t>
        </w:r>
      </w:ins>
      <w:ins w:id="297" w:author="Danny Jackson" w:date="2026-03-15T07:57:00Z" w16du:dateUtc="2026-03-15T11:57:00Z">
        <w:r w:rsidR="002302D8">
          <w:rPr>
            <w:bCs/>
            <w:lang w:val="en"/>
          </w:rPr>
          <w:t>n in Pyrrhuloxia.</w:t>
        </w:r>
      </w:ins>
      <w:ins w:id="298" w:author="Danny Jackson" w:date="2026-03-15T07:56:00Z" w16du:dateUtc="2026-03-15T11:56:00Z">
        <w:r w:rsidR="002302D8">
          <w:rPr>
            <w:bCs/>
            <w:lang w:val="en"/>
          </w:rPr>
          <w:t xml:space="preserve"> </w:t>
        </w:r>
      </w:ins>
      <w:r w:rsidR="00FE5E42">
        <w:rPr>
          <w:bCs/>
          <w:lang w:val="en"/>
        </w:rPr>
        <w:t xml:space="preserve"> Second, </w:t>
      </w:r>
      <w:r w:rsidR="00FE5E42" w:rsidRPr="00397622">
        <w:rPr>
          <w:bCs/>
          <w:i/>
          <w:iCs/>
          <w:lang w:val="en"/>
        </w:rPr>
        <w:t>PCDH15</w:t>
      </w:r>
      <w:r w:rsidR="00FE5E42">
        <w:rPr>
          <w:bCs/>
          <w:lang w:val="en"/>
        </w:rPr>
        <w:t xml:space="preserve"> was identified as a candidate gene in three of the four species (all but Great Tits), and is essential for the development of mechanosensory hair cells involved in hearing </w:t>
      </w:r>
      <w:r w:rsidR="00FE5E42">
        <w:rPr>
          <w:bCs/>
          <w:lang w:val="en"/>
        </w:rPr>
        <w:fldChar w:fldCharType="begin"/>
      </w:r>
      <w:r w:rsidR="000A03BF">
        <w:rPr>
          <w:bCs/>
          <w:lang w:val="en"/>
        </w:rPr>
        <w:instrText xml:space="preserve"> ADDIN ZOTERO_ITEM CSL_CITATION {"citationID":"SR4bSFc1","properties":{"formattedCitation":"(Fritzsch, 2021)","plainCitation":"(Fritzsch, 2021)","noteIndex":0},"citationItems":[{"id":1165,"uris":["http://zotero.org/users/15902993/items/SC2Y3NYB"],"itemData":{"id":1165,"type":"article-journal","abstract":"Four sensory systems (vestibular, lateral line, electroreception, auditory) are unique and project exclusively to the brainstem of vertebrates. All sensory neurons depend on a common set of genes (Eya1, Sox2, Neurog1, Neurod1) that project to a dorsal nucleus and an intermediate nucleus, which differentiate into the vestibular ear, lateral line and electroreception in vertebrates. In tetrapods, a loss of two sensory systems (lateral line, electroreception) leads to the development of a unique ear and auditory system in amniotes. Lmx1a/b, Gdf7, Wnt1/3a, BMP4/7 and Atoh1 define the lateral line, electroreception and auditory nuclei. In contrast, vestibular nuclei depend on Neurog1/2, Ascl1, Ptf1a and Olig3, among others, to develop an independent origin of the vestibular nuclei. A common origin of hair cells depends on Eya1, Sox2 and Atoh1, which generate the mechanosensory cells. Several proteins define the polarity of hair cells in the ear and lateral line. A unique connection of stereocilia requires CDH23 and PCDH15 for connections and TMC1/2 proteins to perceive mechanosensory input. Electroreception has no polarity, and a different system is used to drive electroreceptors. All hair cells function by excitation via ribbons to activate neurons that innervate the distinct target areas. An integrated perspective is presented to understand the gain and loss of different sensory systems.","container-title":"Diversity","DOI":"10.3390/d13080364","ISSN":"1424-2818","issue":"8","language":"en","license":"http://creativecommons.org/licenses/by/3.0/","note":"number: 8","page":"364","publisher":"Multidisciplinary Digital Publishing Institute","source":"www.mdpi.com","title":"An Integrated Perspective of Evolution and Development: From Genes to Function to Ear, Lateral Line and Electroreception","title-short":"An Integrated Perspective of Evolution and Development","volume":"13","author":[{"family":"Fritzsch","given":"Bernd"}],"issued":{"date-parts":[["2021",8]]}}}],"schema":"https://github.com/citation-style-language/schema/raw/master/csl-citation.json"} </w:instrText>
      </w:r>
      <w:r w:rsidR="00FE5E42">
        <w:rPr>
          <w:bCs/>
          <w:lang w:val="en"/>
        </w:rPr>
        <w:fldChar w:fldCharType="separate"/>
      </w:r>
      <w:r w:rsidR="00FE5E42">
        <w:rPr>
          <w:bCs/>
          <w:noProof/>
          <w:lang w:val="en"/>
        </w:rPr>
        <w:t>(Fritzsch, 2021)</w:t>
      </w:r>
      <w:r w:rsidR="00FE5E42">
        <w:rPr>
          <w:bCs/>
          <w:lang w:val="en"/>
        </w:rPr>
        <w:fldChar w:fldCharType="end"/>
      </w:r>
      <w:r w:rsidR="00FE5E42">
        <w:rPr>
          <w:bCs/>
          <w:lang w:val="en"/>
        </w:rPr>
        <w:t xml:space="preserve">. And finally, we found evidence of selection on </w:t>
      </w:r>
      <w:r w:rsidR="002372D2">
        <w:rPr>
          <w:bCs/>
          <w:lang w:val="en"/>
        </w:rPr>
        <w:t xml:space="preserve">five </w:t>
      </w:r>
      <w:r w:rsidR="00FE5E42">
        <w:rPr>
          <w:bCs/>
          <w:lang w:val="en"/>
        </w:rPr>
        <w:t xml:space="preserve">genes in Northern Cardinals related to negative regulation of response to external stimulus. Of note among these genes, </w:t>
      </w:r>
      <w:r w:rsidR="00FE5E42" w:rsidRPr="00397622">
        <w:rPr>
          <w:bCs/>
          <w:i/>
          <w:iCs/>
          <w:lang w:val="en"/>
        </w:rPr>
        <w:t>SUSD4</w:t>
      </w:r>
      <w:r w:rsidR="00FE5E42">
        <w:rPr>
          <w:bCs/>
          <w:lang w:val="en"/>
        </w:rPr>
        <w:t xml:space="preserve"> has been shown to impact behavior, with </w:t>
      </w:r>
      <w:r w:rsidR="00FE5E42" w:rsidRPr="00397622">
        <w:rPr>
          <w:bCs/>
          <w:i/>
          <w:iCs/>
          <w:lang w:val="en"/>
        </w:rPr>
        <w:t>SUSD4</w:t>
      </w:r>
      <w:r w:rsidR="00FE5E42">
        <w:rPr>
          <w:bCs/>
          <w:lang w:val="en"/>
        </w:rPr>
        <w:t xml:space="preserve"> knockout mice exhibiting anxiety behaviors </w:t>
      </w:r>
      <w:r w:rsidR="00FE5E42">
        <w:rPr>
          <w:bCs/>
          <w:lang w:val="en"/>
        </w:rPr>
        <w:fldChar w:fldCharType="begin"/>
      </w:r>
      <w:r w:rsidR="000A03BF">
        <w:rPr>
          <w:bCs/>
          <w:lang w:val="en"/>
        </w:rPr>
        <w:instrText xml:space="preserve"> ADDIN ZOTERO_ITEM CSL_CITATION {"citationID":"IXzxwQBa","properties":{"formattedCitation":"(Zhu et al., 2020)","plainCitation":"(Zhu et al., 2020)","noteIndex":0},"citationItems":[{"id":566,"uris":["http://zotero.org/users/15902993/items/8KYZ2MAM"],"itemData":{"id":566,"type":"article-journal","container-title":"iScience","DOI":"10.1016/j.isci.2020.100957","ISSN":"2589-0042","issue":"3","journalAbbreviation":"iScience","language":"English","PMID":"32179479","publisher":"Elsevier","source":"www.cell.com","title":"The Complement Regulator Susd4 Influences Nervous-System Function and Neuronal Morphology in Mice","URL":"https://www.cell.com/iscience/abstract/S2589-0042(20)30141-3","volume":"23","author":[{"family":"Zhu","given":"Hongling"},{"family":"Meissner","given":"Laura E."},{"family":"Byrnes","given":"Colleen"},{"family":"Tuymetova","given":"Galina"},{"family":"Tifft","given":"Cynthia J."},{"family":"Proia","given":"Richard L."}],"accessed":{"date-parts":[["2025",3,7]]},"issued":{"date-parts":[["2020",3,27]]}}}],"schema":"https://github.com/citation-style-language/schema/raw/master/csl-citation.json"} </w:instrText>
      </w:r>
      <w:r w:rsidR="00FE5E42">
        <w:rPr>
          <w:bCs/>
          <w:lang w:val="en"/>
        </w:rPr>
        <w:fldChar w:fldCharType="separate"/>
      </w:r>
      <w:r w:rsidR="00FE5E42">
        <w:rPr>
          <w:bCs/>
          <w:noProof/>
          <w:lang w:val="en"/>
        </w:rPr>
        <w:t>(Zhu et al., 2020)</w:t>
      </w:r>
      <w:r w:rsidR="00FE5E42">
        <w:rPr>
          <w:bCs/>
          <w:lang w:val="en"/>
        </w:rPr>
        <w:fldChar w:fldCharType="end"/>
      </w:r>
      <w:r w:rsidR="00FE5E42">
        <w:rPr>
          <w:bCs/>
          <w:lang w:val="en"/>
        </w:rPr>
        <w:t>. Noise pollution and exposure to novel features of the urban landscape like cars, construction, humans, and feral cats could be related to this pattern of consistent selection.</w:t>
      </w:r>
      <w:r w:rsidR="006908F0">
        <w:rPr>
          <w:bCs/>
          <w:lang w:val="en"/>
        </w:rPr>
        <w:t xml:space="preserve"> </w:t>
      </w:r>
      <w:r w:rsidR="002372D2">
        <w:rPr>
          <w:bCs/>
          <w:lang w:val="en"/>
        </w:rPr>
        <w:t>However, the o</w:t>
      </w:r>
      <w:r w:rsidR="006908F0">
        <w:rPr>
          <w:bCs/>
          <w:lang w:val="en"/>
        </w:rPr>
        <w:t xml:space="preserve">ther genes involved in neural function </w:t>
      </w:r>
      <w:r w:rsidR="002372D2">
        <w:rPr>
          <w:bCs/>
          <w:lang w:val="en"/>
        </w:rPr>
        <w:t>did not appear to be involved in</w:t>
      </w:r>
      <w:r w:rsidR="006908F0">
        <w:rPr>
          <w:bCs/>
          <w:lang w:val="en"/>
        </w:rPr>
        <w:t xml:space="preserve"> noise pollution</w:t>
      </w:r>
      <w:r w:rsidR="002372D2">
        <w:rPr>
          <w:bCs/>
          <w:lang w:val="en"/>
        </w:rPr>
        <w:t>. L</w:t>
      </w:r>
      <w:r w:rsidR="006908F0">
        <w:rPr>
          <w:bCs/>
          <w:lang w:val="en"/>
        </w:rPr>
        <w:t xml:space="preserve">ikely this </w:t>
      </w:r>
      <w:r w:rsidR="00E817E3">
        <w:rPr>
          <w:bCs/>
          <w:lang w:val="en"/>
        </w:rPr>
        <w:t xml:space="preserve">strong </w:t>
      </w:r>
      <w:r w:rsidR="006908F0">
        <w:rPr>
          <w:bCs/>
          <w:lang w:val="en"/>
        </w:rPr>
        <w:t xml:space="preserve">signal </w:t>
      </w:r>
      <w:r w:rsidR="002372D2">
        <w:rPr>
          <w:bCs/>
          <w:lang w:val="en"/>
        </w:rPr>
        <w:t xml:space="preserve">of parallel selection on neural function </w:t>
      </w:r>
      <w:r w:rsidR="00E817E3">
        <w:rPr>
          <w:bCs/>
          <w:lang w:val="en"/>
        </w:rPr>
        <w:t xml:space="preserve">across taxa </w:t>
      </w:r>
      <w:r w:rsidR="006908F0">
        <w:rPr>
          <w:bCs/>
          <w:lang w:val="en"/>
        </w:rPr>
        <w:t xml:space="preserve">derives from a multifaceted selective regime on </w:t>
      </w:r>
      <w:r w:rsidR="002372D2">
        <w:rPr>
          <w:bCs/>
          <w:lang w:val="en"/>
        </w:rPr>
        <w:t xml:space="preserve">diverse </w:t>
      </w:r>
      <w:r w:rsidR="006908F0">
        <w:rPr>
          <w:bCs/>
          <w:lang w:val="en"/>
        </w:rPr>
        <w:t>behavioral, physiological, and morphological changes facilitated by neural function</w:t>
      </w:r>
      <w:r w:rsidR="00E817E3">
        <w:rPr>
          <w:bCs/>
          <w:lang w:val="en"/>
        </w:rPr>
        <w:t>.</w:t>
      </w:r>
    </w:p>
    <w:p w14:paraId="1789E9F4" w14:textId="23DD318D" w:rsidR="00663FF4" w:rsidRDefault="00663FF4" w:rsidP="009C30AF">
      <w:pPr>
        <w:spacing w:line="480" w:lineRule="auto"/>
        <w:ind w:firstLine="720"/>
        <w:rPr>
          <w:bCs/>
          <w:lang w:val="en"/>
        </w:rPr>
      </w:pPr>
      <w:ins w:id="299" w:author="Danny Jackson" w:date="2026-03-16T17:40:00Z" w16du:dateUtc="2026-03-16T21:40:00Z">
        <w:r>
          <w:rPr>
            <w:bCs/>
            <w:lang w:val="en"/>
          </w:rPr>
          <w:t xml:space="preserve">The parallel signals of urban selection across taxa and localities </w:t>
        </w:r>
      </w:ins>
      <w:ins w:id="300" w:author="Danny Jackson" w:date="2026-03-16T17:42:00Z" w16du:dateUtc="2026-03-16T21:42:00Z">
        <w:r>
          <w:rPr>
            <w:bCs/>
            <w:lang w:val="en"/>
          </w:rPr>
          <w:t xml:space="preserve">demonstrates a degree of repeatability of evolutionary responses to similar anthropogenic disturbances. </w:t>
        </w:r>
      </w:ins>
      <w:ins w:id="301" w:author="Danny Jackson" w:date="2026-03-16T18:01:00Z" w16du:dateUtc="2026-03-16T22:01:00Z">
        <w:r w:rsidR="00FC787C" w:rsidRPr="00FC787C">
          <w:rPr>
            <w:bCs/>
            <w:lang w:val="en"/>
          </w:rPr>
          <w:t xml:space="preserve">However, urban ecosystems vary substantially across continents in climate, infrastructure, vegetation, and community composition, meaning that the urban–rural gradients experienced by great </w:t>
        </w:r>
        <w:proofErr w:type="gramStart"/>
        <w:r w:rsidR="00FC787C" w:rsidRPr="00FC787C">
          <w:rPr>
            <w:bCs/>
            <w:lang w:val="en"/>
          </w:rPr>
          <w:t>tits</w:t>
        </w:r>
        <w:proofErr w:type="gramEnd"/>
        <w:r w:rsidR="00FC787C" w:rsidRPr="00FC787C">
          <w:rPr>
            <w:bCs/>
            <w:lang w:val="en"/>
          </w:rPr>
          <w:t xml:space="preserve"> in Europe, burrowing owls in South America, and cardinal species in North America are unlikely to </w:t>
        </w:r>
        <w:r w:rsidR="00FC787C" w:rsidRPr="00FC787C">
          <w:rPr>
            <w:bCs/>
            <w:lang w:val="en"/>
          </w:rPr>
          <w:lastRenderedPageBreak/>
          <w:t xml:space="preserve">be identical. </w:t>
        </w:r>
      </w:ins>
      <w:ins w:id="302" w:author="Danny Jackson" w:date="2026-03-16T18:02:00Z" w16du:dateUtc="2026-03-16T22:02:00Z">
        <w:r w:rsidR="00FC787C" w:rsidRPr="00FC787C">
          <w:rPr>
            <w:bCs/>
            <w:lang w:val="en"/>
          </w:rPr>
          <w:t xml:space="preserve">Despite this heterogeneity, urban environments consistently introduce novel ecological conditions, including altered acoustic environments, modified temperature regimes, novel predators and food sources, and increased human </w:t>
        </w:r>
        <w:r w:rsidR="00FC787C">
          <w:rPr>
            <w:bCs/>
            <w:lang w:val="en"/>
          </w:rPr>
          <w:t>activity</w:t>
        </w:r>
        <w:r w:rsidR="00FC787C" w:rsidRPr="00FC787C">
          <w:rPr>
            <w:bCs/>
            <w:lang w:val="en"/>
          </w:rPr>
          <w:t xml:space="preserve">. Across studies of burrowing owls, great tits, and two cardinal species, urbanization has repeatedly been associated with selection on neurological and muscle-related genes. </w:t>
        </w:r>
      </w:ins>
      <w:ins w:id="303" w:author="Danny Jackson" w:date="2026-03-16T18:03:00Z" w16du:dateUtc="2026-03-16T22:03:00Z">
        <w:r w:rsidR="00FC787C" w:rsidRPr="00FC787C">
          <w:rPr>
            <w:bCs/>
            <w:lang w:val="en"/>
          </w:rPr>
          <w:t>These patterns suggest that, although cities differ in many ecological details, some common challenges associated with urbanization may drive parallel changes in physiological systems related to behavior and mobility.</w:t>
        </w:r>
        <w:r w:rsidR="00FC787C">
          <w:rPr>
            <w:bCs/>
            <w:lang w:val="en"/>
          </w:rPr>
          <w:t xml:space="preserve"> </w:t>
        </w:r>
      </w:ins>
      <w:ins w:id="304" w:author="Danny Jackson" w:date="2026-03-16T17:51:00Z" w16du:dateUtc="2026-03-16T21:51:00Z">
        <w:r w:rsidR="00C8641A">
          <w:rPr>
            <w:bCs/>
            <w:lang w:val="en"/>
          </w:rPr>
          <w:t xml:space="preserve">Alterations to the nervous system could </w:t>
        </w:r>
      </w:ins>
      <w:ins w:id="305" w:author="Danny Jackson" w:date="2026-03-16T18:03:00Z" w16du:dateUtc="2026-03-16T22:03:00Z">
        <w:r w:rsidR="00FC787C">
          <w:rPr>
            <w:bCs/>
            <w:lang w:val="en"/>
          </w:rPr>
          <w:t xml:space="preserve">underlie a wide range of </w:t>
        </w:r>
      </w:ins>
      <w:ins w:id="306" w:author="Danny Jackson" w:date="2026-03-16T17:51:00Z" w16du:dateUtc="2026-03-16T21:51:00Z">
        <w:r w:rsidR="00C8641A">
          <w:rPr>
            <w:bCs/>
            <w:lang w:val="en"/>
          </w:rPr>
          <w:t xml:space="preserve">phenotypic </w:t>
        </w:r>
      </w:ins>
      <w:ins w:id="307" w:author="Danny Jackson" w:date="2026-03-16T18:03:00Z" w16du:dateUtc="2026-03-16T22:03:00Z">
        <w:r w:rsidR="00FC787C">
          <w:rPr>
            <w:bCs/>
            <w:lang w:val="en"/>
          </w:rPr>
          <w:t>responses</w:t>
        </w:r>
      </w:ins>
      <w:ins w:id="308" w:author="Danny Jackson" w:date="2026-03-16T17:51:00Z" w16du:dateUtc="2026-03-16T21:51:00Z">
        <w:r w:rsidR="00C8641A">
          <w:rPr>
            <w:bCs/>
            <w:lang w:val="en"/>
          </w:rPr>
          <w:t>, whether behavioral, morphological, or physiological</w:t>
        </w:r>
      </w:ins>
      <w:ins w:id="309" w:author="Danny Jackson" w:date="2026-03-16T17:52:00Z" w16du:dateUtc="2026-03-16T21:52:00Z">
        <w:r w:rsidR="00C8641A">
          <w:rPr>
            <w:bCs/>
            <w:lang w:val="en"/>
          </w:rPr>
          <w:t xml:space="preserve">. We present evidence documenting </w:t>
        </w:r>
      </w:ins>
      <w:ins w:id="310" w:author="Danny Jackson" w:date="2026-03-16T17:53:00Z" w16du:dateUtc="2026-03-16T21:53:00Z">
        <w:r w:rsidR="00C8641A">
          <w:rPr>
            <w:bCs/>
            <w:lang w:val="en"/>
          </w:rPr>
          <w:t xml:space="preserve">neurological changes, but future work is required to understand the phenotypes that emerge from these changes. </w:t>
        </w:r>
      </w:ins>
      <w:ins w:id="311" w:author="Danny Jackson" w:date="2026-03-16T18:03:00Z" w16du:dateUtc="2026-03-16T22:03:00Z">
        <w:r w:rsidR="00FC787C" w:rsidRPr="00FC787C">
          <w:rPr>
            <w:bCs/>
            <w:lang w:val="en"/>
          </w:rPr>
          <w:t xml:space="preserve">Likewise, selection on muscle development genes could reflect altered mobility demands in urban environments or differences in the </w:t>
        </w:r>
      </w:ins>
      <w:ins w:id="312" w:author="Danny Jackson" w:date="2026-03-16T18:04:00Z" w16du:dateUtc="2026-03-16T22:04:00Z">
        <w:r w:rsidR="00FC787C">
          <w:rPr>
            <w:bCs/>
            <w:lang w:val="en"/>
          </w:rPr>
          <w:t>developmental</w:t>
        </w:r>
      </w:ins>
      <w:ins w:id="313" w:author="Danny Jackson" w:date="2026-03-16T18:03:00Z" w16du:dateUtc="2026-03-16T22:03:00Z">
        <w:r w:rsidR="00FC787C" w:rsidRPr="00FC787C">
          <w:rPr>
            <w:bCs/>
            <w:lang w:val="en"/>
          </w:rPr>
          <w:t xml:space="preserve"> pathways required to maintain movement under altered nutritional conditions. </w:t>
        </w:r>
      </w:ins>
      <w:ins w:id="314" w:author="Danny Jackson" w:date="2026-03-25T06:55:00Z" w16du:dateUtc="2026-03-25T10:55:00Z">
        <w:r w:rsidR="009C30AF">
          <w:rPr>
            <w:bCs/>
            <w:lang w:val="en"/>
          </w:rPr>
          <w:t xml:space="preserve">The findings of this study are limited by the sample size, </w:t>
        </w:r>
      </w:ins>
      <w:ins w:id="315" w:author="Danny Jackson" w:date="2026-03-25T06:56:00Z" w16du:dateUtc="2026-03-25T10:56:00Z">
        <w:r w:rsidR="009C30AF">
          <w:rPr>
            <w:bCs/>
            <w:lang w:val="en"/>
          </w:rPr>
          <w:t>and further investigations with greater sampling would provide increased resolution and clarity into the evolutionary processes associated with urbanization.</w:t>
        </w:r>
      </w:ins>
      <w:ins w:id="316" w:author="Danny Jackson" w:date="2026-03-25T06:55:00Z" w16du:dateUtc="2026-03-25T10:55:00Z">
        <w:r w:rsidR="009C30AF">
          <w:rPr>
            <w:bCs/>
            <w:lang w:val="en"/>
          </w:rPr>
          <w:t xml:space="preserve"> </w:t>
        </w:r>
      </w:ins>
      <w:ins w:id="317" w:author="Danny Jackson" w:date="2026-03-16T18:03:00Z" w16du:dateUtc="2026-03-16T22:03:00Z">
        <w:r w:rsidR="00FC787C" w:rsidRPr="00FC787C">
          <w:rPr>
            <w:bCs/>
            <w:lang w:val="en"/>
          </w:rPr>
          <w:t>While our results highlight shared genomic targets of urban selection, the extent to which the resulting phenotypes are similar across species and cities remains an important question for future work.</w:t>
        </w:r>
      </w:ins>
    </w:p>
    <w:p w14:paraId="4C7EC2A4" w14:textId="61CC3C6A" w:rsidR="00EE5DD6" w:rsidRPr="00397622" w:rsidRDefault="00807D86" w:rsidP="00C52E46">
      <w:pPr>
        <w:spacing w:line="480" w:lineRule="auto"/>
        <w:rPr>
          <w:b/>
          <w:u w:val="single"/>
          <w:lang w:val="en"/>
        </w:rPr>
      </w:pPr>
      <w:r w:rsidRPr="00397622">
        <w:rPr>
          <w:b/>
          <w:u w:val="single"/>
          <w:lang w:val="en"/>
        </w:rPr>
        <w:t>Conclusion</w:t>
      </w:r>
    </w:p>
    <w:p w14:paraId="2548C7DC" w14:textId="6340D6CF" w:rsidR="00C52E46" w:rsidRDefault="00C52E46" w:rsidP="00C52E46">
      <w:pPr>
        <w:spacing w:line="480" w:lineRule="auto"/>
        <w:rPr>
          <w:bCs/>
          <w:lang w:val="en"/>
        </w:rPr>
      </w:pPr>
      <w:r>
        <w:rPr>
          <w:bCs/>
          <w:lang w:val="en"/>
        </w:rPr>
        <w:tab/>
        <w:t>Our analyses uncovered evidence of both parallel and unique patter</w:t>
      </w:r>
      <w:r w:rsidR="00E73464">
        <w:rPr>
          <w:bCs/>
          <w:lang w:val="en"/>
        </w:rPr>
        <w:t>n</w:t>
      </w:r>
      <w:r>
        <w:rPr>
          <w:bCs/>
          <w:lang w:val="en"/>
        </w:rPr>
        <w:t xml:space="preserve">s of selection between Northern Cardinals and Pyrrhuloxia when comparing individuals from rural and urban populations. Importantly, the genes that we identified as under parallel selection are largely associated with muscle development and neural function. This latter function has emerged from studies of Burrowing Owls and Great Tits as a core process that experiences selection in novel </w:t>
      </w:r>
      <w:r>
        <w:rPr>
          <w:bCs/>
          <w:lang w:val="en"/>
        </w:rPr>
        <w:lastRenderedPageBreak/>
        <w:t xml:space="preserve">urban environments, and we expand the evidence of this trend to include two new species. We contribute evidence on muscle function as a process under selection across avian taxa in urban landscapes, suggesting that the unique energetic demands of the city determine survival. We also highlight neuronal development as a key process under selection in the city, and we emphasize the need for deeper investigations into the </w:t>
      </w:r>
      <w:r w:rsidR="00E817E3">
        <w:rPr>
          <w:bCs/>
          <w:lang w:val="en"/>
        </w:rPr>
        <w:t>phenotypic effects of neural differences</w:t>
      </w:r>
      <w:r>
        <w:rPr>
          <w:bCs/>
          <w:lang w:val="en"/>
        </w:rPr>
        <w:t xml:space="preserve"> </w:t>
      </w:r>
      <w:r w:rsidR="00E817E3">
        <w:rPr>
          <w:bCs/>
          <w:lang w:val="en"/>
        </w:rPr>
        <w:t>between</w:t>
      </w:r>
      <w:r>
        <w:rPr>
          <w:bCs/>
          <w:lang w:val="en"/>
        </w:rPr>
        <w:t xml:space="preserve"> urban </w:t>
      </w:r>
      <w:r w:rsidR="00E817E3">
        <w:rPr>
          <w:bCs/>
          <w:lang w:val="en"/>
        </w:rPr>
        <w:t xml:space="preserve">and rural </w:t>
      </w:r>
      <w:r>
        <w:rPr>
          <w:bCs/>
          <w:lang w:val="en"/>
        </w:rPr>
        <w:t>birds. Despite showing different levels of persistence in an urban environment, both cardinal taxa demonstrate selective responses on similar functional categories, although Pyrrhuloxia showed a less consistent signal of selection particularly in muscle development and metabolic-related genes. Comparative morphological, behavioral, and physiological studies of these taxa informed by our findings could elucidate the phenotypic effects emerging from these genetic differences. This work contributes to a growing body of literature highlighting parallel responses of birds to urbanization and contributes evidence of species-specific genetic nuance in response to human disturbance.</w:t>
      </w:r>
    </w:p>
    <w:p w14:paraId="18B7833D" w14:textId="77777777" w:rsidR="008341DA" w:rsidRDefault="008341DA" w:rsidP="00C52E46">
      <w:pPr>
        <w:spacing w:line="480" w:lineRule="auto"/>
        <w:rPr>
          <w:bCs/>
          <w:lang w:val="en"/>
        </w:rPr>
      </w:pPr>
    </w:p>
    <w:p w14:paraId="0F991B1E" w14:textId="77777777" w:rsidR="00DE3BE0" w:rsidRPr="00A34550" w:rsidRDefault="00DE3BE0" w:rsidP="008341DA">
      <w:pPr>
        <w:spacing w:line="480" w:lineRule="auto"/>
        <w:rPr>
          <w:b/>
          <w:u w:val="single"/>
        </w:rPr>
      </w:pPr>
      <w:r>
        <w:rPr>
          <w:b/>
          <w:u w:val="single"/>
        </w:rPr>
        <w:t>Acknowledgements</w:t>
      </w:r>
    </w:p>
    <w:p w14:paraId="65E14ECE" w14:textId="71CD374E" w:rsidR="00DE3BE0" w:rsidRDefault="009C0650" w:rsidP="008341DA">
      <w:pPr>
        <w:spacing w:line="480" w:lineRule="auto"/>
        <w:rPr>
          <w:bCs/>
          <w:lang w:val="en"/>
        </w:rPr>
      </w:pPr>
      <w:r w:rsidRPr="009C0650">
        <w:rPr>
          <w:bCs/>
          <w:lang w:val="en"/>
        </w:rPr>
        <w:t>[Removed for double blind review]</w:t>
      </w:r>
    </w:p>
    <w:p w14:paraId="45D609D2" w14:textId="77777777" w:rsidR="009C0650" w:rsidRPr="009C0650" w:rsidRDefault="009C0650" w:rsidP="008341DA">
      <w:pPr>
        <w:spacing w:line="480" w:lineRule="auto"/>
        <w:rPr>
          <w:bCs/>
          <w:lang w:val="en"/>
        </w:rPr>
      </w:pPr>
    </w:p>
    <w:p w14:paraId="7CDA4FD8" w14:textId="2E71FC1A" w:rsidR="00DE3BE0" w:rsidRPr="00DE3BE0" w:rsidRDefault="00125099" w:rsidP="008341DA">
      <w:pPr>
        <w:spacing w:line="480" w:lineRule="auto"/>
        <w:rPr>
          <w:b/>
          <w:u w:val="single"/>
          <w:lang w:val="en"/>
        </w:rPr>
      </w:pPr>
      <w:r>
        <w:rPr>
          <w:b/>
          <w:u w:val="single"/>
          <w:lang w:val="en"/>
        </w:rPr>
        <w:t>Funding Statement</w:t>
      </w:r>
    </w:p>
    <w:p w14:paraId="13BCF164" w14:textId="77777777" w:rsidR="001721EC" w:rsidRDefault="001721EC" w:rsidP="001721EC">
      <w:pPr>
        <w:spacing w:line="480" w:lineRule="auto"/>
        <w:rPr>
          <w:bCs/>
          <w:lang w:val="en"/>
        </w:rPr>
      </w:pPr>
      <w:r w:rsidRPr="009C0650">
        <w:rPr>
          <w:bCs/>
          <w:lang w:val="en"/>
        </w:rPr>
        <w:t>[Removed for double blind review]</w:t>
      </w:r>
    </w:p>
    <w:p w14:paraId="4B43C153" w14:textId="77777777" w:rsidR="008341DA" w:rsidRPr="008341DA" w:rsidRDefault="008341DA" w:rsidP="008341DA">
      <w:pPr>
        <w:spacing w:line="480" w:lineRule="auto"/>
        <w:rPr>
          <w:bCs/>
        </w:rPr>
      </w:pPr>
    </w:p>
    <w:p w14:paraId="56116472" w14:textId="1E6E706B" w:rsidR="00125099" w:rsidRDefault="00125099" w:rsidP="008341DA">
      <w:pPr>
        <w:spacing w:line="480" w:lineRule="auto"/>
        <w:rPr>
          <w:b/>
          <w:u w:val="single"/>
          <w:lang w:val="en"/>
        </w:rPr>
      </w:pPr>
      <w:r>
        <w:rPr>
          <w:b/>
          <w:u w:val="single"/>
          <w:lang w:val="en"/>
        </w:rPr>
        <w:t>Ethics statement</w:t>
      </w:r>
    </w:p>
    <w:p w14:paraId="442CB678" w14:textId="77777777" w:rsidR="001721EC" w:rsidRDefault="001721EC" w:rsidP="001721EC">
      <w:pPr>
        <w:spacing w:line="480" w:lineRule="auto"/>
        <w:rPr>
          <w:bCs/>
          <w:lang w:val="en"/>
        </w:rPr>
      </w:pPr>
      <w:r w:rsidRPr="009C0650">
        <w:rPr>
          <w:bCs/>
          <w:lang w:val="en"/>
        </w:rPr>
        <w:t>[Removed for double blind review]</w:t>
      </w:r>
    </w:p>
    <w:p w14:paraId="5329B999" w14:textId="77777777" w:rsidR="008341DA" w:rsidRDefault="008341DA" w:rsidP="008341DA">
      <w:pPr>
        <w:spacing w:line="480" w:lineRule="auto"/>
        <w:rPr>
          <w:rFonts w:ascii="TimesNewRomanPSMT" w:eastAsia="Times New Roman" w:hAnsi="TimesNewRomanPSMT"/>
        </w:rPr>
      </w:pPr>
    </w:p>
    <w:p w14:paraId="005F1014" w14:textId="1FD91E42" w:rsidR="008341DA" w:rsidRDefault="00125099" w:rsidP="008341DA">
      <w:pPr>
        <w:spacing w:line="480" w:lineRule="auto"/>
        <w:rPr>
          <w:b/>
          <w:u w:val="single"/>
          <w:lang w:val="en"/>
        </w:rPr>
      </w:pPr>
      <w:r>
        <w:rPr>
          <w:b/>
          <w:u w:val="single"/>
          <w:lang w:val="en"/>
        </w:rPr>
        <w:lastRenderedPageBreak/>
        <w:t>Permits</w:t>
      </w:r>
    </w:p>
    <w:p w14:paraId="540A7EF5" w14:textId="77777777" w:rsidR="001721EC" w:rsidRDefault="001721EC" w:rsidP="001721EC">
      <w:pPr>
        <w:spacing w:line="480" w:lineRule="auto"/>
        <w:rPr>
          <w:bCs/>
          <w:lang w:val="en"/>
        </w:rPr>
      </w:pPr>
      <w:r w:rsidRPr="009C0650">
        <w:rPr>
          <w:bCs/>
          <w:lang w:val="en"/>
        </w:rPr>
        <w:t>[Removed for double blind review]</w:t>
      </w:r>
    </w:p>
    <w:p w14:paraId="50A08FC0" w14:textId="77777777" w:rsidR="007C75EE" w:rsidRPr="008341DA" w:rsidRDefault="007C75EE" w:rsidP="008341DA">
      <w:pPr>
        <w:spacing w:line="480" w:lineRule="auto"/>
        <w:rPr>
          <w:b/>
          <w:u w:val="single"/>
          <w:lang w:val="en"/>
        </w:rPr>
      </w:pPr>
    </w:p>
    <w:p w14:paraId="45AD72AD" w14:textId="0F656089" w:rsidR="00125099" w:rsidRDefault="00125099" w:rsidP="008341DA">
      <w:pPr>
        <w:spacing w:line="480" w:lineRule="auto"/>
        <w:rPr>
          <w:b/>
          <w:u w:val="single"/>
          <w:lang w:val="en"/>
        </w:rPr>
      </w:pPr>
      <w:r>
        <w:rPr>
          <w:b/>
          <w:u w:val="single"/>
          <w:lang w:val="en"/>
        </w:rPr>
        <w:t>Conflict of Interest</w:t>
      </w:r>
    </w:p>
    <w:p w14:paraId="68D7D791" w14:textId="60153C2C" w:rsidR="008341DA" w:rsidRDefault="008341DA" w:rsidP="008341DA">
      <w:pPr>
        <w:spacing w:line="480" w:lineRule="auto"/>
        <w:rPr>
          <w:bCs/>
          <w:lang w:val="en"/>
        </w:rPr>
      </w:pPr>
      <w:r w:rsidRPr="008341DA">
        <w:rPr>
          <w:bCs/>
          <w:lang w:val="en"/>
        </w:rPr>
        <w:t xml:space="preserve">The </w:t>
      </w:r>
      <w:r>
        <w:rPr>
          <w:bCs/>
          <w:lang w:val="en"/>
        </w:rPr>
        <w:t>authors declare no conflicts of interest.</w:t>
      </w:r>
    </w:p>
    <w:p w14:paraId="2E4A8134" w14:textId="77777777" w:rsidR="007C75EE" w:rsidRPr="008341DA" w:rsidRDefault="007C75EE" w:rsidP="008341DA">
      <w:pPr>
        <w:spacing w:line="480" w:lineRule="auto"/>
        <w:rPr>
          <w:bCs/>
          <w:lang w:val="en"/>
        </w:rPr>
      </w:pPr>
    </w:p>
    <w:p w14:paraId="75EF9433" w14:textId="130664F1" w:rsidR="00125099" w:rsidRDefault="00125099" w:rsidP="008341DA">
      <w:pPr>
        <w:spacing w:line="480" w:lineRule="auto"/>
        <w:rPr>
          <w:b/>
          <w:u w:val="single"/>
          <w:lang w:val="en"/>
        </w:rPr>
      </w:pPr>
      <w:r>
        <w:rPr>
          <w:b/>
          <w:u w:val="single"/>
          <w:lang w:val="en"/>
        </w:rPr>
        <w:t>Author Contributions</w:t>
      </w:r>
    </w:p>
    <w:p w14:paraId="0E46AE4B" w14:textId="77777777" w:rsidR="001721EC" w:rsidRDefault="001721EC" w:rsidP="001721EC">
      <w:pPr>
        <w:spacing w:line="480" w:lineRule="auto"/>
        <w:rPr>
          <w:bCs/>
          <w:lang w:val="en"/>
        </w:rPr>
      </w:pPr>
      <w:r w:rsidRPr="009C0650">
        <w:rPr>
          <w:bCs/>
          <w:lang w:val="en"/>
        </w:rPr>
        <w:t>[Removed for double blind review]</w:t>
      </w:r>
    </w:p>
    <w:p w14:paraId="3511934B" w14:textId="77777777" w:rsidR="007C75EE" w:rsidRDefault="007C75EE" w:rsidP="008341DA">
      <w:pPr>
        <w:spacing w:line="480" w:lineRule="auto"/>
        <w:rPr>
          <w:bCs/>
          <w:lang w:val="en"/>
        </w:rPr>
      </w:pPr>
    </w:p>
    <w:p w14:paraId="5D473F63" w14:textId="30F8F1D1" w:rsidR="006F74B2" w:rsidRPr="006F74B2" w:rsidRDefault="00DE3BE0" w:rsidP="006F74B2">
      <w:pPr>
        <w:spacing w:line="480" w:lineRule="auto"/>
        <w:rPr>
          <w:b/>
          <w:u w:val="single"/>
          <w:lang w:val="en"/>
        </w:rPr>
      </w:pPr>
      <w:r>
        <w:rPr>
          <w:b/>
          <w:u w:val="single"/>
          <w:lang w:val="en"/>
        </w:rPr>
        <w:t>Data availability:</w:t>
      </w:r>
      <w:r>
        <w:rPr>
          <w:b/>
          <w:u w:val="single"/>
          <w:lang w:val="en"/>
        </w:rPr>
        <w:br/>
      </w:r>
      <w:r w:rsidR="008341DA">
        <w:rPr>
          <w:bCs/>
          <w:lang w:val="en"/>
        </w:rPr>
        <w:t xml:space="preserve">The genomic sequence data has been uploaded to the </w:t>
      </w:r>
      <w:r w:rsidR="007156F0">
        <w:rPr>
          <w:bCs/>
          <w:lang w:val="en"/>
        </w:rPr>
        <w:t>National Center for Biotechnology Information</w:t>
      </w:r>
      <w:r w:rsidR="008341DA">
        <w:rPr>
          <w:bCs/>
          <w:lang w:val="en"/>
        </w:rPr>
        <w:t xml:space="preserve"> Sequence Read Archive (</w:t>
      </w:r>
      <w:r w:rsidR="007156F0">
        <w:rPr>
          <w:bCs/>
          <w:lang w:val="en"/>
        </w:rPr>
        <w:t xml:space="preserve">NCBI </w:t>
      </w:r>
      <w:r w:rsidR="008341DA">
        <w:rPr>
          <w:bCs/>
          <w:lang w:val="en"/>
        </w:rPr>
        <w:t xml:space="preserve">SRA) and will be published upon manuscript acceptance. </w:t>
      </w:r>
      <w:r>
        <w:rPr>
          <w:bCs/>
          <w:lang w:val="en"/>
        </w:rPr>
        <w:t xml:space="preserve">All code used in these analyses can be found on GitHub and will be archived permanently using </w:t>
      </w:r>
      <w:proofErr w:type="spellStart"/>
      <w:r>
        <w:rPr>
          <w:bCs/>
          <w:lang w:val="en"/>
        </w:rPr>
        <w:t>Zenodo</w:t>
      </w:r>
      <w:proofErr w:type="spellEnd"/>
      <w:r>
        <w:rPr>
          <w:bCs/>
          <w:lang w:val="en"/>
        </w:rPr>
        <w:t xml:space="preserve"> upon acceptance (</w:t>
      </w:r>
      <w:r w:rsidR="00F45723">
        <w:rPr>
          <w:i/>
          <w:iCs/>
        </w:rPr>
        <w:t>link removed for double-blind review</w:t>
      </w:r>
      <w:r>
        <w:rPr>
          <w:bCs/>
          <w:lang w:val="en"/>
        </w:rPr>
        <w:t>).</w:t>
      </w:r>
      <w:bookmarkEnd w:id="0"/>
      <w:r w:rsidR="006F74B2">
        <w:rPr>
          <w:b/>
          <w:bCs/>
          <w:u w:val="single"/>
        </w:rPr>
        <w:br w:type="page"/>
      </w:r>
    </w:p>
    <w:p w14:paraId="0DC7CA2F" w14:textId="6ECA3A2E" w:rsidR="00911589" w:rsidRPr="009170B4" w:rsidRDefault="009170B4" w:rsidP="006F74B2">
      <w:pPr>
        <w:spacing w:line="480" w:lineRule="auto"/>
        <w:jc w:val="center"/>
        <w:rPr>
          <w:b/>
          <w:bCs/>
          <w:u w:val="single"/>
        </w:rPr>
      </w:pPr>
      <w:r>
        <w:rPr>
          <w:b/>
          <w:bCs/>
          <w:u w:val="single"/>
        </w:rPr>
        <w:lastRenderedPageBreak/>
        <w:t>References</w:t>
      </w:r>
    </w:p>
    <w:p w14:paraId="4913A34D" w14:textId="77777777" w:rsidR="00881227" w:rsidRPr="00881227" w:rsidRDefault="00F96EB6" w:rsidP="00881227">
      <w:pPr>
        <w:pStyle w:val="Bibliography"/>
        <w:rPr>
          <w:rFonts w:eastAsiaTheme="minorHAnsi"/>
        </w:rPr>
      </w:pPr>
      <w:r>
        <w:fldChar w:fldCharType="begin"/>
      </w:r>
      <w:r w:rsidR="006F74B2">
        <w:instrText xml:space="preserve"> ADDIN ZOTERO_BIBL {"uncited":[],"omitted":[],"custom":[]} CSL_BIBLIOGRAPHY </w:instrText>
      </w:r>
      <w:r>
        <w:fldChar w:fldCharType="separate"/>
      </w:r>
      <w:proofErr w:type="spellStart"/>
      <w:r w:rsidR="00881227" w:rsidRPr="00881227">
        <w:rPr>
          <w:rFonts w:eastAsiaTheme="minorHAnsi"/>
        </w:rPr>
        <w:t>Alachiotis</w:t>
      </w:r>
      <w:proofErr w:type="spellEnd"/>
      <w:r w:rsidR="00881227" w:rsidRPr="00881227">
        <w:rPr>
          <w:rFonts w:eastAsiaTheme="minorHAnsi"/>
        </w:rPr>
        <w:t xml:space="preserve">, N., &amp; Pavlidis, P. (2018). </w:t>
      </w:r>
      <w:proofErr w:type="spellStart"/>
      <w:r w:rsidR="00881227" w:rsidRPr="00881227">
        <w:rPr>
          <w:rFonts w:eastAsiaTheme="minorHAnsi"/>
        </w:rPr>
        <w:t>RAiSD</w:t>
      </w:r>
      <w:proofErr w:type="spellEnd"/>
      <w:r w:rsidR="00881227" w:rsidRPr="00881227">
        <w:rPr>
          <w:rFonts w:eastAsiaTheme="minorHAnsi"/>
        </w:rPr>
        <w:t xml:space="preserve"> detects positive selection based on multiple signatures of a selective sweep and SNP vectors. </w:t>
      </w:r>
      <w:r w:rsidR="00881227" w:rsidRPr="00881227">
        <w:rPr>
          <w:rFonts w:eastAsiaTheme="minorHAnsi"/>
          <w:i/>
          <w:iCs/>
        </w:rPr>
        <w:t>Communications Biology</w:t>
      </w:r>
      <w:r w:rsidR="00881227" w:rsidRPr="00881227">
        <w:rPr>
          <w:rFonts w:eastAsiaTheme="minorHAnsi"/>
        </w:rPr>
        <w:t xml:space="preserve">, </w:t>
      </w:r>
      <w:r w:rsidR="00881227" w:rsidRPr="00881227">
        <w:rPr>
          <w:rFonts w:eastAsiaTheme="minorHAnsi"/>
          <w:i/>
          <w:iCs/>
        </w:rPr>
        <w:t>1</w:t>
      </w:r>
      <w:r w:rsidR="00881227" w:rsidRPr="00881227">
        <w:rPr>
          <w:rFonts w:eastAsiaTheme="minorHAnsi"/>
        </w:rPr>
        <w:t>(1), 1–11. https://doi.org/10.1038/s42003-018-0085-8</w:t>
      </w:r>
    </w:p>
    <w:p w14:paraId="116C9CD7" w14:textId="77777777" w:rsidR="00881227" w:rsidRPr="00881227" w:rsidRDefault="00881227" w:rsidP="00881227">
      <w:pPr>
        <w:pStyle w:val="Bibliography"/>
        <w:rPr>
          <w:rFonts w:eastAsiaTheme="minorHAnsi"/>
        </w:rPr>
      </w:pPr>
      <w:r w:rsidRPr="00881227">
        <w:rPr>
          <w:rFonts w:eastAsiaTheme="minorHAnsi"/>
        </w:rPr>
        <w:t xml:space="preserve">Alexander, D. H., &amp; Lange, K. (2011). Enhancements to the ADMIXTURE algorithm for individual ancestry estimation. </w:t>
      </w:r>
      <w:r w:rsidRPr="00881227">
        <w:rPr>
          <w:rFonts w:eastAsiaTheme="minorHAnsi"/>
          <w:i/>
          <w:iCs/>
        </w:rPr>
        <w:t>BMC Bioinformatics</w:t>
      </w:r>
      <w:r w:rsidRPr="00881227">
        <w:rPr>
          <w:rFonts w:eastAsiaTheme="minorHAnsi"/>
        </w:rPr>
        <w:t xml:space="preserve">, </w:t>
      </w:r>
      <w:r w:rsidRPr="00881227">
        <w:rPr>
          <w:rFonts w:eastAsiaTheme="minorHAnsi"/>
          <w:i/>
          <w:iCs/>
        </w:rPr>
        <w:t>12</w:t>
      </w:r>
      <w:r w:rsidRPr="00881227">
        <w:rPr>
          <w:rFonts w:eastAsiaTheme="minorHAnsi"/>
        </w:rPr>
        <w:t>(1), Article 1. https://doi.org/10.1186/1471-2105-12-246</w:t>
      </w:r>
    </w:p>
    <w:p w14:paraId="0EC98BBF" w14:textId="77777777" w:rsidR="00881227" w:rsidRPr="00881227" w:rsidRDefault="00881227" w:rsidP="00881227">
      <w:pPr>
        <w:pStyle w:val="Bibliography"/>
        <w:rPr>
          <w:rFonts w:eastAsiaTheme="minorHAnsi"/>
        </w:rPr>
      </w:pPr>
      <w:r w:rsidRPr="00881227">
        <w:rPr>
          <w:rFonts w:eastAsiaTheme="minorHAnsi"/>
        </w:rPr>
        <w:t xml:space="preserve">Andrews, S. (2010). </w:t>
      </w:r>
      <w:proofErr w:type="spellStart"/>
      <w:r w:rsidRPr="00881227">
        <w:rPr>
          <w:rFonts w:eastAsiaTheme="minorHAnsi"/>
          <w:i/>
          <w:iCs/>
        </w:rPr>
        <w:t>FastQC</w:t>
      </w:r>
      <w:proofErr w:type="spellEnd"/>
      <w:r w:rsidRPr="00881227">
        <w:rPr>
          <w:rFonts w:eastAsiaTheme="minorHAnsi"/>
          <w:i/>
          <w:iCs/>
        </w:rPr>
        <w:t>: A quality control tool for high throughput sequence data.</w:t>
      </w:r>
      <w:r w:rsidRPr="00881227">
        <w:rPr>
          <w:rFonts w:eastAsiaTheme="minorHAnsi"/>
        </w:rPr>
        <w:t xml:space="preserve"> https://cir.nii.ac.jp/crid/1370584340724053142</w:t>
      </w:r>
    </w:p>
    <w:p w14:paraId="6502D53B" w14:textId="77777777" w:rsidR="00881227" w:rsidRPr="00881227" w:rsidRDefault="00881227" w:rsidP="00881227">
      <w:pPr>
        <w:pStyle w:val="Bibliography"/>
        <w:rPr>
          <w:rFonts w:eastAsiaTheme="minorHAnsi"/>
        </w:rPr>
      </w:pPr>
      <w:r w:rsidRPr="00881227">
        <w:rPr>
          <w:rFonts w:eastAsiaTheme="minorHAnsi"/>
        </w:rPr>
        <w:t xml:space="preserve">Arnold, Z. J., Wenger, S. J., &amp; Hall, R. J. (2021). Not just trash birds: Quantifying avian diversity at landfills using community science data. </w:t>
      </w:r>
      <w:r w:rsidRPr="00881227">
        <w:rPr>
          <w:rFonts w:eastAsiaTheme="minorHAnsi"/>
          <w:i/>
          <w:iCs/>
        </w:rPr>
        <w:t>PLOS ONE</w:t>
      </w:r>
      <w:r w:rsidRPr="00881227">
        <w:rPr>
          <w:rFonts w:eastAsiaTheme="minorHAnsi"/>
        </w:rPr>
        <w:t xml:space="preserve">, </w:t>
      </w:r>
      <w:r w:rsidRPr="00881227">
        <w:rPr>
          <w:rFonts w:eastAsiaTheme="minorHAnsi"/>
          <w:i/>
          <w:iCs/>
        </w:rPr>
        <w:t>16</w:t>
      </w:r>
      <w:r w:rsidRPr="00881227">
        <w:rPr>
          <w:rFonts w:eastAsiaTheme="minorHAnsi"/>
        </w:rPr>
        <w:t>(9), e0255391. https://doi.org/10.1371/journal.pone.0255391</w:t>
      </w:r>
    </w:p>
    <w:p w14:paraId="38BB3723" w14:textId="77777777" w:rsidR="00881227" w:rsidRPr="00881227" w:rsidRDefault="00881227" w:rsidP="00881227">
      <w:pPr>
        <w:pStyle w:val="Bibliography"/>
        <w:rPr>
          <w:rFonts w:eastAsiaTheme="minorHAnsi"/>
        </w:rPr>
      </w:pPr>
      <w:r w:rsidRPr="00881227">
        <w:rPr>
          <w:rFonts w:eastAsiaTheme="minorHAnsi"/>
        </w:rPr>
        <w:t xml:space="preserve">Barker, F. K., Burns, K. J., Klicka, J., Lanyon, S. M., &amp; Lovette, I. J. (2015). New insights into New World biogeography: An integrated view from the phylogeny of blackbirds, cardinals, sparrows, tanagers, warblers, and allies. </w:t>
      </w:r>
      <w:r w:rsidRPr="00881227">
        <w:rPr>
          <w:rFonts w:eastAsiaTheme="minorHAnsi"/>
          <w:i/>
          <w:iCs/>
        </w:rPr>
        <w:t>The Auk</w:t>
      </w:r>
      <w:r w:rsidRPr="00881227">
        <w:rPr>
          <w:rFonts w:eastAsiaTheme="minorHAnsi"/>
        </w:rPr>
        <w:t xml:space="preserve">, </w:t>
      </w:r>
      <w:r w:rsidRPr="00881227">
        <w:rPr>
          <w:rFonts w:eastAsiaTheme="minorHAnsi"/>
          <w:i/>
          <w:iCs/>
        </w:rPr>
        <w:t>132</w:t>
      </w:r>
      <w:r w:rsidRPr="00881227">
        <w:rPr>
          <w:rFonts w:eastAsiaTheme="minorHAnsi"/>
        </w:rPr>
        <w:t>(2), 333–348. https://doi.org/10.1642/auk-14-110.1</w:t>
      </w:r>
    </w:p>
    <w:p w14:paraId="013F197A" w14:textId="77777777" w:rsidR="00881227" w:rsidRPr="00881227" w:rsidRDefault="00881227" w:rsidP="00881227">
      <w:pPr>
        <w:pStyle w:val="Bibliography"/>
        <w:rPr>
          <w:rFonts w:eastAsiaTheme="minorHAnsi"/>
        </w:rPr>
      </w:pPr>
      <w:r w:rsidRPr="00881227">
        <w:rPr>
          <w:rFonts w:eastAsiaTheme="minorHAnsi"/>
        </w:rPr>
        <w:t xml:space="preserve">Biondi, L. M., Fuentes, G. M., Córdoba, R. S., Bó, M. S., Cavalli, M., </w:t>
      </w:r>
      <w:proofErr w:type="spellStart"/>
      <w:r w:rsidRPr="00881227">
        <w:rPr>
          <w:rFonts w:eastAsiaTheme="minorHAnsi"/>
        </w:rPr>
        <w:t>Paterlini</w:t>
      </w:r>
      <w:proofErr w:type="spellEnd"/>
      <w:r w:rsidRPr="00881227">
        <w:rPr>
          <w:rFonts w:eastAsiaTheme="minorHAnsi"/>
        </w:rPr>
        <w:t xml:space="preserve">, C. A., Castano, M. V., &amp; García, G. O. (2020). Variation in boldness and novelty response between rural and urban predatory birds: The Chimango Caracara, </w:t>
      </w:r>
      <w:proofErr w:type="spellStart"/>
      <w:r w:rsidRPr="00881227">
        <w:rPr>
          <w:rFonts w:eastAsiaTheme="minorHAnsi"/>
          <w:i/>
          <w:iCs/>
        </w:rPr>
        <w:t>Milvago</w:t>
      </w:r>
      <w:proofErr w:type="spellEnd"/>
      <w:r w:rsidRPr="00881227">
        <w:rPr>
          <w:rFonts w:eastAsiaTheme="minorHAnsi"/>
          <w:i/>
          <w:iCs/>
        </w:rPr>
        <w:t xml:space="preserve"> </w:t>
      </w:r>
      <w:proofErr w:type="spellStart"/>
      <w:r w:rsidRPr="00881227">
        <w:rPr>
          <w:rFonts w:eastAsiaTheme="minorHAnsi"/>
          <w:i/>
          <w:iCs/>
        </w:rPr>
        <w:t>chimango</w:t>
      </w:r>
      <w:proofErr w:type="spellEnd"/>
      <w:r w:rsidRPr="00881227">
        <w:rPr>
          <w:rFonts w:eastAsiaTheme="minorHAnsi"/>
        </w:rPr>
        <w:t xml:space="preserve"> as study case. </w:t>
      </w:r>
      <w:proofErr w:type="spellStart"/>
      <w:r w:rsidRPr="00881227">
        <w:rPr>
          <w:rFonts w:eastAsiaTheme="minorHAnsi"/>
          <w:i/>
          <w:iCs/>
        </w:rPr>
        <w:t>Behavioural</w:t>
      </w:r>
      <w:proofErr w:type="spellEnd"/>
      <w:r w:rsidRPr="00881227">
        <w:rPr>
          <w:rFonts w:eastAsiaTheme="minorHAnsi"/>
          <w:i/>
          <w:iCs/>
        </w:rPr>
        <w:t xml:space="preserve"> Processes</w:t>
      </w:r>
      <w:r w:rsidRPr="00881227">
        <w:rPr>
          <w:rFonts w:eastAsiaTheme="minorHAnsi"/>
        </w:rPr>
        <w:t xml:space="preserve">, </w:t>
      </w:r>
      <w:r w:rsidRPr="00881227">
        <w:rPr>
          <w:rFonts w:eastAsiaTheme="minorHAnsi"/>
          <w:i/>
          <w:iCs/>
        </w:rPr>
        <w:t>173</w:t>
      </w:r>
      <w:r w:rsidRPr="00881227">
        <w:rPr>
          <w:rFonts w:eastAsiaTheme="minorHAnsi"/>
        </w:rPr>
        <w:t>, 104064. https://doi.org/10.1016/j.beproc.2020.104064</w:t>
      </w:r>
    </w:p>
    <w:p w14:paraId="6CC1160A" w14:textId="77777777" w:rsidR="00881227" w:rsidRPr="00881227" w:rsidRDefault="00881227" w:rsidP="00881227">
      <w:pPr>
        <w:pStyle w:val="Bibliography"/>
        <w:rPr>
          <w:rFonts w:eastAsiaTheme="minorHAnsi"/>
        </w:rPr>
      </w:pPr>
      <w:r w:rsidRPr="00881227">
        <w:rPr>
          <w:rFonts w:eastAsiaTheme="minorHAnsi"/>
        </w:rPr>
        <w:t xml:space="preserve">Bohler, M. W., Chowdhury, V. S., Cline, M. A., &amp; Gilbert, E. R. (2021). Heat Stress Responses in Birds: A Review of the Neural Components. </w:t>
      </w:r>
      <w:r w:rsidRPr="00881227">
        <w:rPr>
          <w:rFonts w:eastAsiaTheme="minorHAnsi"/>
          <w:i/>
          <w:iCs/>
        </w:rPr>
        <w:t>Biology</w:t>
      </w:r>
      <w:r w:rsidRPr="00881227">
        <w:rPr>
          <w:rFonts w:eastAsiaTheme="minorHAnsi"/>
        </w:rPr>
        <w:t xml:space="preserve">, </w:t>
      </w:r>
      <w:r w:rsidRPr="00881227">
        <w:rPr>
          <w:rFonts w:eastAsiaTheme="minorHAnsi"/>
          <w:i/>
          <w:iCs/>
        </w:rPr>
        <w:t>10</w:t>
      </w:r>
      <w:r w:rsidRPr="00881227">
        <w:rPr>
          <w:rFonts w:eastAsiaTheme="minorHAnsi"/>
        </w:rPr>
        <w:t>(11), 1095. https://doi.org/10.3390/biology10111095</w:t>
      </w:r>
    </w:p>
    <w:p w14:paraId="46776ABB" w14:textId="77777777" w:rsidR="00881227" w:rsidRPr="00881227" w:rsidRDefault="00881227" w:rsidP="00881227">
      <w:pPr>
        <w:pStyle w:val="Bibliography"/>
        <w:rPr>
          <w:rFonts w:eastAsiaTheme="minorHAnsi"/>
        </w:rPr>
      </w:pPr>
      <w:r w:rsidRPr="00881227">
        <w:rPr>
          <w:rFonts w:eastAsiaTheme="minorHAnsi"/>
        </w:rPr>
        <w:lastRenderedPageBreak/>
        <w:t xml:space="preserve">Bolger, A. M., Lohse, M., &amp; </w:t>
      </w:r>
      <w:proofErr w:type="spellStart"/>
      <w:r w:rsidRPr="00881227">
        <w:rPr>
          <w:rFonts w:eastAsiaTheme="minorHAnsi"/>
        </w:rPr>
        <w:t>Usadel</w:t>
      </w:r>
      <w:proofErr w:type="spellEnd"/>
      <w:r w:rsidRPr="00881227">
        <w:rPr>
          <w:rFonts w:eastAsiaTheme="minorHAnsi"/>
        </w:rPr>
        <w:t xml:space="preserve">, B. (2014). </w:t>
      </w:r>
      <w:proofErr w:type="spellStart"/>
      <w:r w:rsidRPr="00881227">
        <w:rPr>
          <w:rFonts w:eastAsiaTheme="minorHAnsi"/>
        </w:rPr>
        <w:t>Trimmomatic</w:t>
      </w:r>
      <w:proofErr w:type="spellEnd"/>
      <w:r w:rsidRPr="00881227">
        <w:rPr>
          <w:rFonts w:eastAsiaTheme="minorHAnsi"/>
        </w:rPr>
        <w:t xml:space="preserve">: A flexible trimmer for Illumina sequence data. </w:t>
      </w:r>
      <w:r w:rsidRPr="00881227">
        <w:rPr>
          <w:rFonts w:eastAsiaTheme="minorHAnsi"/>
          <w:i/>
          <w:iCs/>
        </w:rPr>
        <w:t>Bioinformatics</w:t>
      </w:r>
      <w:r w:rsidRPr="00881227">
        <w:rPr>
          <w:rFonts w:eastAsiaTheme="minorHAnsi"/>
        </w:rPr>
        <w:t xml:space="preserve">, </w:t>
      </w:r>
      <w:r w:rsidRPr="00881227">
        <w:rPr>
          <w:rFonts w:eastAsiaTheme="minorHAnsi"/>
          <w:i/>
          <w:iCs/>
        </w:rPr>
        <w:t>30</w:t>
      </w:r>
      <w:r w:rsidRPr="00881227">
        <w:rPr>
          <w:rFonts w:eastAsiaTheme="minorHAnsi"/>
        </w:rPr>
        <w:t>(15), 2114–2120. https://doi.org/10.1093/bioinformatics/btu170</w:t>
      </w:r>
    </w:p>
    <w:p w14:paraId="6E4658EE" w14:textId="77777777" w:rsidR="00881227" w:rsidRPr="00881227" w:rsidRDefault="00881227" w:rsidP="00881227">
      <w:pPr>
        <w:pStyle w:val="Bibliography"/>
        <w:rPr>
          <w:rFonts w:eastAsiaTheme="minorHAnsi"/>
        </w:rPr>
      </w:pPr>
      <w:r w:rsidRPr="00881227">
        <w:rPr>
          <w:rFonts w:eastAsiaTheme="minorHAnsi"/>
        </w:rPr>
        <w:t xml:space="preserve">Bolnick, D. I., Barrett, R. D. H., Oke, K. B., Rennison, D. J., &amp; Stuart, Y. E. (2018). (Non)Parallel Evolution. </w:t>
      </w:r>
      <w:r w:rsidRPr="00881227">
        <w:rPr>
          <w:rFonts w:eastAsiaTheme="minorHAnsi"/>
          <w:i/>
          <w:iCs/>
        </w:rPr>
        <w:t>Annual Review of Ecology, Evolution, and Systematics</w:t>
      </w:r>
      <w:r w:rsidRPr="00881227">
        <w:rPr>
          <w:rFonts w:eastAsiaTheme="minorHAnsi"/>
        </w:rPr>
        <w:t xml:space="preserve">, </w:t>
      </w:r>
      <w:r w:rsidRPr="00881227">
        <w:rPr>
          <w:rFonts w:eastAsiaTheme="minorHAnsi"/>
          <w:i/>
          <w:iCs/>
        </w:rPr>
        <w:t>49</w:t>
      </w:r>
      <w:r w:rsidRPr="00881227">
        <w:rPr>
          <w:rFonts w:eastAsiaTheme="minorHAnsi"/>
        </w:rPr>
        <w:t>(Volume 49, 2018), 303–330. https://doi.org/10.1146/annurev-ecolsys-110617-062240</w:t>
      </w:r>
    </w:p>
    <w:p w14:paraId="1BCE89DD" w14:textId="77777777" w:rsidR="00881227" w:rsidRPr="00881227" w:rsidRDefault="00881227" w:rsidP="00881227">
      <w:pPr>
        <w:pStyle w:val="Bibliography"/>
        <w:rPr>
          <w:rFonts w:eastAsiaTheme="minorHAnsi"/>
        </w:rPr>
      </w:pPr>
      <w:proofErr w:type="spellStart"/>
      <w:r w:rsidRPr="00881227">
        <w:rPr>
          <w:rFonts w:eastAsiaTheme="minorHAnsi"/>
        </w:rPr>
        <w:t>Bordini</w:t>
      </w:r>
      <w:proofErr w:type="spellEnd"/>
      <w:r w:rsidRPr="00881227">
        <w:rPr>
          <w:rFonts w:eastAsiaTheme="minorHAnsi"/>
        </w:rPr>
        <w:t xml:space="preserve">, M., Soglia, F., Davoli, R., </w:t>
      </w:r>
      <w:proofErr w:type="spellStart"/>
      <w:r w:rsidRPr="00881227">
        <w:rPr>
          <w:rFonts w:eastAsiaTheme="minorHAnsi"/>
        </w:rPr>
        <w:t>Zappaterra</w:t>
      </w:r>
      <w:proofErr w:type="spellEnd"/>
      <w:r w:rsidRPr="00881227">
        <w:rPr>
          <w:rFonts w:eastAsiaTheme="minorHAnsi"/>
        </w:rPr>
        <w:t xml:space="preserve">, M., </w:t>
      </w:r>
      <w:proofErr w:type="spellStart"/>
      <w:r w:rsidRPr="00881227">
        <w:rPr>
          <w:rFonts w:eastAsiaTheme="minorHAnsi"/>
        </w:rPr>
        <w:t>Petracci</w:t>
      </w:r>
      <w:proofErr w:type="spellEnd"/>
      <w:r w:rsidRPr="00881227">
        <w:rPr>
          <w:rFonts w:eastAsiaTheme="minorHAnsi"/>
        </w:rPr>
        <w:t xml:space="preserve">, M., &amp; </w:t>
      </w:r>
      <w:proofErr w:type="spellStart"/>
      <w:r w:rsidRPr="00881227">
        <w:rPr>
          <w:rFonts w:eastAsiaTheme="minorHAnsi"/>
        </w:rPr>
        <w:t>Meluzzi</w:t>
      </w:r>
      <w:proofErr w:type="spellEnd"/>
      <w:r w:rsidRPr="00881227">
        <w:rPr>
          <w:rFonts w:eastAsiaTheme="minorHAnsi"/>
        </w:rPr>
        <w:t xml:space="preserve">, A. (2022). Molecular Pathways and Key Genes Associated </w:t>
      </w:r>
      <w:proofErr w:type="gramStart"/>
      <w:r w:rsidRPr="00881227">
        <w:rPr>
          <w:rFonts w:eastAsiaTheme="minorHAnsi"/>
        </w:rPr>
        <w:t>With</w:t>
      </w:r>
      <w:proofErr w:type="gramEnd"/>
      <w:r w:rsidRPr="00881227">
        <w:rPr>
          <w:rFonts w:eastAsiaTheme="minorHAnsi"/>
        </w:rPr>
        <w:t xml:space="preserve"> Breast Width and Protein Content in White Striping and Wooden Breast Chicken Pectoral Muscle. </w:t>
      </w:r>
      <w:r w:rsidRPr="00881227">
        <w:rPr>
          <w:rFonts w:eastAsiaTheme="minorHAnsi"/>
          <w:i/>
          <w:iCs/>
        </w:rPr>
        <w:t>Frontiers in Physiology</w:t>
      </w:r>
      <w:r w:rsidRPr="00881227">
        <w:rPr>
          <w:rFonts w:eastAsiaTheme="minorHAnsi"/>
        </w:rPr>
        <w:t xml:space="preserve">, </w:t>
      </w:r>
      <w:r w:rsidRPr="00881227">
        <w:rPr>
          <w:rFonts w:eastAsiaTheme="minorHAnsi"/>
          <w:i/>
          <w:iCs/>
        </w:rPr>
        <w:t>13</w:t>
      </w:r>
      <w:r w:rsidRPr="00881227">
        <w:rPr>
          <w:rFonts w:eastAsiaTheme="minorHAnsi"/>
        </w:rPr>
        <w:t>. https://doi.org/10.3389/fphys.2022.936768</w:t>
      </w:r>
    </w:p>
    <w:p w14:paraId="5D8BB03C" w14:textId="77777777" w:rsidR="00881227" w:rsidRPr="00881227" w:rsidRDefault="00881227" w:rsidP="00881227">
      <w:pPr>
        <w:pStyle w:val="Bibliography"/>
        <w:rPr>
          <w:rFonts w:eastAsiaTheme="minorHAnsi"/>
        </w:rPr>
      </w:pPr>
      <w:r w:rsidRPr="00881227">
        <w:rPr>
          <w:rFonts w:eastAsiaTheme="minorHAnsi"/>
        </w:rPr>
        <w:t xml:space="preserve">Brown, C. R., &amp; Brown, M. B. (2013). Where has all the </w:t>
      </w:r>
      <w:proofErr w:type="gramStart"/>
      <w:r w:rsidRPr="00881227">
        <w:rPr>
          <w:rFonts w:eastAsiaTheme="minorHAnsi"/>
        </w:rPr>
        <w:t>road kill</w:t>
      </w:r>
      <w:proofErr w:type="gramEnd"/>
      <w:r w:rsidRPr="00881227">
        <w:rPr>
          <w:rFonts w:eastAsiaTheme="minorHAnsi"/>
        </w:rPr>
        <w:t xml:space="preserve"> gone? </w:t>
      </w:r>
      <w:r w:rsidRPr="00881227">
        <w:rPr>
          <w:rFonts w:eastAsiaTheme="minorHAnsi"/>
          <w:i/>
          <w:iCs/>
        </w:rPr>
        <w:t>Current Biology</w:t>
      </w:r>
      <w:r w:rsidRPr="00881227">
        <w:rPr>
          <w:rFonts w:eastAsiaTheme="minorHAnsi"/>
        </w:rPr>
        <w:t xml:space="preserve">, </w:t>
      </w:r>
      <w:r w:rsidRPr="00881227">
        <w:rPr>
          <w:rFonts w:eastAsiaTheme="minorHAnsi"/>
          <w:i/>
          <w:iCs/>
        </w:rPr>
        <w:t>23</w:t>
      </w:r>
      <w:r w:rsidRPr="00881227">
        <w:rPr>
          <w:rFonts w:eastAsiaTheme="minorHAnsi"/>
        </w:rPr>
        <w:t>(6), R233–R234. https://doi.org/10.1016/j.cub.2013.02.023</w:t>
      </w:r>
    </w:p>
    <w:p w14:paraId="52F4DC8A" w14:textId="77777777" w:rsidR="00881227" w:rsidRPr="00881227" w:rsidRDefault="00881227" w:rsidP="00881227">
      <w:pPr>
        <w:pStyle w:val="Bibliography"/>
        <w:rPr>
          <w:rFonts w:eastAsiaTheme="minorHAnsi"/>
        </w:rPr>
      </w:pPr>
      <w:proofErr w:type="spellStart"/>
      <w:r w:rsidRPr="00881227">
        <w:rPr>
          <w:rFonts w:eastAsiaTheme="minorHAnsi"/>
        </w:rPr>
        <w:t>Caizergues</w:t>
      </w:r>
      <w:proofErr w:type="spellEnd"/>
      <w:r w:rsidRPr="00881227">
        <w:rPr>
          <w:rFonts w:eastAsiaTheme="minorHAnsi"/>
        </w:rPr>
        <w:t xml:space="preserve">, A. E., </w:t>
      </w:r>
      <w:proofErr w:type="spellStart"/>
      <w:r w:rsidRPr="00881227">
        <w:rPr>
          <w:rFonts w:eastAsiaTheme="minorHAnsi"/>
        </w:rPr>
        <w:t>Charmantier</w:t>
      </w:r>
      <w:proofErr w:type="spellEnd"/>
      <w:r w:rsidRPr="00881227">
        <w:rPr>
          <w:rFonts w:eastAsiaTheme="minorHAnsi"/>
        </w:rPr>
        <w:t xml:space="preserve">, A., Lambrechts, M. M., Perret, S., </w:t>
      </w:r>
      <w:proofErr w:type="spellStart"/>
      <w:r w:rsidRPr="00881227">
        <w:rPr>
          <w:rFonts w:eastAsiaTheme="minorHAnsi"/>
        </w:rPr>
        <w:t>Demeyrier</w:t>
      </w:r>
      <w:proofErr w:type="spellEnd"/>
      <w:r w:rsidRPr="00881227">
        <w:rPr>
          <w:rFonts w:eastAsiaTheme="minorHAnsi"/>
        </w:rPr>
        <w:t xml:space="preserve">, V., Lucas, A., &amp; Grégoire, A. (2021). An avian urban morphotype: How the city environment shapes great tit morphology at different life stages. </w:t>
      </w:r>
      <w:r w:rsidRPr="00881227">
        <w:rPr>
          <w:rFonts w:eastAsiaTheme="minorHAnsi"/>
          <w:i/>
          <w:iCs/>
        </w:rPr>
        <w:t>Urban Ecosystems</w:t>
      </w:r>
      <w:r w:rsidRPr="00881227">
        <w:rPr>
          <w:rFonts w:eastAsiaTheme="minorHAnsi"/>
        </w:rPr>
        <w:t xml:space="preserve">, </w:t>
      </w:r>
      <w:r w:rsidRPr="00881227">
        <w:rPr>
          <w:rFonts w:eastAsiaTheme="minorHAnsi"/>
          <w:i/>
          <w:iCs/>
        </w:rPr>
        <w:t>24</w:t>
      </w:r>
      <w:r w:rsidRPr="00881227">
        <w:rPr>
          <w:rFonts w:eastAsiaTheme="minorHAnsi"/>
        </w:rPr>
        <w:t>(5), 929–941. https://doi.org/10.1007/s11252-020-01077-0</w:t>
      </w:r>
    </w:p>
    <w:p w14:paraId="16BD85CF" w14:textId="77777777" w:rsidR="00881227" w:rsidRPr="00881227" w:rsidRDefault="00881227" w:rsidP="00881227">
      <w:pPr>
        <w:pStyle w:val="Bibliography"/>
        <w:rPr>
          <w:rFonts w:eastAsiaTheme="minorHAnsi"/>
        </w:rPr>
      </w:pPr>
      <w:proofErr w:type="spellStart"/>
      <w:r w:rsidRPr="00881227">
        <w:rPr>
          <w:rFonts w:eastAsiaTheme="minorHAnsi"/>
        </w:rPr>
        <w:t>Caizergues</w:t>
      </w:r>
      <w:proofErr w:type="spellEnd"/>
      <w:r w:rsidRPr="00881227">
        <w:rPr>
          <w:rFonts w:eastAsiaTheme="minorHAnsi"/>
        </w:rPr>
        <w:t xml:space="preserve">, A. E., Le </w:t>
      </w:r>
      <w:proofErr w:type="spellStart"/>
      <w:r w:rsidRPr="00881227">
        <w:rPr>
          <w:rFonts w:eastAsiaTheme="minorHAnsi"/>
        </w:rPr>
        <w:t>Luyer</w:t>
      </w:r>
      <w:proofErr w:type="spellEnd"/>
      <w:r w:rsidRPr="00881227">
        <w:rPr>
          <w:rFonts w:eastAsiaTheme="minorHAnsi"/>
        </w:rPr>
        <w:t xml:space="preserve">, J., Grégoire, A., </w:t>
      </w:r>
      <w:proofErr w:type="spellStart"/>
      <w:r w:rsidRPr="00881227">
        <w:rPr>
          <w:rFonts w:eastAsiaTheme="minorHAnsi"/>
        </w:rPr>
        <w:t>Szulkin</w:t>
      </w:r>
      <w:proofErr w:type="spellEnd"/>
      <w:r w:rsidRPr="00881227">
        <w:rPr>
          <w:rFonts w:eastAsiaTheme="minorHAnsi"/>
        </w:rPr>
        <w:t xml:space="preserve">, M., </w:t>
      </w:r>
      <w:proofErr w:type="spellStart"/>
      <w:r w:rsidRPr="00881227">
        <w:rPr>
          <w:rFonts w:eastAsiaTheme="minorHAnsi"/>
        </w:rPr>
        <w:t>Senar</w:t>
      </w:r>
      <w:proofErr w:type="spellEnd"/>
      <w:r w:rsidRPr="00881227">
        <w:rPr>
          <w:rFonts w:eastAsiaTheme="minorHAnsi"/>
        </w:rPr>
        <w:t xml:space="preserve">, J., </w:t>
      </w:r>
      <w:proofErr w:type="spellStart"/>
      <w:r w:rsidRPr="00881227">
        <w:rPr>
          <w:rFonts w:eastAsiaTheme="minorHAnsi"/>
        </w:rPr>
        <w:t>Charmantier</w:t>
      </w:r>
      <w:proofErr w:type="spellEnd"/>
      <w:r w:rsidRPr="00881227">
        <w:rPr>
          <w:rFonts w:eastAsiaTheme="minorHAnsi"/>
        </w:rPr>
        <w:t xml:space="preserve">, A., &amp; Perrier, C. (2022). Epigenetics and the city: Non‐parallel DNA methylation modifications across pairs of urban‐forest Great tit populations. </w:t>
      </w:r>
      <w:r w:rsidRPr="00881227">
        <w:rPr>
          <w:rFonts w:eastAsiaTheme="minorHAnsi"/>
          <w:i/>
          <w:iCs/>
        </w:rPr>
        <w:t>Evolutionary Applications</w:t>
      </w:r>
      <w:r w:rsidRPr="00881227">
        <w:rPr>
          <w:rFonts w:eastAsiaTheme="minorHAnsi"/>
        </w:rPr>
        <w:t xml:space="preserve">, </w:t>
      </w:r>
      <w:r w:rsidRPr="00881227">
        <w:rPr>
          <w:rFonts w:eastAsiaTheme="minorHAnsi"/>
          <w:i/>
          <w:iCs/>
        </w:rPr>
        <w:t>15</w:t>
      </w:r>
      <w:r w:rsidRPr="00881227">
        <w:rPr>
          <w:rFonts w:eastAsiaTheme="minorHAnsi"/>
        </w:rPr>
        <w:t>(1), 149–165. https://doi.org/10.1111/eva.13334</w:t>
      </w:r>
    </w:p>
    <w:p w14:paraId="7FC30A59" w14:textId="77777777" w:rsidR="00881227" w:rsidRPr="00881227" w:rsidRDefault="00881227" w:rsidP="00881227">
      <w:pPr>
        <w:pStyle w:val="Bibliography"/>
        <w:rPr>
          <w:rFonts w:eastAsiaTheme="minorHAnsi"/>
        </w:rPr>
      </w:pPr>
      <w:r w:rsidRPr="00881227">
        <w:rPr>
          <w:rFonts w:eastAsiaTheme="minorHAnsi"/>
        </w:rPr>
        <w:t xml:space="preserve">Castano, M. V., Zumpano, F., Biondi, L. M., &amp; García, G. O. (2024). Does urbanization affect behavioral responses to novel objects in marine birds? The Olrog’s Gull as a case of study. </w:t>
      </w:r>
      <w:r w:rsidRPr="00881227">
        <w:rPr>
          <w:rFonts w:eastAsiaTheme="minorHAnsi"/>
          <w:i/>
          <w:iCs/>
        </w:rPr>
        <w:t>Urban Ecosystems</w:t>
      </w:r>
      <w:r w:rsidRPr="00881227">
        <w:rPr>
          <w:rFonts w:eastAsiaTheme="minorHAnsi"/>
        </w:rPr>
        <w:t xml:space="preserve">, </w:t>
      </w:r>
      <w:r w:rsidRPr="00881227">
        <w:rPr>
          <w:rFonts w:eastAsiaTheme="minorHAnsi"/>
          <w:i/>
          <w:iCs/>
        </w:rPr>
        <w:t>27</w:t>
      </w:r>
      <w:r w:rsidRPr="00881227">
        <w:rPr>
          <w:rFonts w:eastAsiaTheme="minorHAnsi"/>
        </w:rPr>
        <w:t>(2), 427–437. https://doi.org/10.1007/s11252-023-01465-2</w:t>
      </w:r>
    </w:p>
    <w:p w14:paraId="7870E25A" w14:textId="77777777" w:rsidR="00881227" w:rsidRPr="00881227" w:rsidRDefault="00881227" w:rsidP="00881227">
      <w:pPr>
        <w:pStyle w:val="Bibliography"/>
        <w:rPr>
          <w:rFonts w:eastAsiaTheme="minorHAnsi"/>
        </w:rPr>
      </w:pPr>
      <w:proofErr w:type="spellStart"/>
      <w:r w:rsidRPr="00881227">
        <w:rPr>
          <w:rFonts w:eastAsiaTheme="minorHAnsi"/>
        </w:rPr>
        <w:lastRenderedPageBreak/>
        <w:t>Cerca</w:t>
      </w:r>
      <w:proofErr w:type="spellEnd"/>
      <w:r w:rsidRPr="00881227">
        <w:rPr>
          <w:rFonts w:eastAsiaTheme="minorHAnsi"/>
        </w:rPr>
        <w:t xml:space="preserve">, J., </w:t>
      </w:r>
      <w:proofErr w:type="spellStart"/>
      <w:r w:rsidRPr="00881227">
        <w:rPr>
          <w:rFonts w:eastAsiaTheme="minorHAnsi"/>
        </w:rPr>
        <w:t>Cotoras</w:t>
      </w:r>
      <w:proofErr w:type="spellEnd"/>
      <w:r w:rsidRPr="00881227">
        <w:rPr>
          <w:rFonts w:eastAsiaTheme="minorHAnsi"/>
        </w:rPr>
        <w:t>, D. D., Bieker, V. C., De-Kayne, R., Vargas, P., Fernández-</w:t>
      </w:r>
      <w:proofErr w:type="spellStart"/>
      <w:r w:rsidRPr="00881227">
        <w:rPr>
          <w:rFonts w:eastAsiaTheme="minorHAnsi"/>
        </w:rPr>
        <w:t>Mazuecos</w:t>
      </w:r>
      <w:proofErr w:type="spellEnd"/>
      <w:r w:rsidRPr="00881227">
        <w:rPr>
          <w:rFonts w:eastAsiaTheme="minorHAnsi"/>
        </w:rPr>
        <w:t xml:space="preserve">, M., López-Delgado, J., White, O., </w:t>
      </w:r>
      <w:proofErr w:type="spellStart"/>
      <w:r w:rsidRPr="00881227">
        <w:rPr>
          <w:rFonts w:eastAsiaTheme="minorHAnsi"/>
        </w:rPr>
        <w:t>Stervander</w:t>
      </w:r>
      <w:proofErr w:type="spellEnd"/>
      <w:r w:rsidRPr="00881227">
        <w:rPr>
          <w:rFonts w:eastAsiaTheme="minorHAnsi"/>
        </w:rPr>
        <w:t xml:space="preserve">, M., Geneva, A. J., Andino, J. E. G., Meier, J. I., </w:t>
      </w:r>
      <w:proofErr w:type="spellStart"/>
      <w:r w:rsidRPr="00881227">
        <w:rPr>
          <w:rFonts w:eastAsiaTheme="minorHAnsi"/>
        </w:rPr>
        <w:t>Roeble</w:t>
      </w:r>
      <w:proofErr w:type="spellEnd"/>
      <w:r w:rsidRPr="00881227">
        <w:rPr>
          <w:rFonts w:eastAsiaTheme="minorHAnsi"/>
        </w:rPr>
        <w:t xml:space="preserve">, L., </w:t>
      </w:r>
      <w:proofErr w:type="spellStart"/>
      <w:r w:rsidRPr="00881227">
        <w:rPr>
          <w:rFonts w:eastAsiaTheme="minorHAnsi"/>
        </w:rPr>
        <w:t>Brée</w:t>
      </w:r>
      <w:proofErr w:type="spellEnd"/>
      <w:r w:rsidRPr="00881227">
        <w:rPr>
          <w:rFonts w:eastAsiaTheme="minorHAnsi"/>
        </w:rPr>
        <w:t xml:space="preserve">, B., Patiño, J., </w:t>
      </w:r>
      <w:proofErr w:type="spellStart"/>
      <w:r w:rsidRPr="00881227">
        <w:rPr>
          <w:rFonts w:eastAsiaTheme="minorHAnsi"/>
        </w:rPr>
        <w:t>Guayasamin</w:t>
      </w:r>
      <w:proofErr w:type="spellEnd"/>
      <w:r w:rsidRPr="00881227">
        <w:rPr>
          <w:rFonts w:eastAsiaTheme="minorHAnsi"/>
        </w:rPr>
        <w:t xml:space="preserve">, J. M., Torres, M. de L., Valdebenito, H., Castañeda, M. del R., … Martin, M. D. (2023). Evolutionary genomics of oceanic island radiations. </w:t>
      </w:r>
      <w:r w:rsidRPr="00881227">
        <w:rPr>
          <w:rFonts w:eastAsiaTheme="minorHAnsi"/>
          <w:i/>
          <w:iCs/>
        </w:rPr>
        <w:t>Trends in Ecology &amp; Evolution</w:t>
      </w:r>
      <w:r w:rsidRPr="00881227">
        <w:rPr>
          <w:rFonts w:eastAsiaTheme="minorHAnsi"/>
        </w:rPr>
        <w:t xml:space="preserve">, </w:t>
      </w:r>
      <w:r w:rsidRPr="00881227">
        <w:rPr>
          <w:rFonts w:eastAsiaTheme="minorHAnsi"/>
          <w:i/>
          <w:iCs/>
        </w:rPr>
        <w:t>38</w:t>
      </w:r>
      <w:r w:rsidRPr="00881227">
        <w:rPr>
          <w:rFonts w:eastAsiaTheme="minorHAnsi"/>
        </w:rPr>
        <w:t>(7), 631–642. https://doi.org/10.1016/j.tree.2023.02.003</w:t>
      </w:r>
    </w:p>
    <w:p w14:paraId="1DA897CD" w14:textId="77777777" w:rsidR="00881227" w:rsidRPr="00881227" w:rsidRDefault="00881227" w:rsidP="00881227">
      <w:pPr>
        <w:pStyle w:val="Bibliography"/>
        <w:rPr>
          <w:rFonts w:eastAsiaTheme="minorHAnsi"/>
        </w:rPr>
      </w:pPr>
      <w:r w:rsidRPr="00881227">
        <w:rPr>
          <w:rFonts w:eastAsiaTheme="minorHAnsi"/>
        </w:rPr>
        <w:t xml:space="preserve">Dayananda, S. K., </w:t>
      </w:r>
      <w:proofErr w:type="spellStart"/>
      <w:r w:rsidRPr="00881227">
        <w:rPr>
          <w:rFonts w:eastAsiaTheme="minorHAnsi"/>
        </w:rPr>
        <w:t>Mammides</w:t>
      </w:r>
      <w:proofErr w:type="spellEnd"/>
      <w:r w:rsidRPr="00881227">
        <w:rPr>
          <w:rFonts w:eastAsiaTheme="minorHAnsi"/>
        </w:rPr>
        <w:t xml:space="preserve">, C., Liang, D., </w:t>
      </w:r>
      <w:proofErr w:type="spellStart"/>
      <w:r w:rsidRPr="00881227">
        <w:rPr>
          <w:rFonts w:eastAsiaTheme="minorHAnsi"/>
        </w:rPr>
        <w:t>Kotagama</w:t>
      </w:r>
      <w:proofErr w:type="spellEnd"/>
      <w:r w:rsidRPr="00881227">
        <w:rPr>
          <w:rFonts w:eastAsiaTheme="minorHAnsi"/>
        </w:rPr>
        <w:t xml:space="preserve">, S. W., &amp; Goodale, E. (2021). A review of avian experimental translocations that measure movement through human-modified landscapes. </w:t>
      </w:r>
      <w:r w:rsidRPr="00881227">
        <w:rPr>
          <w:rFonts w:eastAsiaTheme="minorHAnsi"/>
          <w:i/>
          <w:iCs/>
        </w:rPr>
        <w:t>Global Ecology and Conservation</w:t>
      </w:r>
      <w:r w:rsidRPr="00881227">
        <w:rPr>
          <w:rFonts w:eastAsiaTheme="minorHAnsi"/>
        </w:rPr>
        <w:t xml:space="preserve">, </w:t>
      </w:r>
      <w:r w:rsidRPr="00881227">
        <w:rPr>
          <w:rFonts w:eastAsiaTheme="minorHAnsi"/>
          <w:i/>
          <w:iCs/>
        </w:rPr>
        <w:t>31</w:t>
      </w:r>
      <w:r w:rsidRPr="00881227">
        <w:rPr>
          <w:rFonts w:eastAsiaTheme="minorHAnsi"/>
        </w:rPr>
        <w:t>, e01876. https://doi.org/10.1016/j.gecco.2021.e01876</w:t>
      </w:r>
    </w:p>
    <w:p w14:paraId="67D445BF" w14:textId="77777777" w:rsidR="00881227" w:rsidRPr="00881227" w:rsidRDefault="00881227" w:rsidP="00881227">
      <w:pPr>
        <w:pStyle w:val="Bibliography"/>
        <w:rPr>
          <w:rFonts w:eastAsiaTheme="minorHAnsi"/>
        </w:rPr>
      </w:pPr>
      <w:r w:rsidRPr="00881227">
        <w:rPr>
          <w:rFonts w:eastAsiaTheme="minorHAnsi"/>
        </w:rPr>
        <w:t xml:space="preserve">Eid </w:t>
      </w:r>
      <w:proofErr w:type="spellStart"/>
      <w:r w:rsidRPr="00881227">
        <w:rPr>
          <w:rFonts w:eastAsiaTheme="minorHAnsi"/>
        </w:rPr>
        <w:t>Mutlak</w:t>
      </w:r>
      <w:proofErr w:type="spellEnd"/>
      <w:r w:rsidRPr="00881227">
        <w:rPr>
          <w:rFonts w:eastAsiaTheme="minorHAnsi"/>
        </w:rPr>
        <w:t xml:space="preserve">, Y., </w:t>
      </w:r>
      <w:proofErr w:type="spellStart"/>
      <w:r w:rsidRPr="00881227">
        <w:rPr>
          <w:rFonts w:eastAsiaTheme="minorHAnsi"/>
        </w:rPr>
        <w:t>Aweida</w:t>
      </w:r>
      <w:proofErr w:type="spellEnd"/>
      <w:r w:rsidRPr="00881227">
        <w:rPr>
          <w:rFonts w:eastAsiaTheme="minorHAnsi"/>
        </w:rPr>
        <w:t xml:space="preserve">, D., Volodin, A., Ayalon, B., Dahan, N., </w:t>
      </w:r>
      <w:proofErr w:type="spellStart"/>
      <w:r w:rsidRPr="00881227">
        <w:rPr>
          <w:rFonts w:eastAsiaTheme="minorHAnsi"/>
        </w:rPr>
        <w:t>Parnis</w:t>
      </w:r>
      <w:proofErr w:type="spellEnd"/>
      <w:r w:rsidRPr="00881227">
        <w:rPr>
          <w:rFonts w:eastAsiaTheme="minorHAnsi"/>
        </w:rPr>
        <w:t xml:space="preserve">, A., &amp; Cohen, S. (2020). A signaling hub of insulin receptor, dystrophin glycoprotein complex and plakoglobin regulates muscle size. </w:t>
      </w:r>
      <w:r w:rsidRPr="00881227">
        <w:rPr>
          <w:rFonts w:eastAsiaTheme="minorHAnsi"/>
          <w:i/>
          <w:iCs/>
        </w:rPr>
        <w:t>Nature Communications</w:t>
      </w:r>
      <w:r w:rsidRPr="00881227">
        <w:rPr>
          <w:rFonts w:eastAsiaTheme="minorHAnsi"/>
        </w:rPr>
        <w:t xml:space="preserve">, </w:t>
      </w:r>
      <w:r w:rsidRPr="00881227">
        <w:rPr>
          <w:rFonts w:eastAsiaTheme="minorHAnsi"/>
          <w:i/>
          <w:iCs/>
        </w:rPr>
        <w:t>11</w:t>
      </w:r>
      <w:r w:rsidRPr="00881227">
        <w:rPr>
          <w:rFonts w:eastAsiaTheme="minorHAnsi"/>
        </w:rPr>
        <w:t>(1), 1381. https://doi.org/10.1038/s41467-020-14895-9</w:t>
      </w:r>
    </w:p>
    <w:p w14:paraId="5584AC04" w14:textId="77777777" w:rsidR="00881227" w:rsidRPr="00881227" w:rsidRDefault="00881227" w:rsidP="00881227">
      <w:pPr>
        <w:pStyle w:val="Bibliography"/>
        <w:rPr>
          <w:rFonts w:eastAsiaTheme="minorHAnsi"/>
        </w:rPr>
      </w:pPr>
      <w:r w:rsidRPr="00881227">
        <w:rPr>
          <w:rFonts w:eastAsiaTheme="minorHAnsi"/>
        </w:rPr>
        <w:t>Franco-</w:t>
      </w:r>
      <w:proofErr w:type="spellStart"/>
      <w:r w:rsidRPr="00881227">
        <w:rPr>
          <w:rFonts w:eastAsiaTheme="minorHAnsi"/>
        </w:rPr>
        <w:t>Belussi</w:t>
      </w:r>
      <w:proofErr w:type="spellEnd"/>
      <w:r w:rsidRPr="00881227">
        <w:rPr>
          <w:rFonts w:eastAsiaTheme="minorHAnsi"/>
        </w:rPr>
        <w:t xml:space="preserve">, L., de Oliveira Júnior, J. G., Goldberg, J., De Oliveira, C., Fernandes, C. E., &amp; </w:t>
      </w:r>
      <w:proofErr w:type="spellStart"/>
      <w:r w:rsidRPr="00881227">
        <w:rPr>
          <w:rFonts w:eastAsiaTheme="minorHAnsi"/>
        </w:rPr>
        <w:t>Provete</w:t>
      </w:r>
      <w:proofErr w:type="spellEnd"/>
      <w:r w:rsidRPr="00881227">
        <w:rPr>
          <w:rFonts w:eastAsiaTheme="minorHAnsi"/>
        </w:rPr>
        <w:t xml:space="preserve">, D. B. (2024). Multiple morphophysiological responses of a tropical frog to urbanization conform to the pace-of-life syndrome. </w:t>
      </w:r>
      <w:r w:rsidRPr="00881227">
        <w:rPr>
          <w:rFonts w:eastAsiaTheme="minorHAnsi"/>
          <w:i/>
          <w:iCs/>
        </w:rPr>
        <w:t>Conservation Physiology</w:t>
      </w:r>
      <w:r w:rsidRPr="00881227">
        <w:rPr>
          <w:rFonts w:eastAsiaTheme="minorHAnsi"/>
        </w:rPr>
        <w:t xml:space="preserve">, </w:t>
      </w:r>
      <w:r w:rsidRPr="00881227">
        <w:rPr>
          <w:rFonts w:eastAsiaTheme="minorHAnsi"/>
          <w:i/>
          <w:iCs/>
        </w:rPr>
        <w:t>12</w:t>
      </w:r>
      <w:r w:rsidRPr="00881227">
        <w:rPr>
          <w:rFonts w:eastAsiaTheme="minorHAnsi"/>
        </w:rPr>
        <w:t>(1), coad106. https://doi.org/10.1093/conphys/coad106</w:t>
      </w:r>
    </w:p>
    <w:p w14:paraId="5DC80A6A" w14:textId="77777777" w:rsidR="00881227" w:rsidRPr="00881227" w:rsidRDefault="00881227" w:rsidP="00881227">
      <w:pPr>
        <w:pStyle w:val="Bibliography"/>
        <w:rPr>
          <w:rFonts w:eastAsiaTheme="minorHAnsi"/>
        </w:rPr>
      </w:pPr>
      <w:r w:rsidRPr="00881227">
        <w:rPr>
          <w:rFonts w:eastAsiaTheme="minorHAnsi"/>
        </w:rPr>
        <w:t xml:space="preserve">Fritzsch, B. (2021). An Integrated Perspective of Evolution and Development: From Genes to Function to Ear, Lateral Line and Electroreception. </w:t>
      </w:r>
      <w:r w:rsidRPr="00881227">
        <w:rPr>
          <w:rFonts w:eastAsiaTheme="minorHAnsi"/>
          <w:i/>
          <w:iCs/>
        </w:rPr>
        <w:t>Diversity</w:t>
      </w:r>
      <w:r w:rsidRPr="00881227">
        <w:rPr>
          <w:rFonts w:eastAsiaTheme="minorHAnsi"/>
        </w:rPr>
        <w:t xml:space="preserve">, </w:t>
      </w:r>
      <w:r w:rsidRPr="00881227">
        <w:rPr>
          <w:rFonts w:eastAsiaTheme="minorHAnsi"/>
          <w:i/>
          <w:iCs/>
        </w:rPr>
        <w:t>13</w:t>
      </w:r>
      <w:r w:rsidRPr="00881227">
        <w:rPr>
          <w:rFonts w:eastAsiaTheme="minorHAnsi"/>
        </w:rPr>
        <w:t>(8), Article 8. https://doi.org/10.3390/d13080364</w:t>
      </w:r>
    </w:p>
    <w:p w14:paraId="5E44731A" w14:textId="77777777" w:rsidR="00881227" w:rsidRPr="00881227" w:rsidRDefault="00881227" w:rsidP="00881227">
      <w:pPr>
        <w:pStyle w:val="Bibliography"/>
        <w:rPr>
          <w:rFonts w:eastAsiaTheme="minorHAnsi"/>
        </w:rPr>
      </w:pPr>
      <w:r w:rsidRPr="00881227">
        <w:rPr>
          <w:rFonts w:eastAsiaTheme="minorHAnsi"/>
        </w:rPr>
        <w:t xml:space="preserve">Ghosh, C., Das, N., Saha, S., Kundu, T., Sircar, D., &amp; Roy, P. (2022). Involvement of Cdkal1 in the etiology of type 2 diabetes mellitus and microvascular diabetic complications: A </w:t>
      </w:r>
      <w:r w:rsidRPr="00881227">
        <w:rPr>
          <w:rFonts w:eastAsiaTheme="minorHAnsi"/>
        </w:rPr>
        <w:lastRenderedPageBreak/>
        <w:t xml:space="preserve">review. </w:t>
      </w:r>
      <w:r w:rsidRPr="00881227">
        <w:rPr>
          <w:rFonts w:eastAsiaTheme="minorHAnsi"/>
          <w:i/>
          <w:iCs/>
        </w:rPr>
        <w:t>Journal of Diabetes &amp; Metabolic Disorders</w:t>
      </w:r>
      <w:r w:rsidRPr="00881227">
        <w:rPr>
          <w:rFonts w:eastAsiaTheme="minorHAnsi"/>
        </w:rPr>
        <w:t xml:space="preserve">, </w:t>
      </w:r>
      <w:r w:rsidRPr="00881227">
        <w:rPr>
          <w:rFonts w:eastAsiaTheme="minorHAnsi"/>
          <w:i/>
          <w:iCs/>
        </w:rPr>
        <w:t>21</w:t>
      </w:r>
      <w:r w:rsidRPr="00881227">
        <w:rPr>
          <w:rFonts w:eastAsiaTheme="minorHAnsi"/>
        </w:rPr>
        <w:t>(1), 991–1001. https://doi.org/10.1007/s40200-021-00953-6</w:t>
      </w:r>
    </w:p>
    <w:p w14:paraId="03008A2F" w14:textId="77777777" w:rsidR="00881227" w:rsidRPr="00881227" w:rsidRDefault="00881227" w:rsidP="00881227">
      <w:pPr>
        <w:pStyle w:val="Bibliography"/>
        <w:rPr>
          <w:rFonts w:eastAsiaTheme="minorHAnsi"/>
        </w:rPr>
      </w:pPr>
      <w:r w:rsidRPr="00881227">
        <w:rPr>
          <w:rFonts w:eastAsiaTheme="minorHAnsi"/>
        </w:rPr>
        <w:t>Giraudeau, M., Nolan, P. M., Black, C. E., Earl, S. R., Hasegawa, M., &amp; McGraw, K. J. (2014). Song characteristics track bill morphology along a gradient of urbanization in house finches (</w:t>
      </w:r>
      <w:proofErr w:type="spellStart"/>
      <w:r w:rsidRPr="00881227">
        <w:rPr>
          <w:rFonts w:eastAsiaTheme="minorHAnsi"/>
        </w:rPr>
        <w:t>Haemorhous</w:t>
      </w:r>
      <w:proofErr w:type="spellEnd"/>
      <w:r w:rsidRPr="00881227">
        <w:rPr>
          <w:rFonts w:eastAsiaTheme="minorHAnsi"/>
        </w:rPr>
        <w:t xml:space="preserve"> mexicanus). </w:t>
      </w:r>
      <w:r w:rsidRPr="00881227">
        <w:rPr>
          <w:rFonts w:eastAsiaTheme="minorHAnsi"/>
          <w:i/>
          <w:iCs/>
        </w:rPr>
        <w:t>Frontiers in Zoology</w:t>
      </w:r>
      <w:r w:rsidRPr="00881227">
        <w:rPr>
          <w:rFonts w:eastAsiaTheme="minorHAnsi"/>
        </w:rPr>
        <w:t xml:space="preserve">, </w:t>
      </w:r>
      <w:r w:rsidRPr="00881227">
        <w:rPr>
          <w:rFonts w:eastAsiaTheme="minorHAnsi"/>
          <w:i/>
          <w:iCs/>
        </w:rPr>
        <w:t>11</w:t>
      </w:r>
      <w:r w:rsidRPr="00881227">
        <w:rPr>
          <w:rFonts w:eastAsiaTheme="minorHAnsi"/>
        </w:rPr>
        <w:t>(1). https://doi.org/10.1186/s12983-014-0083-8</w:t>
      </w:r>
    </w:p>
    <w:p w14:paraId="46C1E977" w14:textId="77777777" w:rsidR="00881227" w:rsidRPr="00881227" w:rsidRDefault="00881227" w:rsidP="00881227">
      <w:pPr>
        <w:pStyle w:val="Bibliography"/>
        <w:rPr>
          <w:rFonts w:eastAsiaTheme="minorHAnsi"/>
        </w:rPr>
      </w:pPr>
      <w:r w:rsidRPr="00881227">
        <w:rPr>
          <w:rFonts w:eastAsiaTheme="minorHAnsi"/>
        </w:rPr>
        <w:t xml:space="preserve">Gould, P. J. (1961). Territorial Relationships between Cardinals and Pyrrhuloxias. </w:t>
      </w:r>
      <w:r w:rsidRPr="00881227">
        <w:rPr>
          <w:rFonts w:eastAsiaTheme="minorHAnsi"/>
          <w:i/>
          <w:iCs/>
        </w:rPr>
        <w:t>The Condor</w:t>
      </w:r>
      <w:r w:rsidRPr="00881227">
        <w:rPr>
          <w:rFonts w:eastAsiaTheme="minorHAnsi"/>
        </w:rPr>
        <w:t xml:space="preserve">, </w:t>
      </w:r>
      <w:r w:rsidRPr="00881227">
        <w:rPr>
          <w:rFonts w:eastAsiaTheme="minorHAnsi"/>
          <w:i/>
          <w:iCs/>
        </w:rPr>
        <w:t>63</w:t>
      </w:r>
      <w:r w:rsidRPr="00881227">
        <w:rPr>
          <w:rFonts w:eastAsiaTheme="minorHAnsi"/>
        </w:rPr>
        <w:t>(3), 246–256. https://doi.org/10.2307/1365686</w:t>
      </w:r>
    </w:p>
    <w:p w14:paraId="18266383" w14:textId="77777777" w:rsidR="00881227" w:rsidRPr="00881227" w:rsidRDefault="00881227" w:rsidP="00881227">
      <w:pPr>
        <w:pStyle w:val="Bibliography"/>
        <w:rPr>
          <w:rFonts w:eastAsiaTheme="minorHAnsi"/>
        </w:rPr>
      </w:pPr>
      <w:r w:rsidRPr="00881227">
        <w:rPr>
          <w:rFonts w:eastAsiaTheme="minorHAnsi"/>
        </w:rPr>
        <w:t xml:space="preserve">Hahn, M. W. (2018). </w:t>
      </w:r>
      <w:r w:rsidRPr="00881227">
        <w:rPr>
          <w:rFonts w:eastAsiaTheme="minorHAnsi"/>
          <w:i/>
          <w:iCs/>
        </w:rPr>
        <w:t>Molecular Population Genetics</w:t>
      </w:r>
      <w:r w:rsidRPr="00881227">
        <w:rPr>
          <w:rFonts w:eastAsiaTheme="minorHAnsi"/>
        </w:rPr>
        <w:t>. Oxford University Press.</w:t>
      </w:r>
    </w:p>
    <w:p w14:paraId="13C44493" w14:textId="77777777" w:rsidR="00881227" w:rsidRPr="00881227" w:rsidRDefault="00881227" w:rsidP="00881227">
      <w:pPr>
        <w:pStyle w:val="Bibliography"/>
        <w:rPr>
          <w:rFonts w:eastAsiaTheme="minorHAnsi"/>
        </w:rPr>
      </w:pPr>
      <w:r w:rsidRPr="00881227">
        <w:rPr>
          <w:rFonts w:eastAsiaTheme="minorHAnsi"/>
        </w:rPr>
        <w:t xml:space="preserve">Hillege, M. M., Shi, A., Galli, R. A., Wu, G., Bertolino, P., </w:t>
      </w:r>
      <w:proofErr w:type="spellStart"/>
      <w:r w:rsidRPr="00881227">
        <w:rPr>
          <w:rFonts w:eastAsiaTheme="minorHAnsi"/>
        </w:rPr>
        <w:t>Hoogaars</w:t>
      </w:r>
      <w:proofErr w:type="spellEnd"/>
      <w:r w:rsidRPr="00881227">
        <w:rPr>
          <w:rFonts w:eastAsiaTheme="minorHAnsi"/>
        </w:rPr>
        <w:t xml:space="preserve">, W. M., &amp; Jaspers, R. T. (2022). Lack of Tgfbr1 and Acvr1b synergistically stimulates </w:t>
      </w:r>
      <w:proofErr w:type="spellStart"/>
      <w:r w:rsidRPr="00881227">
        <w:rPr>
          <w:rFonts w:eastAsiaTheme="minorHAnsi"/>
        </w:rPr>
        <w:t>myofibre</w:t>
      </w:r>
      <w:proofErr w:type="spellEnd"/>
      <w:r w:rsidRPr="00881227">
        <w:rPr>
          <w:rFonts w:eastAsiaTheme="minorHAnsi"/>
        </w:rPr>
        <w:t xml:space="preserve"> hypertrophy and accelerates muscle regeneration. </w:t>
      </w:r>
      <w:proofErr w:type="spellStart"/>
      <w:r w:rsidRPr="00881227">
        <w:rPr>
          <w:rFonts w:eastAsiaTheme="minorHAnsi"/>
          <w:i/>
          <w:iCs/>
        </w:rPr>
        <w:t>eLife</w:t>
      </w:r>
      <w:proofErr w:type="spellEnd"/>
      <w:r w:rsidRPr="00881227">
        <w:rPr>
          <w:rFonts w:eastAsiaTheme="minorHAnsi"/>
        </w:rPr>
        <w:t xml:space="preserve">, </w:t>
      </w:r>
      <w:r w:rsidRPr="00881227">
        <w:rPr>
          <w:rFonts w:eastAsiaTheme="minorHAnsi"/>
          <w:i/>
          <w:iCs/>
        </w:rPr>
        <w:t>11</w:t>
      </w:r>
      <w:r w:rsidRPr="00881227">
        <w:rPr>
          <w:rFonts w:eastAsiaTheme="minorHAnsi"/>
        </w:rPr>
        <w:t>, e77610. https://doi.org/10.7554/eLife.77610</w:t>
      </w:r>
    </w:p>
    <w:p w14:paraId="6B8786C7" w14:textId="77777777" w:rsidR="00881227" w:rsidRPr="00881227" w:rsidRDefault="00881227" w:rsidP="00881227">
      <w:pPr>
        <w:pStyle w:val="Bibliography"/>
        <w:rPr>
          <w:rFonts w:eastAsiaTheme="minorHAnsi"/>
        </w:rPr>
      </w:pPr>
      <w:r w:rsidRPr="00881227">
        <w:rPr>
          <w:rFonts w:eastAsiaTheme="minorHAnsi"/>
        </w:rPr>
        <w:t xml:space="preserve">Holahan, M. R. (2015). GAP-43 in synaptic plasticity: Molecular perspectives. </w:t>
      </w:r>
      <w:r w:rsidRPr="00881227">
        <w:rPr>
          <w:rFonts w:eastAsiaTheme="minorHAnsi"/>
          <w:i/>
          <w:iCs/>
        </w:rPr>
        <w:t>Research and Reports in Biochemistry</w:t>
      </w:r>
      <w:r w:rsidRPr="00881227">
        <w:rPr>
          <w:rFonts w:eastAsiaTheme="minorHAnsi"/>
        </w:rPr>
        <w:t xml:space="preserve">, </w:t>
      </w:r>
      <w:r w:rsidRPr="00881227">
        <w:rPr>
          <w:rFonts w:eastAsiaTheme="minorHAnsi"/>
          <w:i/>
          <w:iCs/>
        </w:rPr>
        <w:t>5</w:t>
      </w:r>
      <w:r w:rsidRPr="00881227">
        <w:rPr>
          <w:rFonts w:eastAsiaTheme="minorHAnsi"/>
        </w:rPr>
        <w:t>, 137–146. https://doi.org/10.2147/RRBC.S73846</w:t>
      </w:r>
    </w:p>
    <w:p w14:paraId="494A7628" w14:textId="77777777" w:rsidR="00881227" w:rsidRPr="00881227" w:rsidRDefault="00881227" w:rsidP="00881227">
      <w:pPr>
        <w:pStyle w:val="Bibliography"/>
        <w:rPr>
          <w:rFonts w:eastAsiaTheme="minorHAnsi"/>
        </w:rPr>
      </w:pPr>
      <w:r w:rsidRPr="00881227">
        <w:rPr>
          <w:rFonts w:eastAsiaTheme="minorHAnsi"/>
        </w:rPr>
        <w:t xml:space="preserve">Hooper, D. M., &amp; Price, T. D. (2017). Chromosomal inversion differences correlate with range overlap in passerine birds. </w:t>
      </w:r>
      <w:r w:rsidRPr="00881227">
        <w:rPr>
          <w:rFonts w:eastAsiaTheme="minorHAnsi"/>
          <w:i/>
          <w:iCs/>
        </w:rPr>
        <w:t>Nature Ecology &amp;amp; Evolution</w:t>
      </w:r>
      <w:r w:rsidRPr="00881227">
        <w:rPr>
          <w:rFonts w:eastAsiaTheme="minorHAnsi"/>
        </w:rPr>
        <w:t xml:space="preserve">, </w:t>
      </w:r>
      <w:r w:rsidRPr="00881227">
        <w:rPr>
          <w:rFonts w:eastAsiaTheme="minorHAnsi"/>
          <w:i/>
          <w:iCs/>
        </w:rPr>
        <w:t>1</w:t>
      </w:r>
      <w:r w:rsidRPr="00881227">
        <w:rPr>
          <w:rFonts w:eastAsiaTheme="minorHAnsi"/>
        </w:rPr>
        <w:t>(10), 1526–1534. https://doi.org/10.1038/s41559-017-0284-6</w:t>
      </w:r>
    </w:p>
    <w:p w14:paraId="48A3ABBB" w14:textId="77777777" w:rsidR="00881227" w:rsidRPr="00881227" w:rsidRDefault="00881227" w:rsidP="00881227">
      <w:pPr>
        <w:pStyle w:val="Bibliography"/>
        <w:rPr>
          <w:rFonts w:eastAsiaTheme="minorHAnsi"/>
        </w:rPr>
      </w:pPr>
      <w:r w:rsidRPr="00881227">
        <w:rPr>
          <w:rFonts w:eastAsiaTheme="minorHAnsi"/>
        </w:rPr>
        <w:t>Hutton, P., &amp; McGraw, K. J. (2016). Urban–Rural Differences in Eye, Bill, and Skull Allometry in House Finches (</w:t>
      </w:r>
      <w:proofErr w:type="spellStart"/>
      <w:r w:rsidRPr="00881227">
        <w:rPr>
          <w:rFonts w:eastAsiaTheme="minorHAnsi"/>
        </w:rPr>
        <w:t>Haemorhous</w:t>
      </w:r>
      <w:proofErr w:type="spellEnd"/>
      <w:r w:rsidRPr="00881227">
        <w:rPr>
          <w:rFonts w:eastAsiaTheme="minorHAnsi"/>
        </w:rPr>
        <w:t xml:space="preserve"> mexicanus). </w:t>
      </w:r>
      <w:r w:rsidRPr="00881227">
        <w:rPr>
          <w:rFonts w:eastAsiaTheme="minorHAnsi"/>
          <w:i/>
          <w:iCs/>
        </w:rPr>
        <w:t>Integrative and Comparative Biology</w:t>
      </w:r>
      <w:r w:rsidRPr="00881227">
        <w:rPr>
          <w:rFonts w:eastAsiaTheme="minorHAnsi"/>
        </w:rPr>
        <w:t xml:space="preserve">, </w:t>
      </w:r>
      <w:r w:rsidRPr="00881227">
        <w:rPr>
          <w:rFonts w:eastAsiaTheme="minorHAnsi"/>
          <w:i/>
          <w:iCs/>
        </w:rPr>
        <w:t>56</w:t>
      </w:r>
      <w:r w:rsidRPr="00881227">
        <w:rPr>
          <w:rFonts w:eastAsiaTheme="minorHAnsi"/>
        </w:rPr>
        <w:t>(6), 1215–1224. https://doi.org/10.1093/icb/icw077</w:t>
      </w:r>
    </w:p>
    <w:p w14:paraId="49FFFE8C" w14:textId="77777777" w:rsidR="00881227" w:rsidRPr="00881227" w:rsidRDefault="00881227" w:rsidP="00881227">
      <w:pPr>
        <w:pStyle w:val="Bibliography"/>
        <w:rPr>
          <w:rFonts w:eastAsiaTheme="minorHAnsi"/>
        </w:rPr>
      </w:pPr>
      <w:r w:rsidRPr="00881227">
        <w:rPr>
          <w:rFonts w:eastAsiaTheme="minorHAnsi"/>
        </w:rPr>
        <w:t xml:space="preserve">Isaksson, C., &amp; Andersson, S. (2007). Carotenoid diet and nestling provisioning in urban and rural great tits Parus major. </w:t>
      </w:r>
      <w:r w:rsidRPr="00881227">
        <w:rPr>
          <w:rFonts w:eastAsiaTheme="minorHAnsi"/>
          <w:i/>
          <w:iCs/>
        </w:rPr>
        <w:t>Journal of Avian Biology</w:t>
      </w:r>
      <w:r w:rsidRPr="00881227">
        <w:rPr>
          <w:rFonts w:eastAsiaTheme="minorHAnsi"/>
        </w:rPr>
        <w:t xml:space="preserve">, </w:t>
      </w:r>
      <w:r w:rsidRPr="00881227">
        <w:rPr>
          <w:rFonts w:eastAsiaTheme="minorHAnsi"/>
          <w:i/>
          <w:iCs/>
        </w:rPr>
        <w:t>38</w:t>
      </w:r>
      <w:r w:rsidRPr="00881227">
        <w:rPr>
          <w:rFonts w:eastAsiaTheme="minorHAnsi"/>
        </w:rPr>
        <w:t>(5), 564–572. https://doi.org/10.1111/j.0908-8857.2007.04030.x</w:t>
      </w:r>
    </w:p>
    <w:p w14:paraId="7CD523FC" w14:textId="77777777" w:rsidR="00881227" w:rsidRPr="00881227" w:rsidRDefault="00881227" w:rsidP="00881227">
      <w:pPr>
        <w:pStyle w:val="Bibliography"/>
        <w:rPr>
          <w:rFonts w:eastAsiaTheme="minorHAnsi"/>
        </w:rPr>
      </w:pPr>
      <w:r w:rsidRPr="00881227">
        <w:rPr>
          <w:rFonts w:eastAsiaTheme="minorHAnsi"/>
        </w:rPr>
        <w:lastRenderedPageBreak/>
        <w:t xml:space="preserve">Jackson, D. (2023). </w:t>
      </w:r>
      <w:r w:rsidRPr="00881227">
        <w:rPr>
          <w:rFonts w:eastAsiaTheme="minorHAnsi"/>
          <w:i/>
          <w:iCs/>
        </w:rPr>
        <w:t xml:space="preserve">Evolution and Speciation in Birds: Insights </w:t>
      </w:r>
      <w:proofErr w:type="gramStart"/>
      <w:r w:rsidRPr="00881227">
        <w:rPr>
          <w:rFonts w:eastAsiaTheme="minorHAnsi"/>
          <w:i/>
          <w:iCs/>
        </w:rPr>
        <w:t>From</w:t>
      </w:r>
      <w:proofErr w:type="gramEnd"/>
      <w:r w:rsidRPr="00881227">
        <w:rPr>
          <w:rFonts w:eastAsiaTheme="minorHAnsi"/>
          <w:i/>
          <w:iCs/>
        </w:rPr>
        <w:t xml:space="preserve"> Cardinals and Boobies - ProQuest</w:t>
      </w:r>
      <w:r w:rsidRPr="00881227">
        <w:rPr>
          <w:rFonts w:eastAsiaTheme="minorHAnsi"/>
        </w:rPr>
        <w:t>. https://www.proquest.com/openview/6e0e0d6eb8da94b3f8e3e345d938ef03/1?pq-origsite=gscholar&amp;cbl=18750&amp;diss=y</w:t>
      </w:r>
    </w:p>
    <w:p w14:paraId="17D286AA" w14:textId="77777777" w:rsidR="00881227" w:rsidRPr="00881227" w:rsidRDefault="00881227" w:rsidP="00881227">
      <w:pPr>
        <w:pStyle w:val="Bibliography"/>
        <w:rPr>
          <w:rFonts w:eastAsiaTheme="minorHAnsi"/>
        </w:rPr>
      </w:pPr>
      <w:r w:rsidRPr="00881227">
        <w:rPr>
          <w:rFonts w:eastAsiaTheme="minorHAnsi"/>
        </w:rPr>
        <w:t xml:space="preserve">Jackson, D., Deese, H. A., Placko, A., Weiler, I. L. G., &amp; McNew, S. M. (2026). Forecasting Genomic Change with Time Series Sequence                         Data. </w:t>
      </w:r>
      <w:r w:rsidRPr="00881227">
        <w:rPr>
          <w:rFonts w:eastAsiaTheme="minorHAnsi"/>
          <w:i/>
          <w:iCs/>
        </w:rPr>
        <w:t>The American Naturalist</w:t>
      </w:r>
      <w:r w:rsidRPr="00881227">
        <w:rPr>
          <w:rFonts w:eastAsiaTheme="minorHAnsi"/>
        </w:rPr>
        <w:t xml:space="preserve">, </w:t>
      </w:r>
      <w:r w:rsidRPr="00881227">
        <w:rPr>
          <w:rFonts w:eastAsiaTheme="minorHAnsi"/>
          <w:i/>
          <w:iCs/>
        </w:rPr>
        <w:t>207</w:t>
      </w:r>
      <w:r w:rsidRPr="00881227">
        <w:rPr>
          <w:rFonts w:eastAsiaTheme="minorHAnsi"/>
        </w:rPr>
        <w:t>(3), 448–465. https://doi.org/10.1086/739046</w:t>
      </w:r>
    </w:p>
    <w:p w14:paraId="0284F503" w14:textId="77777777" w:rsidR="00881227" w:rsidRPr="00881227" w:rsidRDefault="00881227" w:rsidP="00881227">
      <w:pPr>
        <w:pStyle w:val="Bibliography"/>
        <w:rPr>
          <w:rFonts w:eastAsiaTheme="minorHAnsi"/>
        </w:rPr>
      </w:pPr>
      <w:r w:rsidRPr="00881227">
        <w:rPr>
          <w:rFonts w:eastAsiaTheme="minorHAnsi"/>
        </w:rPr>
        <w:t xml:space="preserve">Jónsson, H., </w:t>
      </w:r>
      <w:proofErr w:type="spellStart"/>
      <w:r w:rsidRPr="00881227">
        <w:rPr>
          <w:rFonts w:eastAsiaTheme="minorHAnsi"/>
        </w:rPr>
        <w:t>Ginolhac</w:t>
      </w:r>
      <w:proofErr w:type="spellEnd"/>
      <w:r w:rsidRPr="00881227">
        <w:rPr>
          <w:rFonts w:eastAsiaTheme="minorHAnsi"/>
        </w:rPr>
        <w:t xml:space="preserve">, A., Schubert, M., Johnson, P. L. F., &amp; Orlando, L. (2013). mapDamage2.0: Fast approximate Bayesian estimates of ancient DNA damage parameters. </w:t>
      </w:r>
      <w:r w:rsidRPr="00881227">
        <w:rPr>
          <w:rFonts w:eastAsiaTheme="minorHAnsi"/>
          <w:i/>
          <w:iCs/>
        </w:rPr>
        <w:t>Bioinformatics</w:t>
      </w:r>
      <w:r w:rsidRPr="00881227">
        <w:rPr>
          <w:rFonts w:eastAsiaTheme="minorHAnsi"/>
        </w:rPr>
        <w:t xml:space="preserve">, </w:t>
      </w:r>
      <w:r w:rsidRPr="00881227">
        <w:rPr>
          <w:rFonts w:eastAsiaTheme="minorHAnsi"/>
          <w:i/>
          <w:iCs/>
        </w:rPr>
        <w:t>29</w:t>
      </w:r>
      <w:r w:rsidRPr="00881227">
        <w:rPr>
          <w:rFonts w:eastAsiaTheme="minorHAnsi"/>
        </w:rPr>
        <w:t>(13), 1682–1684. https://doi.org/10.1093/bioinformatics/btt193</w:t>
      </w:r>
    </w:p>
    <w:p w14:paraId="41B831FB" w14:textId="77777777" w:rsidR="00881227" w:rsidRPr="00881227" w:rsidRDefault="00881227" w:rsidP="00881227">
      <w:pPr>
        <w:pStyle w:val="Bibliography"/>
        <w:rPr>
          <w:rFonts w:eastAsiaTheme="minorHAnsi"/>
        </w:rPr>
      </w:pPr>
      <w:r w:rsidRPr="00881227">
        <w:rPr>
          <w:rFonts w:eastAsiaTheme="minorHAnsi"/>
        </w:rPr>
        <w:t xml:space="preserve">Jun, G., Wing, M. K., </w:t>
      </w:r>
      <w:proofErr w:type="spellStart"/>
      <w:r w:rsidRPr="00881227">
        <w:rPr>
          <w:rFonts w:eastAsiaTheme="minorHAnsi"/>
        </w:rPr>
        <w:t>Abecasis</w:t>
      </w:r>
      <w:proofErr w:type="spellEnd"/>
      <w:r w:rsidRPr="00881227">
        <w:rPr>
          <w:rFonts w:eastAsiaTheme="minorHAnsi"/>
        </w:rPr>
        <w:t xml:space="preserve">, G. R., &amp; Kang, H. M. (2015). An efficient and scalable analysis framework for variant extraction and refinement from population scale DNA sequence data. </w:t>
      </w:r>
      <w:r w:rsidRPr="00881227">
        <w:rPr>
          <w:rFonts w:eastAsiaTheme="minorHAnsi"/>
          <w:i/>
          <w:iCs/>
        </w:rPr>
        <w:t>Genome Research</w:t>
      </w:r>
      <w:r w:rsidRPr="00881227">
        <w:rPr>
          <w:rFonts w:eastAsiaTheme="minorHAnsi"/>
        </w:rPr>
        <w:t>, gr.176552.114. https://doi.org/10.1101/gr.176552.114</w:t>
      </w:r>
    </w:p>
    <w:p w14:paraId="5262455F" w14:textId="77777777" w:rsidR="00881227" w:rsidRPr="00881227" w:rsidRDefault="00881227" w:rsidP="00881227">
      <w:pPr>
        <w:pStyle w:val="Bibliography"/>
        <w:rPr>
          <w:rFonts w:eastAsiaTheme="minorHAnsi"/>
        </w:rPr>
      </w:pPr>
      <w:proofErr w:type="spellStart"/>
      <w:r w:rsidRPr="00881227">
        <w:rPr>
          <w:rFonts w:eastAsiaTheme="minorHAnsi"/>
        </w:rPr>
        <w:t>Khalkhali-Evrigh</w:t>
      </w:r>
      <w:proofErr w:type="spellEnd"/>
      <w:r w:rsidRPr="00881227">
        <w:rPr>
          <w:rFonts w:eastAsiaTheme="minorHAnsi"/>
        </w:rPr>
        <w:t xml:space="preserve">, R., Hedayat, N., Ming, L., &amp; </w:t>
      </w:r>
      <w:proofErr w:type="spellStart"/>
      <w:r w:rsidRPr="00881227">
        <w:rPr>
          <w:rFonts w:eastAsiaTheme="minorHAnsi"/>
        </w:rPr>
        <w:t>Jirimutu</w:t>
      </w:r>
      <w:proofErr w:type="spellEnd"/>
      <w:r w:rsidRPr="00881227">
        <w:rPr>
          <w:rFonts w:eastAsiaTheme="minorHAnsi"/>
        </w:rPr>
        <w:t xml:space="preserve">. (2022). Identification of selection signatures in Iranian dromedary and Bactrian camels using whole genome sequencing data. </w:t>
      </w:r>
      <w:r w:rsidRPr="00881227">
        <w:rPr>
          <w:rFonts w:eastAsiaTheme="minorHAnsi"/>
          <w:i/>
          <w:iCs/>
        </w:rPr>
        <w:t>Scientific Reports</w:t>
      </w:r>
      <w:r w:rsidRPr="00881227">
        <w:rPr>
          <w:rFonts w:eastAsiaTheme="minorHAnsi"/>
        </w:rPr>
        <w:t xml:space="preserve">, </w:t>
      </w:r>
      <w:r w:rsidRPr="00881227">
        <w:rPr>
          <w:rFonts w:eastAsiaTheme="minorHAnsi"/>
          <w:i/>
          <w:iCs/>
        </w:rPr>
        <w:t>12</w:t>
      </w:r>
      <w:r w:rsidRPr="00881227">
        <w:rPr>
          <w:rFonts w:eastAsiaTheme="minorHAnsi"/>
        </w:rPr>
        <w:t>(1), 9653. https://doi.org/10.1038/s41598-022-14376-7</w:t>
      </w:r>
    </w:p>
    <w:p w14:paraId="1F0C4087" w14:textId="77777777" w:rsidR="00881227" w:rsidRPr="00881227" w:rsidRDefault="00881227" w:rsidP="00881227">
      <w:pPr>
        <w:pStyle w:val="Bibliography"/>
        <w:rPr>
          <w:rFonts w:eastAsiaTheme="minorHAnsi"/>
        </w:rPr>
      </w:pPr>
      <w:r w:rsidRPr="00881227">
        <w:rPr>
          <w:rFonts w:eastAsiaTheme="minorHAnsi"/>
        </w:rPr>
        <w:t xml:space="preserve">Korneliussen, T. S., Albrechtsen, A., &amp; Nielsen, R. (2014). ANGSD: Analysis of Next Generation Sequencing Data. </w:t>
      </w:r>
      <w:r w:rsidRPr="00881227">
        <w:rPr>
          <w:rFonts w:eastAsiaTheme="minorHAnsi"/>
          <w:i/>
          <w:iCs/>
        </w:rPr>
        <w:t>BMC Bioinformatics</w:t>
      </w:r>
      <w:r w:rsidRPr="00881227">
        <w:rPr>
          <w:rFonts w:eastAsiaTheme="minorHAnsi"/>
        </w:rPr>
        <w:t xml:space="preserve">, </w:t>
      </w:r>
      <w:r w:rsidRPr="00881227">
        <w:rPr>
          <w:rFonts w:eastAsiaTheme="minorHAnsi"/>
          <w:i/>
          <w:iCs/>
        </w:rPr>
        <w:t>15</w:t>
      </w:r>
      <w:r w:rsidRPr="00881227">
        <w:rPr>
          <w:rFonts w:eastAsiaTheme="minorHAnsi"/>
        </w:rPr>
        <w:t>(1), 356. https://doi.org/10.1186/s12859-014-0356-4</w:t>
      </w:r>
    </w:p>
    <w:p w14:paraId="34144DEA" w14:textId="77777777" w:rsidR="00881227" w:rsidRPr="00881227" w:rsidRDefault="00881227" w:rsidP="00881227">
      <w:pPr>
        <w:pStyle w:val="Bibliography"/>
        <w:rPr>
          <w:rFonts w:eastAsiaTheme="minorHAnsi"/>
        </w:rPr>
      </w:pPr>
      <w:r w:rsidRPr="00881227">
        <w:rPr>
          <w:rFonts w:eastAsiaTheme="minorHAnsi"/>
        </w:rPr>
        <w:t xml:space="preserve">Kreling, S. E. S., Vance, S. E., &amp; Carlen, E. J. (2025). Adaptation in the Alleyways: Candidate Genes Under Potential Selection in Urban Coyotes. </w:t>
      </w:r>
      <w:r w:rsidRPr="00881227">
        <w:rPr>
          <w:rFonts w:eastAsiaTheme="minorHAnsi"/>
          <w:i/>
          <w:iCs/>
        </w:rPr>
        <w:t>Genome Biology and Evolution</w:t>
      </w:r>
      <w:r w:rsidRPr="00881227">
        <w:rPr>
          <w:rFonts w:eastAsiaTheme="minorHAnsi"/>
        </w:rPr>
        <w:t xml:space="preserve">, </w:t>
      </w:r>
      <w:r w:rsidRPr="00881227">
        <w:rPr>
          <w:rFonts w:eastAsiaTheme="minorHAnsi"/>
          <w:i/>
          <w:iCs/>
        </w:rPr>
        <w:t>17</w:t>
      </w:r>
      <w:r w:rsidRPr="00881227">
        <w:rPr>
          <w:rFonts w:eastAsiaTheme="minorHAnsi"/>
        </w:rPr>
        <w:t>(1), evae279. https://doi.org/10.1093/gbe/evae279</w:t>
      </w:r>
    </w:p>
    <w:p w14:paraId="09FDDFCE" w14:textId="77777777" w:rsidR="00881227" w:rsidRPr="00881227" w:rsidRDefault="00881227" w:rsidP="00881227">
      <w:pPr>
        <w:pStyle w:val="Bibliography"/>
        <w:rPr>
          <w:rFonts w:eastAsiaTheme="minorHAnsi"/>
        </w:rPr>
      </w:pPr>
      <w:r w:rsidRPr="00881227">
        <w:rPr>
          <w:rFonts w:eastAsiaTheme="minorHAnsi"/>
        </w:rPr>
        <w:lastRenderedPageBreak/>
        <w:t xml:space="preserve">Kumar, S., Stecher, G., Suleski, M., &amp; Hedges, S. B. (2017). </w:t>
      </w:r>
      <w:proofErr w:type="spellStart"/>
      <w:r w:rsidRPr="00881227">
        <w:rPr>
          <w:rFonts w:eastAsiaTheme="minorHAnsi"/>
        </w:rPr>
        <w:t>TimeTree</w:t>
      </w:r>
      <w:proofErr w:type="spellEnd"/>
      <w:r w:rsidRPr="00881227">
        <w:rPr>
          <w:rFonts w:eastAsiaTheme="minorHAnsi"/>
        </w:rPr>
        <w:t xml:space="preserve">: A Resource for Timelines, </w:t>
      </w:r>
      <w:proofErr w:type="spellStart"/>
      <w:r w:rsidRPr="00881227">
        <w:rPr>
          <w:rFonts w:eastAsiaTheme="minorHAnsi"/>
        </w:rPr>
        <w:t>Timetrees</w:t>
      </w:r>
      <w:proofErr w:type="spellEnd"/>
      <w:r w:rsidRPr="00881227">
        <w:rPr>
          <w:rFonts w:eastAsiaTheme="minorHAnsi"/>
        </w:rPr>
        <w:t xml:space="preserve">, and Divergence Times. </w:t>
      </w:r>
      <w:r w:rsidRPr="00881227">
        <w:rPr>
          <w:rFonts w:eastAsiaTheme="minorHAnsi"/>
          <w:i/>
          <w:iCs/>
        </w:rPr>
        <w:t>Molecular Biology and Evolution</w:t>
      </w:r>
      <w:r w:rsidRPr="00881227">
        <w:rPr>
          <w:rFonts w:eastAsiaTheme="minorHAnsi"/>
        </w:rPr>
        <w:t xml:space="preserve">, </w:t>
      </w:r>
      <w:r w:rsidRPr="00881227">
        <w:rPr>
          <w:rFonts w:eastAsiaTheme="minorHAnsi"/>
          <w:i/>
          <w:iCs/>
        </w:rPr>
        <w:t>34</w:t>
      </w:r>
      <w:r w:rsidRPr="00881227">
        <w:rPr>
          <w:rFonts w:eastAsiaTheme="minorHAnsi"/>
        </w:rPr>
        <w:t>(7), 1812–1819. https://doi.org/10.1093/molbev/msx116</w:t>
      </w:r>
    </w:p>
    <w:p w14:paraId="6B7F947C" w14:textId="77777777" w:rsidR="00881227" w:rsidRPr="00881227" w:rsidRDefault="00881227" w:rsidP="00881227">
      <w:pPr>
        <w:pStyle w:val="Bibliography"/>
        <w:rPr>
          <w:rFonts w:eastAsiaTheme="minorHAnsi"/>
        </w:rPr>
      </w:pPr>
      <w:r w:rsidRPr="00881227">
        <w:rPr>
          <w:rFonts w:eastAsiaTheme="minorHAnsi"/>
        </w:rPr>
        <w:t xml:space="preserve">Laine, V. N., Gossmann, T. I., </w:t>
      </w:r>
      <w:proofErr w:type="spellStart"/>
      <w:r w:rsidRPr="00881227">
        <w:rPr>
          <w:rFonts w:eastAsiaTheme="minorHAnsi"/>
        </w:rPr>
        <w:t>Schachtschneider</w:t>
      </w:r>
      <w:proofErr w:type="spellEnd"/>
      <w:r w:rsidRPr="00881227">
        <w:rPr>
          <w:rFonts w:eastAsiaTheme="minorHAnsi"/>
        </w:rPr>
        <w:t xml:space="preserve">, K. M., Garroway, C. J., Madsen, O., Verhoeven, K. J. F., de Jager, V., </w:t>
      </w:r>
      <w:proofErr w:type="spellStart"/>
      <w:r w:rsidRPr="00881227">
        <w:rPr>
          <w:rFonts w:eastAsiaTheme="minorHAnsi"/>
        </w:rPr>
        <w:t>Megens</w:t>
      </w:r>
      <w:proofErr w:type="spellEnd"/>
      <w:r w:rsidRPr="00881227">
        <w:rPr>
          <w:rFonts w:eastAsiaTheme="minorHAnsi"/>
        </w:rPr>
        <w:t xml:space="preserve">, H.-J., Warren, W. C., Minx, P., </w:t>
      </w:r>
      <w:proofErr w:type="spellStart"/>
      <w:r w:rsidRPr="00881227">
        <w:rPr>
          <w:rFonts w:eastAsiaTheme="minorHAnsi"/>
        </w:rPr>
        <w:t>Crooijmans</w:t>
      </w:r>
      <w:proofErr w:type="spellEnd"/>
      <w:r w:rsidRPr="00881227">
        <w:rPr>
          <w:rFonts w:eastAsiaTheme="minorHAnsi"/>
        </w:rPr>
        <w:t xml:space="preserve">, R. P. M. A., Corcoran, P., Sheldon, B. C., Slate, J., Zeng, K., van </w:t>
      </w:r>
      <w:proofErr w:type="spellStart"/>
      <w:r w:rsidRPr="00881227">
        <w:rPr>
          <w:rFonts w:eastAsiaTheme="minorHAnsi"/>
        </w:rPr>
        <w:t>Oers</w:t>
      </w:r>
      <w:proofErr w:type="spellEnd"/>
      <w:r w:rsidRPr="00881227">
        <w:rPr>
          <w:rFonts w:eastAsiaTheme="minorHAnsi"/>
        </w:rPr>
        <w:t xml:space="preserve">, K., Visser, M. E., &amp; </w:t>
      </w:r>
      <w:proofErr w:type="spellStart"/>
      <w:r w:rsidRPr="00881227">
        <w:rPr>
          <w:rFonts w:eastAsiaTheme="minorHAnsi"/>
        </w:rPr>
        <w:t>Groenen</w:t>
      </w:r>
      <w:proofErr w:type="spellEnd"/>
      <w:r w:rsidRPr="00881227">
        <w:rPr>
          <w:rFonts w:eastAsiaTheme="minorHAnsi"/>
        </w:rPr>
        <w:t xml:space="preserve">, M. A. M. (2016). Evolutionary signals of selection on cognition from the great tit genome and methylome. </w:t>
      </w:r>
      <w:r w:rsidRPr="00881227">
        <w:rPr>
          <w:rFonts w:eastAsiaTheme="minorHAnsi"/>
          <w:i/>
          <w:iCs/>
        </w:rPr>
        <w:t>Nature Communications</w:t>
      </w:r>
      <w:r w:rsidRPr="00881227">
        <w:rPr>
          <w:rFonts w:eastAsiaTheme="minorHAnsi"/>
        </w:rPr>
        <w:t xml:space="preserve">, </w:t>
      </w:r>
      <w:r w:rsidRPr="00881227">
        <w:rPr>
          <w:rFonts w:eastAsiaTheme="minorHAnsi"/>
          <w:i/>
          <w:iCs/>
        </w:rPr>
        <w:t>7</w:t>
      </w:r>
      <w:r w:rsidRPr="00881227">
        <w:rPr>
          <w:rFonts w:eastAsiaTheme="minorHAnsi"/>
        </w:rPr>
        <w:t>(1), 10474. https://doi.org/10.1038/ncomms10474</w:t>
      </w:r>
    </w:p>
    <w:p w14:paraId="18705129" w14:textId="77777777" w:rsidR="00881227" w:rsidRPr="00881227" w:rsidRDefault="00881227" w:rsidP="00881227">
      <w:pPr>
        <w:pStyle w:val="Bibliography"/>
        <w:rPr>
          <w:rFonts w:eastAsiaTheme="minorHAnsi"/>
        </w:rPr>
      </w:pPr>
      <w:r w:rsidRPr="00881227">
        <w:rPr>
          <w:rFonts w:eastAsiaTheme="minorHAnsi"/>
        </w:rPr>
        <w:t xml:space="preserve">Lane, S. J., VanDiest, I. J., Brewer, V. N., Linkous, C. R., Fossett, T. E., Goodchild, C. G., &amp; Sewall, K. B. (2023). Indirect effects of urbanization: Consequences of increased aggression in an urban male songbird for mates and offspring. </w:t>
      </w:r>
      <w:r w:rsidRPr="00881227">
        <w:rPr>
          <w:rFonts w:eastAsiaTheme="minorHAnsi"/>
          <w:i/>
          <w:iCs/>
        </w:rPr>
        <w:t>Frontiers in Ecology and Evolution</w:t>
      </w:r>
      <w:r w:rsidRPr="00881227">
        <w:rPr>
          <w:rFonts w:eastAsiaTheme="minorHAnsi"/>
        </w:rPr>
        <w:t xml:space="preserve">, </w:t>
      </w:r>
      <w:r w:rsidRPr="00881227">
        <w:rPr>
          <w:rFonts w:eastAsiaTheme="minorHAnsi"/>
          <w:i/>
          <w:iCs/>
        </w:rPr>
        <w:t>11</w:t>
      </w:r>
      <w:r w:rsidRPr="00881227">
        <w:rPr>
          <w:rFonts w:eastAsiaTheme="minorHAnsi"/>
        </w:rPr>
        <w:t>. https://doi.org/10.3389/fevo.2023.1234562</w:t>
      </w:r>
    </w:p>
    <w:p w14:paraId="27E64BF7" w14:textId="77777777" w:rsidR="00881227" w:rsidRPr="00881227" w:rsidRDefault="00881227" w:rsidP="00881227">
      <w:pPr>
        <w:pStyle w:val="Bibliography"/>
        <w:rPr>
          <w:rFonts w:eastAsiaTheme="minorHAnsi"/>
        </w:rPr>
      </w:pPr>
      <w:r w:rsidRPr="00881227">
        <w:rPr>
          <w:rFonts w:eastAsiaTheme="minorHAnsi"/>
        </w:rPr>
        <w:t xml:space="preserve">Li, H., &amp; Durbin, R. (2009). Fast and accurate short read alignment with Burrows–Wheeler transform. </w:t>
      </w:r>
      <w:r w:rsidRPr="00881227">
        <w:rPr>
          <w:rFonts w:eastAsiaTheme="minorHAnsi"/>
          <w:i/>
          <w:iCs/>
        </w:rPr>
        <w:t>Bioinformatics</w:t>
      </w:r>
      <w:r w:rsidRPr="00881227">
        <w:rPr>
          <w:rFonts w:eastAsiaTheme="minorHAnsi"/>
        </w:rPr>
        <w:t xml:space="preserve">, </w:t>
      </w:r>
      <w:r w:rsidRPr="00881227">
        <w:rPr>
          <w:rFonts w:eastAsiaTheme="minorHAnsi"/>
          <w:i/>
          <w:iCs/>
        </w:rPr>
        <w:t>25</w:t>
      </w:r>
      <w:r w:rsidRPr="00881227">
        <w:rPr>
          <w:rFonts w:eastAsiaTheme="minorHAnsi"/>
        </w:rPr>
        <w:t>(14), 1754–1760. https://doi.org/10.1093/bioinformatics/btp324</w:t>
      </w:r>
    </w:p>
    <w:p w14:paraId="48FD13CD" w14:textId="77777777" w:rsidR="00881227" w:rsidRPr="00881227" w:rsidRDefault="00881227" w:rsidP="00881227">
      <w:pPr>
        <w:pStyle w:val="Bibliography"/>
        <w:rPr>
          <w:rFonts w:eastAsiaTheme="minorHAnsi"/>
        </w:rPr>
      </w:pPr>
      <w:r w:rsidRPr="00881227">
        <w:rPr>
          <w:rFonts w:eastAsiaTheme="minorHAnsi"/>
        </w:rPr>
        <w:t xml:space="preserve">Li, H., Handsaker, B., </w:t>
      </w:r>
      <w:proofErr w:type="spellStart"/>
      <w:r w:rsidRPr="00881227">
        <w:rPr>
          <w:rFonts w:eastAsiaTheme="minorHAnsi"/>
        </w:rPr>
        <w:t>Wysoker</w:t>
      </w:r>
      <w:proofErr w:type="spellEnd"/>
      <w:r w:rsidRPr="00881227">
        <w:rPr>
          <w:rFonts w:eastAsiaTheme="minorHAnsi"/>
        </w:rPr>
        <w:t xml:space="preserve">, A., Fennell, T., Ruan, J., Homer, N., Marth, G., </w:t>
      </w:r>
      <w:proofErr w:type="spellStart"/>
      <w:r w:rsidRPr="00881227">
        <w:rPr>
          <w:rFonts w:eastAsiaTheme="minorHAnsi"/>
        </w:rPr>
        <w:t>Abecasis</w:t>
      </w:r>
      <w:proofErr w:type="spellEnd"/>
      <w:r w:rsidRPr="00881227">
        <w:rPr>
          <w:rFonts w:eastAsiaTheme="minorHAnsi"/>
        </w:rPr>
        <w:t xml:space="preserve">, G., &amp; Durbin, R. (2009). The Sequence Alignment/Map format and </w:t>
      </w:r>
      <w:proofErr w:type="spellStart"/>
      <w:r w:rsidRPr="00881227">
        <w:rPr>
          <w:rFonts w:eastAsiaTheme="minorHAnsi"/>
        </w:rPr>
        <w:t>SAMtools</w:t>
      </w:r>
      <w:proofErr w:type="spellEnd"/>
      <w:r w:rsidRPr="00881227">
        <w:rPr>
          <w:rFonts w:eastAsiaTheme="minorHAnsi"/>
        </w:rPr>
        <w:t xml:space="preserve">. </w:t>
      </w:r>
      <w:r w:rsidRPr="00881227">
        <w:rPr>
          <w:rFonts w:eastAsiaTheme="minorHAnsi"/>
          <w:i/>
          <w:iCs/>
        </w:rPr>
        <w:t>Bioinformatics</w:t>
      </w:r>
      <w:r w:rsidRPr="00881227">
        <w:rPr>
          <w:rFonts w:eastAsiaTheme="minorHAnsi"/>
        </w:rPr>
        <w:t xml:space="preserve">, </w:t>
      </w:r>
      <w:r w:rsidRPr="00881227">
        <w:rPr>
          <w:rFonts w:eastAsiaTheme="minorHAnsi"/>
          <w:i/>
          <w:iCs/>
        </w:rPr>
        <w:t>25</w:t>
      </w:r>
      <w:r w:rsidRPr="00881227">
        <w:rPr>
          <w:rFonts w:eastAsiaTheme="minorHAnsi"/>
        </w:rPr>
        <w:t>(16), 2078–2079. https://doi.org/10.1093/bioinformatics/btp352</w:t>
      </w:r>
    </w:p>
    <w:p w14:paraId="2FED8DD8" w14:textId="77777777" w:rsidR="00881227" w:rsidRPr="00881227" w:rsidRDefault="00881227" w:rsidP="00881227">
      <w:pPr>
        <w:pStyle w:val="Bibliography"/>
        <w:rPr>
          <w:rFonts w:eastAsiaTheme="minorHAnsi"/>
        </w:rPr>
      </w:pPr>
      <w:r w:rsidRPr="00881227">
        <w:rPr>
          <w:rFonts w:eastAsiaTheme="minorHAnsi"/>
        </w:rPr>
        <w:t xml:space="preserve">Li, Z.-H., Xu, H., Zheng, W., Lam, S. H., &amp; Gong, Z. (2013). RNA-Sequencing Analysis of TCDD-Induced Responses in Zebrafish Liver Reveals High Relatedness to In Vivo Mammalian Models and Conserved Biological Pathways. </w:t>
      </w:r>
      <w:r w:rsidRPr="00881227">
        <w:rPr>
          <w:rFonts w:eastAsiaTheme="minorHAnsi"/>
          <w:i/>
          <w:iCs/>
        </w:rPr>
        <w:t>PLOS ONE</w:t>
      </w:r>
      <w:r w:rsidRPr="00881227">
        <w:rPr>
          <w:rFonts w:eastAsiaTheme="minorHAnsi"/>
        </w:rPr>
        <w:t xml:space="preserve">, </w:t>
      </w:r>
      <w:r w:rsidRPr="00881227">
        <w:rPr>
          <w:rFonts w:eastAsiaTheme="minorHAnsi"/>
          <w:i/>
          <w:iCs/>
        </w:rPr>
        <w:t>8</w:t>
      </w:r>
      <w:r w:rsidRPr="00881227">
        <w:rPr>
          <w:rFonts w:eastAsiaTheme="minorHAnsi"/>
        </w:rPr>
        <w:t>(10), e77292. https://doi.org/10.1371/journal.pone.0077292</w:t>
      </w:r>
    </w:p>
    <w:p w14:paraId="4767604D" w14:textId="77777777" w:rsidR="00881227" w:rsidRPr="00881227" w:rsidRDefault="00881227" w:rsidP="00881227">
      <w:pPr>
        <w:pStyle w:val="Bibliography"/>
        <w:rPr>
          <w:rFonts w:eastAsiaTheme="minorHAnsi"/>
        </w:rPr>
      </w:pPr>
      <w:proofErr w:type="spellStart"/>
      <w:r w:rsidRPr="00881227">
        <w:rPr>
          <w:rFonts w:eastAsiaTheme="minorHAnsi"/>
        </w:rPr>
        <w:lastRenderedPageBreak/>
        <w:t>Lodjak</w:t>
      </w:r>
      <w:proofErr w:type="spellEnd"/>
      <w:r w:rsidRPr="00881227">
        <w:rPr>
          <w:rFonts w:eastAsiaTheme="minorHAnsi"/>
        </w:rPr>
        <w:t xml:space="preserve">, J., Mägi, M., Sild, E., &amp; Mänd, R. (2017). Causal link between insulin-like growth factor 1 and growth in nestlings of a wild passerine bird. </w:t>
      </w:r>
      <w:r w:rsidRPr="00881227">
        <w:rPr>
          <w:rFonts w:eastAsiaTheme="minorHAnsi"/>
          <w:i/>
          <w:iCs/>
        </w:rPr>
        <w:t>Functional Ecology</w:t>
      </w:r>
      <w:r w:rsidRPr="00881227">
        <w:rPr>
          <w:rFonts w:eastAsiaTheme="minorHAnsi"/>
        </w:rPr>
        <w:t xml:space="preserve">, </w:t>
      </w:r>
      <w:r w:rsidRPr="00881227">
        <w:rPr>
          <w:rFonts w:eastAsiaTheme="minorHAnsi"/>
          <w:i/>
          <w:iCs/>
        </w:rPr>
        <w:t>31</w:t>
      </w:r>
      <w:r w:rsidRPr="00881227">
        <w:rPr>
          <w:rFonts w:eastAsiaTheme="minorHAnsi"/>
        </w:rPr>
        <w:t>(1), 184–191. https://doi.org/10.1111/1365-2435.12679</w:t>
      </w:r>
    </w:p>
    <w:p w14:paraId="63E632BA" w14:textId="77777777" w:rsidR="00881227" w:rsidRPr="00881227" w:rsidRDefault="00881227" w:rsidP="00881227">
      <w:pPr>
        <w:pStyle w:val="Bibliography"/>
        <w:rPr>
          <w:rFonts w:eastAsiaTheme="minorHAnsi"/>
        </w:rPr>
      </w:pPr>
      <w:r w:rsidRPr="00881227">
        <w:rPr>
          <w:rFonts w:eastAsiaTheme="minorHAnsi"/>
        </w:rPr>
        <w:t xml:space="preserve">Lou, R. N., &amp; Therkildsen, N. O. (2022). Batch effects in population genomic studies with low-coverage whole genome sequencing data: Causes, detection and mitigation. </w:t>
      </w:r>
      <w:r w:rsidRPr="00881227">
        <w:rPr>
          <w:rFonts w:eastAsiaTheme="minorHAnsi"/>
          <w:i/>
          <w:iCs/>
        </w:rPr>
        <w:t>Molecular Ecology Resources</w:t>
      </w:r>
      <w:r w:rsidRPr="00881227">
        <w:rPr>
          <w:rFonts w:eastAsiaTheme="minorHAnsi"/>
        </w:rPr>
        <w:t xml:space="preserve">, </w:t>
      </w:r>
      <w:r w:rsidRPr="00881227">
        <w:rPr>
          <w:rFonts w:eastAsiaTheme="minorHAnsi"/>
          <w:i/>
          <w:iCs/>
        </w:rPr>
        <w:t>22</w:t>
      </w:r>
      <w:r w:rsidRPr="00881227">
        <w:rPr>
          <w:rFonts w:eastAsiaTheme="minorHAnsi"/>
        </w:rPr>
        <w:t>(5), 1678–1692. https://doi.org/10.1111/1755-0998.13559</w:t>
      </w:r>
    </w:p>
    <w:p w14:paraId="1134F1B9" w14:textId="77777777" w:rsidR="00881227" w:rsidRPr="00881227" w:rsidRDefault="00881227" w:rsidP="00881227">
      <w:pPr>
        <w:pStyle w:val="Bibliography"/>
        <w:rPr>
          <w:rFonts w:eastAsiaTheme="minorHAnsi"/>
        </w:rPr>
      </w:pPr>
      <w:r w:rsidRPr="00881227">
        <w:rPr>
          <w:rFonts w:eastAsiaTheme="minorHAnsi"/>
        </w:rPr>
        <w:t xml:space="preserve">Martin, P. R., &amp; Bonier, F. (2018). Species interactions limit the occurrence of urban-adapted birds in cities. </w:t>
      </w:r>
      <w:r w:rsidRPr="00881227">
        <w:rPr>
          <w:rFonts w:eastAsiaTheme="minorHAnsi"/>
          <w:i/>
          <w:iCs/>
        </w:rPr>
        <w:t>Proceedings of the National Academy of Sciences</w:t>
      </w:r>
      <w:r w:rsidRPr="00881227">
        <w:rPr>
          <w:rFonts w:eastAsiaTheme="minorHAnsi"/>
        </w:rPr>
        <w:t xml:space="preserve">, </w:t>
      </w:r>
      <w:r w:rsidRPr="00881227">
        <w:rPr>
          <w:rFonts w:eastAsiaTheme="minorHAnsi"/>
          <w:i/>
          <w:iCs/>
        </w:rPr>
        <w:t>115</w:t>
      </w:r>
      <w:r w:rsidRPr="00881227">
        <w:rPr>
          <w:rFonts w:eastAsiaTheme="minorHAnsi"/>
        </w:rPr>
        <w:t>(49), E11495–E11504. https://doi.org/10.1073/pnas.1809317115</w:t>
      </w:r>
    </w:p>
    <w:p w14:paraId="372A0C1E" w14:textId="77777777" w:rsidR="00881227" w:rsidRPr="00881227" w:rsidRDefault="00881227" w:rsidP="00881227">
      <w:pPr>
        <w:pStyle w:val="Bibliography"/>
        <w:rPr>
          <w:rFonts w:eastAsiaTheme="minorHAnsi"/>
        </w:rPr>
      </w:pPr>
      <w:r w:rsidRPr="00881227">
        <w:rPr>
          <w:rFonts w:eastAsiaTheme="minorHAnsi"/>
        </w:rPr>
        <w:t xml:space="preserve">McKenna, A., Hanna, M., Banks, E., </w:t>
      </w:r>
      <w:proofErr w:type="spellStart"/>
      <w:r w:rsidRPr="00881227">
        <w:rPr>
          <w:rFonts w:eastAsiaTheme="minorHAnsi"/>
        </w:rPr>
        <w:t>Sivachenko</w:t>
      </w:r>
      <w:proofErr w:type="spellEnd"/>
      <w:r w:rsidRPr="00881227">
        <w:rPr>
          <w:rFonts w:eastAsiaTheme="minorHAnsi"/>
        </w:rPr>
        <w:t xml:space="preserve">, A., </w:t>
      </w:r>
      <w:proofErr w:type="spellStart"/>
      <w:r w:rsidRPr="00881227">
        <w:rPr>
          <w:rFonts w:eastAsiaTheme="minorHAnsi"/>
        </w:rPr>
        <w:t>Cibulskis</w:t>
      </w:r>
      <w:proofErr w:type="spellEnd"/>
      <w:r w:rsidRPr="00881227">
        <w:rPr>
          <w:rFonts w:eastAsiaTheme="minorHAnsi"/>
        </w:rPr>
        <w:t xml:space="preserve">, K., </w:t>
      </w:r>
      <w:proofErr w:type="spellStart"/>
      <w:r w:rsidRPr="00881227">
        <w:rPr>
          <w:rFonts w:eastAsiaTheme="minorHAnsi"/>
        </w:rPr>
        <w:t>Kernytsky</w:t>
      </w:r>
      <w:proofErr w:type="spellEnd"/>
      <w:r w:rsidRPr="00881227">
        <w:rPr>
          <w:rFonts w:eastAsiaTheme="minorHAnsi"/>
        </w:rPr>
        <w:t xml:space="preserve">, A., Garimella, K., Altshuler, D., Gabriel, S., Daly, M., &amp; </w:t>
      </w:r>
      <w:proofErr w:type="spellStart"/>
      <w:r w:rsidRPr="00881227">
        <w:rPr>
          <w:rFonts w:eastAsiaTheme="minorHAnsi"/>
        </w:rPr>
        <w:t>DePristo</w:t>
      </w:r>
      <w:proofErr w:type="spellEnd"/>
      <w:r w:rsidRPr="00881227">
        <w:rPr>
          <w:rFonts w:eastAsiaTheme="minorHAnsi"/>
        </w:rPr>
        <w:t xml:space="preserve">, M. A. (2010). The Genome Analysis Toolkit: A MapReduce framework for analyzing next-generation DNA sequencing data. </w:t>
      </w:r>
      <w:r w:rsidRPr="00881227">
        <w:rPr>
          <w:rFonts w:eastAsiaTheme="minorHAnsi"/>
          <w:i/>
          <w:iCs/>
        </w:rPr>
        <w:t>Genome Research</w:t>
      </w:r>
      <w:r w:rsidRPr="00881227">
        <w:rPr>
          <w:rFonts w:eastAsiaTheme="minorHAnsi"/>
        </w:rPr>
        <w:t xml:space="preserve">, </w:t>
      </w:r>
      <w:r w:rsidRPr="00881227">
        <w:rPr>
          <w:rFonts w:eastAsiaTheme="minorHAnsi"/>
          <w:i/>
          <w:iCs/>
        </w:rPr>
        <w:t>20</w:t>
      </w:r>
      <w:r w:rsidRPr="00881227">
        <w:rPr>
          <w:rFonts w:eastAsiaTheme="minorHAnsi"/>
        </w:rPr>
        <w:t>(9), 1297–1303. https://doi.org/10.1101/gr.107524.110</w:t>
      </w:r>
    </w:p>
    <w:p w14:paraId="631FA06E" w14:textId="77777777" w:rsidR="00881227" w:rsidRPr="00881227" w:rsidRDefault="00881227" w:rsidP="00881227">
      <w:pPr>
        <w:pStyle w:val="Bibliography"/>
        <w:rPr>
          <w:rFonts w:eastAsiaTheme="minorHAnsi"/>
        </w:rPr>
      </w:pPr>
      <w:r w:rsidRPr="00881227">
        <w:rPr>
          <w:rFonts w:eastAsiaTheme="minorHAnsi"/>
        </w:rPr>
        <w:t xml:space="preserve">Meisner, J., &amp; Albrechtsen, A. (2018). Inferring Population Structure and Admixture Proportions in Low-Depth NGS Data. </w:t>
      </w:r>
      <w:r w:rsidRPr="00881227">
        <w:rPr>
          <w:rFonts w:eastAsiaTheme="minorHAnsi"/>
          <w:i/>
          <w:iCs/>
        </w:rPr>
        <w:t>Genetics</w:t>
      </w:r>
      <w:r w:rsidRPr="00881227">
        <w:rPr>
          <w:rFonts w:eastAsiaTheme="minorHAnsi"/>
        </w:rPr>
        <w:t xml:space="preserve">, </w:t>
      </w:r>
      <w:r w:rsidRPr="00881227">
        <w:rPr>
          <w:rFonts w:eastAsiaTheme="minorHAnsi"/>
          <w:i/>
          <w:iCs/>
        </w:rPr>
        <w:t>210</w:t>
      </w:r>
      <w:r w:rsidRPr="00881227">
        <w:rPr>
          <w:rFonts w:eastAsiaTheme="minorHAnsi"/>
        </w:rPr>
        <w:t>(2), 719–731. https://doi.org/10.1534/genetics.118.301336</w:t>
      </w:r>
    </w:p>
    <w:p w14:paraId="4F5A8B61" w14:textId="77777777" w:rsidR="00881227" w:rsidRPr="00881227" w:rsidRDefault="00881227" w:rsidP="00881227">
      <w:pPr>
        <w:pStyle w:val="Bibliography"/>
        <w:rPr>
          <w:rFonts w:eastAsiaTheme="minorHAnsi"/>
        </w:rPr>
      </w:pPr>
      <w:r w:rsidRPr="00881227">
        <w:rPr>
          <w:rFonts w:eastAsiaTheme="minorHAnsi"/>
        </w:rPr>
        <w:t xml:space="preserve">Mills, R., &amp; McGraw, K. J. (2021). Cool birds: Facultative use by an introduced species of mechanical air conditioning systems during extremely hot outdoor conditions. </w:t>
      </w:r>
      <w:r w:rsidRPr="00881227">
        <w:rPr>
          <w:rFonts w:eastAsiaTheme="minorHAnsi"/>
          <w:i/>
          <w:iCs/>
        </w:rPr>
        <w:t>Biology Letters</w:t>
      </w:r>
      <w:r w:rsidRPr="00881227">
        <w:rPr>
          <w:rFonts w:eastAsiaTheme="minorHAnsi"/>
        </w:rPr>
        <w:t xml:space="preserve">, </w:t>
      </w:r>
      <w:r w:rsidRPr="00881227">
        <w:rPr>
          <w:rFonts w:eastAsiaTheme="minorHAnsi"/>
          <w:i/>
          <w:iCs/>
        </w:rPr>
        <w:t>17</w:t>
      </w:r>
      <w:r w:rsidRPr="00881227">
        <w:rPr>
          <w:rFonts w:eastAsiaTheme="minorHAnsi"/>
        </w:rPr>
        <w:t>(3), 20200813. https://doi.org/10.1098/rsbl.2020.0813</w:t>
      </w:r>
    </w:p>
    <w:p w14:paraId="5FA1E5E6" w14:textId="77777777" w:rsidR="00881227" w:rsidRPr="00881227" w:rsidRDefault="00881227" w:rsidP="00881227">
      <w:pPr>
        <w:pStyle w:val="Bibliography"/>
        <w:rPr>
          <w:rFonts w:eastAsiaTheme="minorHAnsi"/>
        </w:rPr>
      </w:pPr>
      <w:proofErr w:type="spellStart"/>
      <w:r w:rsidRPr="00881227">
        <w:rPr>
          <w:rFonts w:eastAsiaTheme="minorHAnsi"/>
        </w:rPr>
        <w:t>Minias</w:t>
      </w:r>
      <w:proofErr w:type="spellEnd"/>
      <w:r w:rsidRPr="00881227">
        <w:rPr>
          <w:rFonts w:eastAsiaTheme="minorHAnsi"/>
        </w:rPr>
        <w:t xml:space="preserve">, P. (2023). The effects of urban life on animal immunity: Adaptations and constraints. </w:t>
      </w:r>
      <w:r w:rsidRPr="00881227">
        <w:rPr>
          <w:rFonts w:eastAsiaTheme="minorHAnsi"/>
          <w:i/>
          <w:iCs/>
        </w:rPr>
        <w:t>Science of The Total Environment</w:t>
      </w:r>
      <w:r w:rsidRPr="00881227">
        <w:rPr>
          <w:rFonts w:eastAsiaTheme="minorHAnsi"/>
        </w:rPr>
        <w:t xml:space="preserve">, </w:t>
      </w:r>
      <w:r w:rsidRPr="00881227">
        <w:rPr>
          <w:rFonts w:eastAsiaTheme="minorHAnsi"/>
          <w:i/>
          <w:iCs/>
        </w:rPr>
        <w:t>895</w:t>
      </w:r>
      <w:r w:rsidRPr="00881227">
        <w:rPr>
          <w:rFonts w:eastAsiaTheme="minorHAnsi"/>
        </w:rPr>
        <w:t>, 165085. https://doi.org/10.1016/j.scitotenv.2023.165085</w:t>
      </w:r>
    </w:p>
    <w:p w14:paraId="60FD8457" w14:textId="77777777" w:rsidR="00881227" w:rsidRPr="00881227" w:rsidRDefault="00881227" w:rsidP="00881227">
      <w:pPr>
        <w:pStyle w:val="Bibliography"/>
        <w:rPr>
          <w:rFonts w:eastAsiaTheme="minorHAnsi"/>
        </w:rPr>
      </w:pPr>
      <w:r w:rsidRPr="00881227">
        <w:rPr>
          <w:rFonts w:eastAsiaTheme="minorHAnsi"/>
        </w:rPr>
        <w:lastRenderedPageBreak/>
        <w:t xml:space="preserve">Moreira, L. R., &amp; Smith, B. T. (2023). Convergent genomic signatures of local adaptation across a continental-scale environmental gradient. </w:t>
      </w:r>
      <w:r w:rsidRPr="00881227">
        <w:rPr>
          <w:rFonts w:eastAsiaTheme="minorHAnsi"/>
          <w:i/>
          <w:iCs/>
        </w:rPr>
        <w:t>Science Advances</w:t>
      </w:r>
      <w:r w:rsidRPr="00881227">
        <w:rPr>
          <w:rFonts w:eastAsiaTheme="minorHAnsi"/>
        </w:rPr>
        <w:t xml:space="preserve">, </w:t>
      </w:r>
      <w:r w:rsidRPr="00881227">
        <w:rPr>
          <w:rFonts w:eastAsiaTheme="minorHAnsi"/>
          <w:i/>
          <w:iCs/>
        </w:rPr>
        <w:t>9</w:t>
      </w:r>
      <w:r w:rsidRPr="00881227">
        <w:rPr>
          <w:rFonts w:eastAsiaTheme="minorHAnsi"/>
        </w:rPr>
        <w:t>(20), eadd0560. https://doi.org/10.1126/sciadv.add0560</w:t>
      </w:r>
    </w:p>
    <w:p w14:paraId="78CAEAFF" w14:textId="77777777" w:rsidR="00881227" w:rsidRPr="00881227" w:rsidRDefault="00881227" w:rsidP="00881227">
      <w:pPr>
        <w:pStyle w:val="Bibliography"/>
        <w:rPr>
          <w:rFonts w:eastAsiaTheme="minorHAnsi"/>
        </w:rPr>
      </w:pPr>
      <w:r w:rsidRPr="00881227">
        <w:rPr>
          <w:rFonts w:eastAsiaTheme="minorHAnsi"/>
        </w:rPr>
        <w:t xml:space="preserve">Mueller, J. C., Carrete, M., </w:t>
      </w:r>
      <w:proofErr w:type="spellStart"/>
      <w:r w:rsidRPr="00881227">
        <w:rPr>
          <w:rFonts w:eastAsiaTheme="minorHAnsi"/>
        </w:rPr>
        <w:t>Boerno</w:t>
      </w:r>
      <w:proofErr w:type="spellEnd"/>
      <w:r w:rsidRPr="00881227">
        <w:rPr>
          <w:rFonts w:eastAsiaTheme="minorHAnsi"/>
        </w:rPr>
        <w:t xml:space="preserve">, S., Kuhl, H., Tella, J. L., &amp; </w:t>
      </w:r>
      <w:proofErr w:type="spellStart"/>
      <w:r w:rsidRPr="00881227">
        <w:rPr>
          <w:rFonts w:eastAsiaTheme="minorHAnsi"/>
        </w:rPr>
        <w:t>Kempenaers</w:t>
      </w:r>
      <w:proofErr w:type="spellEnd"/>
      <w:r w:rsidRPr="00881227">
        <w:rPr>
          <w:rFonts w:eastAsiaTheme="minorHAnsi"/>
        </w:rPr>
        <w:t xml:space="preserve">, B. (2020). Genes acting in synapses and neuron projections are early targets of selection during urban colonization. </w:t>
      </w:r>
      <w:r w:rsidRPr="00881227">
        <w:rPr>
          <w:rFonts w:eastAsiaTheme="minorHAnsi"/>
          <w:i/>
          <w:iCs/>
        </w:rPr>
        <w:t>Molecular Ecology</w:t>
      </w:r>
      <w:r w:rsidRPr="00881227">
        <w:rPr>
          <w:rFonts w:eastAsiaTheme="minorHAnsi"/>
        </w:rPr>
        <w:t xml:space="preserve">, </w:t>
      </w:r>
      <w:r w:rsidRPr="00881227">
        <w:rPr>
          <w:rFonts w:eastAsiaTheme="minorHAnsi"/>
          <w:i/>
          <w:iCs/>
        </w:rPr>
        <w:t>29</w:t>
      </w:r>
      <w:r w:rsidRPr="00881227">
        <w:rPr>
          <w:rFonts w:eastAsiaTheme="minorHAnsi"/>
        </w:rPr>
        <w:t>(18), 3403–3412. https://doi.org/10.1111/mec.15451</w:t>
      </w:r>
    </w:p>
    <w:p w14:paraId="1BA64056" w14:textId="77777777" w:rsidR="00881227" w:rsidRPr="00881227" w:rsidRDefault="00881227" w:rsidP="00881227">
      <w:pPr>
        <w:pStyle w:val="Bibliography"/>
        <w:rPr>
          <w:rFonts w:eastAsiaTheme="minorHAnsi"/>
        </w:rPr>
      </w:pPr>
      <w:r w:rsidRPr="00881227">
        <w:rPr>
          <w:rFonts w:eastAsiaTheme="minorHAnsi"/>
        </w:rPr>
        <w:t xml:space="preserve">Mueller, J. C., </w:t>
      </w:r>
      <w:proofErr w:type="spellStart"/>
      <w:r w:rsidRPr="00881227">
        <w:rPr>
          <w:rFonts w:eastAsiaTheme="minorHAnsi"/>
        </w:rPr>
        <w:t>Partecke</w:t>
      </w:r>
      <w:proofErr w:type="spellEnd"/>
      <w:r w:rsidRPr="00881227">
        <w:rPr>
          <w:rFonts w:eastAsiaTheme="minorHAnsi"/>
        </w:rPr>
        <w:t xml:space="preserve">, J., </w:t>
      </w:r>
      <w:proofErr w:type="spellStart"/>
      <w:r w:rsidRPr="00881227">
        <w:rPr>
          <w:rFonts w:eastAsiaTheme="minorHAnsi"/>
        </w:rPr>
        <w:t>Hatchwell</w:t>
      </w:r>
      <w:proofErr w:type="spellEnd"/>
      <w:r w:rsidRPr="00881227">
        <w:rPr>
          <w:rFonts w:eastAsiaTheme="minorHAnsi"/>
        </w:rPr>
        <w:t xml:space="preserve">, B. J., Gaston, K. J., &amp; Evans, K. L. (2013). Candidate gene polymorphisms for </w:t>
      </w:r>
      <w:proofErr w:type="spellStart"/>
      <w:r w:rsidRPr="00881227">
        <w:rPr>
          <w:rFonts w:eastAsiaTheme="minorHAnsi"/>
        </w:rPr>
        <w:t>behavioural</w:t>
      </w:r>
      <w:proofErr w:type="spellEnd"/>
      <w:r w:rsidRPr="00881227">
        <w:rPr>
          <w:rFonts w:eastAsiaTheme="minorHAnsi"/>
        </w:rPr>
        <w:t xml:space="preserve"> adaptations during urbanization in blackbirds. </w:t>
      </w:r>
      <w:r w:rsidRPr="00881227">
        <w:rPr>
          <w:rFonts w:eastAsiaTheme="minorHAnsi"/>
          <w:i/>
          <w:iCs/>
        </w:rPr>
        <w:t>Molecular Ecology</w:t>
      </w:r>
      <w:r w:rsidRPr="00881227">
        <w:rPr>
          <w:rFonts w:eastAsiaTheme="minorHAnsi"/>
        </w:rPr>
        <w:t xml:space="preserve">, </w:t>
      </w:r>
      <w:r w:rsidRPr="00881227">
        <w:rPr>
          <w:rFonts w:eastAsiaTheme="minorHAnsi"/>
          <w:i/>
          <w:iCs/>
        </w:rPr>
        <w:t>22</w:t>
      </w:r>
      <w:r w:rsidRPr="00881227">
        <w:rPr>
          <w:rFonts w:eastAsiaTheme="minorHAnsi"/>
        </w:rPr>
        <w:t>(13), 3629–3637. https://doi.org/10.1111/mec.12288</w:t>
      </w:r>
    </w:p>
    <w:p w14:paraId="53FED4EB" w14:textId="77777777" w:rsidR="00881227" w:rsidRPr="00881227" w:rsidRDefault="00881227" w:rsidP="00881227">
      <w:pPr>
        <w:pStyle w:val="Bibliography"/>
        <w:rPr>
          <w:rFonts w:eastAsiaTheme="minorHAnsi"/>
        </w:rPr>
      </w:pPr>
      <w:r w:rsidRPr="00881227">
        <w:rPr>
          <w:rFonts w:eastAsiaTheme="minorHAnsi"/>
        </w:rPr>
        <w:t xml:space="preserve">Oke, K. B., </w:t>
      </w:r>
      <w:proofErr w:type="spellStart"/>
      <w:r w:rsidRPr="00881227">
        <w:rPr>
          <w:rFonts w:eastAsiaTheme="minorHAnsi"/>
        </w:rPr>
        <w:t>Rolshausen</w:t>
      </w:r>
      <w:proofErr w:type="spellEnd"/>
      <w:r w:rsidRPr="00881227">
        <w:rPr>
          <w:rFonts w:eastAsiaTheme="minorHAnsi"/>
        </w:rPr>
        <w:t xml:space="preserve">, G., LeBlond, C., &amp; Hendry, A. P. (2017). How Parallel Is Parallel Evolution? A Comparative Analysis in Fishes. </w:t>
      </w:r>
      <w:r w:rsidRPr="00881227">
        <w:rPr>
          <w:rFonts w:eastAsiaTheme="minorHAnsi"/>
          <w:i/>
          <w:iCs/>
        </w:rPr>
        <w:t>The American Naturalist</w:t>
      </w:r>
      <w:r w:rsidRPr="00881227">
        <w:rPr>
          <w:rFonts w:eastAsiaTheme="minorHAnsi"/>
        </w:rPr>
        <w:t xml:space="preserve">, </w:t>
      </w:r>
      <w:r w:rsidRPr="00881227">
        <w:rPr>
          <w:rFonts w:eastAsiaTheme="minorHAnsi"/>
          <w:i/>
          <w:iCs/>
        </w:rPr>
        <w:t>190</w:t>
      </w:r>
      <w:r w:rsidRPr="00881227">
        <w:rPr>
          <w:rFonts w:eastAsiaTheme="minorHAnsi"/>
        </w:rPr>
        <w:t>(1), 1–16. https://doi.org/10.1086/691989</w:t>
      </w:r>
    </w:p>
    <w:p w14:paraId="723B259E" w14:textId="77777777" w:rsidR="00881227" w:rsidRPr="00881227" w:rsidRDefault="00881227" w:rsidP="00881227">
      <w:pPr>
        <w:pStyle w:val="Bibliography"/>
        <w:rPr>
          <w:rFonts w:eastAsiaTheme="minorHAnsi"/>
        </w:rPr>
      </w:pPr>
      <w:r w:rsidRPr="00881227">
        <w:rPr>
          <w:rFonts w:eastAsiaTheme="minorHAnsi"/>
        </w:rPr>
        <w:t xml:space="preserve">Olkkonen, E., &amp; </w:t>
      </w:r>
      <w:proofErr w:type="spellStart"/>
      <w:r w:rsidRPr="00881227">
        <w:rPr>
          <w:rFonts w:eastAsiaTheme="minorHAnsi"/>
        </w:rPr>
        <w:t>Löytynoja</w:t>
      </w:r>
      <w:proofErr w:type="spellEnd"/>
      <w:r w:rsidRPr="00881227">
        <w:rPr>
          <w:rFonts w:eastAsiaTheme="minorHAnsi"/>
        </w:rPr>
        <w:t xml:space="preserve">, A. (2023). Analysis of population structure and genetic diversity in low-variance Saimaa ringed seals using low-coverage whole-genome sequence data. </w:t>
      </w:r>
      <w:r w:rsidRPr="00881227">
        <w:rPr>
          <w:rFonts w:eastAsiaTheme="minorHAnsi"/>
          <w:i/>
          <w:iCs/>
        </w:rPr>
        <w:t>STAR Protocols</w:t>
      </w:r>
      <w:r w:rsidRPr="00881227">
        <w:rPr>
          <w:rFonts w:eastAsiaTheme="minorHAnsi"/>
        </w:rPr>
        <w:t xml:space="preserve">, </w:t>
      </w:r>
      <w:r w:rsidRPr="00881227">
        <w:rPr>
          <w:rFonts w:eastAsiaTheme="minorHAnsi"/>
          <w:i/>
          <w:iCs/>
        </w:rPr>
        <w:t>4</w:t>
      </w:r>
      <w:r w:rsidRPr="00881227">
        <w:rPr>
          <w:rFonts w:eastAsiaTheme="minorHAnsi"/>
        </w:rPr>
        <w:t>(4), 102567. https://doi.org/10.1016/j.xpro.2023.102567</w:t>
      </w:r>
    </w:p>
    <w:p w14:paraId="621F0DF7" w14:textId="77777777" w:rsidR="00881227" w:rsidRPr="00881227" w:rsidRDefault="00881227" w:rsidP="00881227">
      <w:pPr>
        <w:pStyle w:val="Bibliography"/>
        <w:rPr>
          <w:rFonts w:eastAsiaTheme="minorHAnsi"/>
        </w:rPr>
      </w:pPr>
      <w:r w:rsidRPr="00881227">
        <w:rPr>
          <w:rFonts w:eastAsiaTheme="minorHAnsi"/>
        </w:rPr>
        <w:t xml:space="preserve">Osborn, M. P., Park, Y., Parks, M. B., Burgess, L. G., Uppal, K., Lee, K., Jones, D. P., &amp; Jr, M. A. B. (2013). Metabolome-Wide Association Study of Neovascular Age-Related Macular Degeneration. </w:t>
      </w:r>
      <w:r w:rsidRPr="00881227">
        <w:rPr>
          <w:rFonts w:eastAsiaTheme="minorHAnsi"/>
          <w:i/>
          <w:iCs/>
        </w:rPr>
        <w:t>PLOS ONE</w:t>
      </w:r>
      <w:r w:rsidRPr="00881227">
        <w:rPr>
          <w:rFonts w:eastAsiaTheme="minorHAnsi"/>
        </w:rPr>
        <w:t xml:space="preserve">, </w:t>
      </w:r>
      <w:r w:rsidRPr="00881227">
        <w:rPr>
          <w:rFonts w:eastAsiaTheme="minorHAnsi"/>
          <w:i/>
          <w:iCs/>
        </w:rPr>
        <w:t>8</w:t>
      </w:r>
      <w:r w:rsidRPr="00881227">
        <w:rPr>
          <w:rFonts w:eastAsiaTheme="minorHAnsi"/>
        </w:rPr>
        <w:t>(8), e72737. https://doi.org/10.1371/journal.pone.0072737</w:t>
      </w:r>
    </w:p>
    <w:p w14:paraId="5C67A867" w14:textId="77777777" w:rsidR="00881227" w:rsidRPr="00881227" w:rsidRDefault="00881227" w:rsidP="00881227">
      <w:pPr>
        <w:pStyle w:val="Bibliography"/>
        <w:rPr>
          <w:rFonts w:eastAsiaTheme="minorHAnsi"/>
        </w:rPr>
      </w:pPr>
      <w:r w:rsidRPr="00881227">
        <w:rPr>
          <w:rFonts w:eastAsiaTheme="minorHAnsi"/>
        </w:rPr>
        <w:t xml:space="preserve">Otto, S. P. (2018). Adaptation, speciation and extinction in the Anthropocene. </w:t>
      </w:r>
      <w:r w:rsidRPr="00881227">
        <w:rPr>
          <w:rFonts w:eastAsiaTheme="minorHAnsi"/>
          <w:i/>
          <w:iCs/>
        </w:rPr>
        <w:t>Proceedings of the Royal Society B: Biological Sciences</w:t>
      </w:r>
      <w:r w:rsidRPr="00881227">
        <w:rPr>
          <w:rFonts w:eastAsiaTheme="minorHAnsi"/>
        </w:rPr>
        <w:t xml:space="preserve">, </w:t>
      </w:r>
      <w:r w:rsidRPr="00881227">
        <w:rPr>
          <w:rFonts w:eastAsiaTheme="minorHAnsi"/>
          <w:i/>
          <w:iCs/>
        </w:rPr>
        <w:t>285</w:t>
      </w:r>
      <w:r w:rsidRPr="00881227">
        <w:rPr>
          <w:rFonts w:eastAsiaTheme="minorHAnsi"/>
        </w:rPr>
        <w:t>(1891), 20182047. https://doi.org/10.1098/rspb.2018.2047</w:t>
      </w:r>
    </w:p>
    <w:p w14:paraId="0FB451EF" w14:textId="77777777" w:rsidR="00881227" w:rsidRPr="00881227" w:rsidRDefault="00881227" w:rsidP="00881227">
      <w:pPr>
        <w:pStyle w:val="Bibliography"/>
        <w:rPr>
          <w:rFonts w:eastAsiaTheme="minorHAnsi"/>
        </w:rPr>
      </w:pPr>
      <w:r w:rsidRPr="00881227">
        <w:rPr>
          <w:rFonts w:eastAsiaTheme="minorHAnsi"/>
        </w:rPr>
        <w:lastRenderedPageBreak/>
        <w:t xml:space="preserve">Perillo, A., Mazzoni, L. G., Passos, L. F., Goulart, V. D. L. R., Duca, C., &amp; Young, R. J. (2017). Anthropogenic noise reduces bird species richness and diversity in urban parks. </w:t>
      </w:r>
      <w:r w:rsidRPr="00881227">
        <w:rPr>
          <w:rFonts w:eastAsiaTheme="minorHAnsi"/>
          <w:i/>
          <w:iCs/>
        </w:rPr>
        <w:t>Ibis</w:t>
      </w:r>
      <w:r w:rsidRPr="00881227">
        <w:rPr>
          <w:rFonts w:eastAsiaTheme="minorHAnsi"/>
        </w:rPr>
        <w:t xml:space="preserve">, </w:t>
      </w:r>
      <w:r w:rsidRPr="00881227">
        <w:rPr>
          <w:rFonts w:eastAsiaTheme="minorHAnsi"/>
          <w:i/>
          <w:iCs/>
        </w:rPr>
        <w:t>159</w:t>
      </w:r>
      <w:r w:rsidRPr="00881227">
        <w:rPr>
          <w:rFonts w:eastAsiaTheme="minorHAnsi"/>
        </w:rPr>
        <w:t>(3), 638–646. https://doi.org/10.1111/ibi.12481</w:t>
      </w:r>
    </w:p>
    <w:p w14:paraId="13B8017D" w14:textId="77777777" w:rsidR="00881227" w:rsidRPr="00881227" w:rsidRDefault="00881227" w:rsidP="00881227">
      <w:pPr>
        <w:pStyle w:val="Bibliography"/>
        <w:rPr>
          <w:rFonts w:eastAsiaTheme="minorHAnsi"/>
        </w:rPr>
      </w:pPr>
      <w:r w:rsidRPr="00881227">
        <w:rPr>
          <w:rFonts w:eastAsiaTheme="minorHAnsi"/>
        </w:rPr>
        <w:t xml:space="preserve">Picard Toolkit. (2019). </w:t>
      </w:r>
      <w:r w:rsidRPr="00881227">
        <w:rPr>
          <w:rFonts w:eastAsiaTheme="minorHAnsi"/>
          <w:i/>
          <w:iCs/>
        </w:rPr>
        <w:t>Broad Institute</w:t>
      </w:r>
      <w:r w:rsidRPr="00881227">
        <w:rPr>
          <w:rFonts w:eastAsiaTheme="minorHAnsi"/>
        </w:rPr>
        <w:t>. https://cir.nii.ac.jp/crid/1370013168858971926</w:t>
      </w:r>
    </w:p>
    <w:p w14:paraId="151DCCB7" w14:textId="77777777" w:rsidR="00881227" w:rsidRPr="00881227" w:rsidRDefault="00881227" w:rsidP="00881227">
      <w:pPr>
        <w:pStyle w:val="Bibliography"/>
        <w:rPr>
          <w:rFonts w:eastAsiaTheme="minorHAnsi"/>
        </w:rPr>
      </w:pPr>
      <w:r w:rsidRPr="00881227">
        <w:rPr>
          <w:rFonts w:eastAsiaTheme="minorHAnsi"/>
        </w:rPr>
        <w:t xml:space="preserve">Pikus, E., </w:t>
      </w:r>
      <w:proofErr w:type="spellStart"/>
      <w:r w:rsidRPr="00881227">
        <w:rPr>
          <w:rFonts w:eastAsiaTheme="minorHAnsi"/>
        </w:rPr>
        <w:t>Włodarczyk</w:t>
      </w:r>
      <w:proofErr w:type="spellEnd"/>
      <w:r w:rsidRPr="00881227">
        <w:rPr>
          <w:rFonts w:eastAsiaTheme="minorHAnsi"/>
        </w:rPr>
        <w:t xml:space="preserve">, R., </w:t>
      </w:r>
      <w:proofErr w:type="spellStart"/>
      <w:r w:rsidRPr="00881227">
        <w:rPr>
          <w:rFonts w:eastAsiaTheme="minorHAnsi"/>
        </w:rPr>
        <w:t>Jedlikowski</w:t>
      </w:r>
      <w:proofErr w:type="spellEnd"/>
      <w:r w:rsidRPr="00881227">
        <w:rPr>
          <w:rFonts w:eastAsiaTheme="minorHAnsi"/>
        </w:rPr>
        <w:t xml:space="preserve">, J., &amp; </w:t>
      </w:r>
      <w:proofErr w:type="spellStart"/>
      <w:r w:rsidRPr="00881227">
        <w:rPr>
          <w:rFonts w:eastAsiaTheme="minorHAnsi"/>
        </w:rPr>
        <w:t>Minias</w:t>
      </w:r>
      <w:proofErr w:type="spellEnd"/>
      <w:r w:rsidRPr="00881227">
        <w:rPr>
          <w:rFonts w:eastAsiaTheme="minorHAnsi"/>
        </w:rPr>
        <w:t xml:space="preserve">, P. (2021). Urbanization processes drive divergence at the major histocompatibility complex in a common waterbird. </w:t>
      </w:r>
      <w:proofErr w:type="spellStart"/>
      <w:r w:rsidRPr="00881227">
        <w:rPr>
          <w:rFonts w:eastAsiaTheme="minorHAnsi"/>
          <w:i/>
          <w:iCs/>
        </w:rPr>
        <w:t>PeerJ</w:t>
      </w:r>
      <w:proofErr w:type="spellEnd"/>
      <w:r w:rsidRPr="00881227">
        <w:rPr>
          <w:rFonts w:eastAsiaTheme="minorHAnsi"/>
        </w:rPr>
        <w:t xml:space="preserve">, </w:t>
      </w:r>
      <w:r w:rsidRPr="00881227">
        <w:rPr>
          <w:rFonts w:eastAsiaTheme="minorHAnsi"/>
          <w:i/>
          <w:iCs/>
        </w:rPr>
        <w:t>9</w:t>
      </w:r>
      <w:r w:rsidRPr="00881227">
        <w:rPr>
          <w:rFonts w:eastAsiaTheme="minorHAnsi"/>
        </w:rPr>
        <w:t>, e12264. https://doi.org/10.7717/peerj.12264</w:t>
      </w:r>
    </w:p>
    <w:p w14:paraId="334333B7" w14:textId="77777777" w:rsidR="00881227" w:rsidRPr="00881227" w:rsidRDefault="00881227" w:rsidP="00881227">
      <w:pPr>
        <w:pStyle w:val="Bibliography"/>
        <w:rPr>
          <w:rFonts w:eastAsiaTheme="minorHAnsi"/>
        </w:rPr>
      </w:pPr>
      <w:r w:rsidRPr="00881227">
        <w:rPr>
          <w:rFonts w:eastAsiaTheme="minorHAnsi"/>
        </w:rPr>
        <w:t xml:space="preserve">Price, E. R., </w:t>
      </w:r>
      <w:proofErr w:type="spellStart"/>
      <w:r w:rsidRPr="00881227">
        <w:rPr>
          <w:rFonts w:eastAsiaTheme="minorHAnsi"/>
        </w:rPr>
        <w:t>Bauchinger</w:t>
      </w:r>
      <w:proofErr w:type="spellEnd"/>
      <w:r w:rsidRPr="00881227">
        <w:rPr>
          <w:rFonts w:eastAsiaTheme="minorHAnsi"/>
        </w:rPr>
        <w:t xml:space="preserve">, U., Zajac, D. M., Cerasale, D. J., McFarlan, J. T., Gerson, A. R., McWilliams, S. R., &amp; Guglielmo, C. G. (2011). Migration- and exercise-induced changes to flight muscle size in migratory birds and association with IGF1 and myostatin mRNA expression. </w:t>
      </w:r>
      <w:r w:rsidRPr="00881227">
        <w:rPr>
          <w:rFonts w:eastAsiaTheme="minorHAnsi"/>
          <w:i/>
          <w:iCs/>
        </w:rPr>
        <w:t>Journal of Experimental Biology</w:t>
      </w:r>
      <w:r w:rsidRPr="00881227">
        <w:rPr>
          <w:rFonts w:eastAsiaTheme="minorHAnsi"/>
        </w:rPr>
        <w:t xml:space="preserve">, </w:t>
      </w:r>
      <w:r w:rsidRPr="00881227">
        <w:rPr>
          <w:rFonts w:eastAsiaTheme="minorHAnsi"/>
          <w:i/>
          <w:iCs/>
        </w:rPr>
        <w:t>214</w:t>
      </w:r>
      <w:r w:rsidRPr="00881227">
        <w:rPr>
          <w:rFonts w:eastAsiaTheme="minorHAnsi"/>
        </w:rPr>
        <w:t>(17), 2823–2831. https://doi.org/10.1242/jeb.057620</w:t>
      </w:r>
    </w:p>
    <w:p w14:paraId="3423C5E7" w14:textId="77777777" w:rsidR="00881227" w:rsidRPr="00881227" w:rsidRDefault="00881227" w:rsidP="00881227">
      <w:pPr>
        <w:pStyle w:val="Bibliography"/>
        <w:rPr>
          <w:rFonts w:eastAsiaTheme="minorHAnsi"/>
        </w:rPr>
      </w:pPr>
      <w:r w:rsidRPr="00881227">
        <w:rPr>
          <w:rFonts w:eastAsiaTheme="minorHAnsi"/>
        </w:rPr>
        <w:t xml:space="preserve">Purcell, S., Neale, B., Todd-Brown, K., Thomas, L., Ferreira, M. A. R., Bender, D., Maller, J., Sklar, P., de Bakker, P. I. W., Daly, M. J., &amp; Sham, P. C. (2007). PLINK: A Tool Set for Whole-Genome Association and Population-Based Linkage Analyses. </w:t>
      </w:r>
      <w:r w:rsidRPr="00881227">
        <w:rPr>
          <w:rFonts w:eastAsiaTheme="minorHAnsi"/>
          <w:i/>
          <w:iCs/>
        </w:rPr>
        <w:t>The American Journal of Human Genetics</w:t>
      </w:r>
      <w:r w:rsidRPr="00881227">
        <w:rPr>
          <w:rFonts w:eastAsiaTheme="minorHAnsi"/>
        </w:rPr>
        <w:t xml:space="preserve">, </w:t>
      </w:r>
      <w:r w:rsidRPr="00881227">
        <w:rPr>
          <w:rFonts w:eastAsiaTheme="minorHAnsi"/>
          <w:i/>
          <w:iCs/>
        </w:rPr>
        <w:t>81</w:t>
      </w:r>
      <w:r w:rsidRPr="00881227">
        <w:rPr>
          <w:rFonts w:eastAsiaTheme="minorHAnsi"/>
        </w:rPr>
        <w:t>(3), 559–575. https://doi.org/10.1086/519795</w:t>
      </w:r>
    </w:p>
    <w:p w14:paraId="5B6C0143" w14:textId="77777777" w:rsidR="00881227" w:rsidRPr="00881227" w:rsidRDefault="00881227" w:rsidP="00881227">
      <w:pPr>
        <w:pStyle w:val="Bibliography"/>
        <w:rPr>
          <w:rFonts w:eastAsiaTheme="minorHAnsi"/>
        </w:rPr>
      </w:pPr>
      <w:r w:rsidRPr="00881227">
        <w:rPr>
          <w:rFonts w:eastAsiaTheme="minorHAnsi"/>
        </w:rPr>
        <w:t xml:space="preserve">Reid, N. M., </w:t>
      </w:r>
      <w:proofErr w:type="spellStart"/>
      <w:r w:rsidRPr="00881227">
        <w:rPr>
          <w:rFonts w:eastAsiaTheme="minorHAnsi"/>
        </w:rPr>
        <w:t>Proestou</w:t>
      </w:r>
      <w:proofErr w:type="spellEnd"/>
      <w:r w:rsidRPr="00881227">
        <w:rPr>
          <w:rFonts w:eastAsiaTheme="minorHAnsi"/>
        </w:rPr>
        <w:t xml:space="preserve">, D. A., Clark, B. W., Warren, W. C., Colbourne, J. K., Shaw, J. R., Karchner, S. I., Hahn, M. E., Nacci, D., Oleksiak, M. F., Crawford, D. L., &amp; Whitehead, A. (2016). The genomic landscape of rapid repeated evolutionary adaptation to toxic pollution in wild fish. </w:t>
      </w:r>
      <w:r w:rsidRPr="00881227">
        <w:rPr>
          <w:rFonts w:eastAsiaTheme="minorHAnsi"/>
          <w:i/>
          <w:iCs/>
        </w:rPr>
        <w:t>Science</w:t>
      </w:r>
      <w:r w:rsidRPr="00881227">
        <w:rPr>
          <w:rFonts w:eastAsiaTheme="minorHAnsi"/>
        </w:rPr>
        <w:t xml:space="preserve">, </w:t>
      </w:r>
      <w:r w:rsidRPr="00881227">
        <w:rPr>
          <w:rFonts w:eastAsiaTheme="minorHAnsi"/>
          <w:i/>
          <w:iCs/>
        </w:rPr>
        <w:t>354</w:t>
      </w:r>
      <w:r w:rsidRPr="00881227">
        <w:rPr>
          <w:rFonts w:eastAsiaTheme="minorHAnsi"/>
        </w:rPr>
        <w:t>(6317), 1305–1308. https://doi.org/10.1126/science.aah4993</w:t>
      </w:r>
    </w:p>
    <w:p w14:paraId="59795914" w14:textId="77777777" w:rsidR="00881227" w:rsidRPr="00881227" w:rsidRDefault="00881227" w:rsidP="00881227">
      <w:pPr>
        <w:pStyle w:val="Bibliography"/>
        <w:rPr>
          <w:rFonts w:eastAsiaTheme="minorHAnsi"/>
        </w:rPr>
      </w:pPr>
      <w:proofErr w:type="spellStart"/>
      <w:r w:rsidRPr="00881227">
        <w:rPr>
          <w:rFonts w:eastAsiaTheme="minorHAnsi"/>
        </w:rPr>
        <w:t>Salmón</w:t>
      </w:r>
      <w:proofErr w:type="spellEnd"/>
      <w:r w:rsidRPr="00881227">
        <w:rPr>
          <w:rFonts w:eastAsiaTheme="minorHAnsi"/>
        </w:rPr>
        <w:t xml:space="preserve">, P., Jacobs, A., </w:t>
      </w:r>
      <w:proofErr w:type="spellStart"/>
      <w:r w:rsidRPr="00881227">
        <w:rPr>
          <w:rFonts w:eastAsiaTheme="minorHAnsi"/>
        </w:rPr>
        <w:t>Ahrén</w:t>
      </w:r>
      <w:proofErr w:type="spellEnd"/>
      <w:r w:rsidRPr="00881227">
        <w:rPr>
          <w:rFonts w:eastAsiaTheme="minorHAnsi"/>
        </w:rPr>
        <w:t xml:space="preserve">, D., Biard, C., </w:t>
      </w:r>
      <w:proofErr w:type="spellStart"/>
      <w:r w:rsidRPr="00881227">
        <w:rPr>
          <w:rFonts w:eastAsiaTheme="minorHAnsi"/>
        </w:rPr>
        <w:t>Dingemanse</w:t>
      </w:r>
      <w:proofErr w:type="spellEnd"/>
      <w:r w:rsidRPr="00881227">
        <w:rPr>
          <w:rFonts w:eastAsiaTheme="minorHAnsi"/>
        </w:rPr>
        <w:t xml:space="preserve">, N. J., </w:t>
      </w:r>
      <w:proofErr w:type="spellStart"/>
      <w:r w:rsidRPr="00881227">
        <w:rPr>
          <w:rFonts w:eastAsiaTheme="minorHAnsi"/>
        </w:rPr>
        <w:t>Dominoni</w:t>
      </w:r>
      <w:proofErr w:type="spellEnd"/>
      <w:r w:rsidRPr="00881227">
        <w:rPr>
          <w:rFonts w:eastAsiaTheme="minorHAnsi"/>
        </w:rPr>
        <w:t xml:space="preserve">, D. M., Helm, B., Lundberg, M., </w:t>
      </w:r>
      <w:proofErr w:type="spellStart"/>
      <w:r w:rsidRPr="00881227">
        <w:rPr>
          <w:rFonts w:eastAsiaTheme="minorHAnsi"/>
        </w:rPr>
        <w:t>Senar</w:t>
      </w:r>
      <w:proofErr w:type="spellEnd"/>
      <w:r w:rsidRPr="00881227">
        <w:rPr>
          <w:rFonts w:eastAsiaTheme="minorHAnsi"/>
        </w:rPr>
        <w:t>, J. C., Sprau, P., Visser, M. E., &amp; Isaksson, C. (2021). Continent-</w:t>
      </w:r>
      <w:r w:rsidRPr="00881227">
        <w:rPr>
          <w:rFonts w:eastAsiaTheme="minorHAnsi"/>
        </w:rPr>
        <w:lastRenderedPageBreak/>
        <w:t xml:space="preserve">wide genomic signatures of adaptation to </w:t>
      </w:r>
      <w:proofErr w:type="spellStart"/>
      <w:r w:rsidRPr="00881227">
        <w:rPr>
          <w:rFonts w:eastAsiaTheme="minorHAnsi"/>
        </w:rPr>
        <w:t>urbanisation</w:t>
      </w:r>
      <w:proofErr w:type="spellEnd"/>
      <w:r w:rsidRPr="00881227">
        <w:rPr>
          <w:rFonts w:eastAsiaTheme="minorHAnsi"/>
        </w:rPr>
        <w:t xml:space="preserve"> in a songbird across Europe. </w:t>
      </w:r>
      <w:r w:rsidRPr="00881227">
        <w:rPr>
          <w:rFonts w:eastAsiaTheme="minorHAnsi"/>
          <w:i/>
          <w:iCs/>
        </w:rPr>
        <w:t>Nature Communications</w:t>
      </w:r>
      <w:r w:rsidRPr="00881227">
        <w:rPr>
          <w:rFonts w:eastAsiaTheme="minorHAnsi"/>
        </w:rPr>
        <w:t xml:space="preserve">, </w:t>
      </w:r>
      <w:r w:rsidRPr="00881227">
        <w:rPr>
          <w:rFonts w:eastAsiaTheme="minorHAnsi"/>
          <w:i/>
          <w:iCs/>
        </w:rPr>
        <w:t>12</w:t>
      </w:r>
      <w:r w:rsidRPr="00881227">
        <w:rPr>
          <w:rFonts w:eastAsiaTheme="minorHAnsi"/>
        </w:rPr>
        <w:t>(1). https://doi.org/10.1038/s41467-021-23027-w</w:t>
      </w:r>
    </w:p>
    <w:p w14:paraId="1F5B4A21" w14:textId="77777777" w:rsidR="00881227" w:rsidRPr="00881227" w:rsidRDefault="00881227" w:rsidP="00881227">
      <w:pPr>
        <w:pStyle w:val="Bibliography"/>
        <w:rPr>
          <w:rFonts w:eastAsiaTheme="minorHAnsi"/>
        </w:rPr>
      </w:pPr>
      <w:r w:rsidRPr="00881227">
        <w:rPr>
          <w:rFonts w:eastAsiaTheme="minorHAnsi"/>
        </w:rPr>
        <w:t xml:space="preserve">Sarkar, R., &amp; Bhadra, A. (2022). How do animals navigate the urban jungle? A review of cognition in urban-adapted animals. </w:t>
      </w:r>
      <w:r w:rsidRPr="00881227">
        <w:rPr>
          <w:rFonts w:eastAsiaTheme="minorHAnsi"/>
          <w:i/>
          <w:iCs/>
        </w:rPr>
        <w:t>Current Opinion in Behavioral Sciences</w:t>
      </w:r>
      <w:r w:rsidRPr="00881227">
        <w:rPr>
          <w:rFonts w:eastAsiaTheme="minorHAnsi"/>
        </w:rPr>
        <w:t xml:space="preserve">, </w:t>
      </w:r>
      <w:r w:rsidRPr="00881227">
        <w:rPr>
          <w:rFonts w:eastAsiaTheme="minorHAnsi"/>
          <w:i/>
          <w:iCs/>
        </w:rPr>
        <w:t>46</w:t>
      </w:r>
      <w:r w:rsidRPr="00881227">
        <w:rPr>
          <w:rFonts w:eastAsiaTheme="minorHAnsi"/>
        </w:rPr>
        <w:t>, 101177. https://doi.org/10.1016/j.cobeha.2022.101177</w:t>
      </w:r>
    </w:p>
    <w:p w14:paraId="0C37A31E" w14:textId="77777777" w:rsidR="00881227" w:rsidRPr="00881227" w:rsidRDefault="00881227" w:rsidP="00881227">
      <w:pPr>
        <w:pStyle w:val="Bibliography"/>
        <w:rPr>
          <w:rFonts w:eastAsiaTheme="minorHAnsi"/>
        </w:rPr>
      </w:pPr>
      <w:proofErr w:type="spellStart"/>
      <w:r w:rsidRPr="00881227">
        <w:rPr>
          <w:rFonts w:eastAsiaTheme="minorHAnsi"/>
        </w:rPr>
        <w:t>Sayols</w:t>
      </w:r>
      <w:proofErr w:type="spellEnd"/>
      <w:r w:rsidRPr="00881227">
        <w:rPr>
          <w:rFonts w:eastAsiaTheme="minorHAnsi"/>
        </w:rPr>
        <w:t xml:space="preserve">, S. (2023). </w:t>
      </w:r>
      <w:proofErr w:type="spellStart"/>
      <w:r w:rsidRPr="00881227">
        <w:rPr>
          <w:rFonts w:eastAsiaTheme="minorHAnsi"/>
        </w:rPr>
        <w:t>rrvgo</w:t>
      </w:r>
      <w:proofErr w:type="spellEnd"/>
      <w:r w:rsidRPr="00881227">
        <w:rPr>
          <w:rFonts w:eastAsiaTheme="minorHAnsi"/>
        </w:rPr>
        <w:t xml:space="preserve">: A Bioconductor package for interpreting lists of Gene Ontology terms. </w:t>
      </w:r>
      <w:proofErr w:type="spellStart"/>
      <w:r w:rsidRPr="00881227">
        <w:rPr>
          <w:rFonts w:eastAsiaTheme="minorHAnsi"/>
          <w:i/>
          <w:iCs/>
        </w:rPr>
        <w:t>microPublication</w:t>
      </w:r>
      <w:proofErr w:type="spellEnd"/>
      <w:r w:rsidRPr="00881227">
        <w:rPr>
          <w:rFonts w:eastAsiaTheme="minorHAnsi"/>
          <w:i/>
          <w:iCs/>
        </w:rPr>
        <w:t xml:space="preserve"> Biology</w:t>
      </w:r>
      <w:r w:rsidRPr="00881227">
        <w:rPr>
          <w:rFonts w:eastAsiaTheme="minorHAnsi"/>
        </w:rPr>
        <w:t xml:space="preserve">, </w:t>
      </w:r>
      <w:r w:rsidRPr="00881227">
        <w:rPr>
          <w:rFonts w:eastAsiaTheme="minorHAnsi"/>
          <w:i/>
          <w:iCs/>
        </w:rPr>
        <w:t>2023</w:t>
      </w:r>
      <w:r w:rsidRPr="00881227">
        <w:rPr>
          <w:rFonts w:eastAsiaTheme="minorHAnsi"/>
        </w:rPr>
        <w:t>, 10.17912/micropub.biology.000811. https://doi.org/10.17912/micropub.biology.000811</w:t>
      </w:r>
    </w:p>
    <w:p w14:paraId="4D79622E" w14:textId="77777777" w:rsidR="00881227" w:rsidRPr="00881227" w:rsidRDefault="00881227" w:rsidP="00881227">
      <w:pPr>
        <w:pStyle w:val="Bibliography"/>
        <w:rPr>
          <w:rFonts w:eastAsiaTheme="minorHAnsi"/>
        </w:rPr>
      </w:pPr>
      <w:r w:rsidRPr="00881227">
        <w:rPr>
          <w:rFonts w:eastAsiaTheme="minorHAnsi"/>
        </w:rPr>
        <w:t xml:space="preserve">Shang, J., Cun, S., Zhang, S., &amp; Liang, W. (2023). Metabolic adjustment in urban birds: </w:t>
      </w:r>
      <w:proofErr w:type="spellStart"/>
      <w:r w:rsidRPr="00881227">
        <w:rPr>
          <w:rFonts w:eastAsiaTheme="minorHAnsi"/>
        </w:rPr>
        <w:t>Glycometabolic</w:t>
      </w:r>
      <w:proofErr w:type="spellEnd"/>
      <w:r w:rsidRPr="00881227">
        <w:rPr>
          <w:rFonts w:eastAsiaTheme="minorHAnsi"/>
        </w:rPr>
        <w:t xml:space="preserve"> enzyme activities in urban and rural tree sparrows (Passer montanus). </w:t>
      </w:r>
      <w:r w:rsidRPr="00881227">
        <w:rPr>
          <w:rFonts w:eastAsiaTheme="minorHAnsi"/>
          <w:i/>
          <w:iCs/>
        </w:rPr>
        <w:t>Urban Ecosystems</w:t>
      </w:r>
      <w:r w:rsidRPr="00881227">
        <w:rPr>
          <w:rFonts w:eastAsiaTheme="minorHAnsi"/>
        </w:rPr>
        <w:t xml:space="preserve">, </w:t>
      </w:r>
      <w:r w:rsidRPr="00881227">
        <w:rPr>
          <w:rFonts w:eastAsiaTheme="minorHAnsi"/>
          <w:i/>
          <w:iCs/>
        </w:rPr>
        <w:t>26</w:t>
      </w:r>
      <w:r w:rsidRPr="00881227">
        <w:rPr>
          <w:rFonts w:eastAsiaTheme="minorHAnsi"/>
        </w:rPr>
        <w:t>(6), 1607–1614. https://doi.org/10.1007/s11252-023-01408-x</w:t>
      </w:r>
    </w:p>
    <w:p w14:paraId="44B865F6" w14:textId="77777777" w:rsidR="00881227" w:rsidRPr="00881227" w:rsidRDefault="00881227" w:rsidP="00881227">
      <w:pPr>
        <w:pStyle w:val="Bibliography"/>
        <w:rPr>
          <w:rFonts w:eastAsiaTheme="minorHAnsi"/>
        </w:rPr>
      </w:pPr>
      <w:r w:rsidRPr="00881227">
        <w:rPr>
          <w:rFonts w:eastAsiaTheme="minorHAnsi"/>
        </w:rPr>
        <w:t xml:space="preserve">Sullivan, B. L., Wood, C. L., Iliff, M. J., Bonney, R. E., Fink, D., &amp; </w:t>
      </w:r>
      <w:proofErr w:type="spellStart"/>
      <w:r w:rsidRPr="00881227">
        <w:rPr>
          <w:rFonts w:eastAsiaTheme="minorHAnsi"/>
        </w:rPr>
        <w:t>Kelling</w:t>
      </w:r>
      <w:proofErr w:type="spellEnd"/>
      <w:r w:rsidRPr="00881227">
        <w:rPr>
          <w:rFonts w:eastAsiaTheme="minorHAnsi"/>
        </w:rPr>
        <w:t xml:space="preserve">, S. (2009). eBird: A citizen-based bird observation network in the biological sciences. </w:t>
      </w:r>
      <w:r w:rsidRPr="00881227">
        <w:rPr>
          <w:rFonts w:eastAsiaTheme="minorHAnsi"/>
          <w:i/>
          <w:iCs/>
        </w:rPr>
        <w:t>Biological Conservation</w:t>
      </w:r>
      <w:r w:rsidRPr="00881227">
        <w:rPr>
          <w:rFonts w:eastAsiaTheme="minorHAnsi"/>
        </w:rPr>
        <w:t xml:space="preserve">, </w:t>
      </w:r>
      <w:r w:rsidRPr="00881227">
        <w:rPr>
          <w:rFonts w:eastAsiaTheme="minorHAnsi"/>
          <w:i/>
          <w:iCs/>
        </w:rPr>
        <w:t>142</w:t>
      </w:r>
      <w:r w:rsidRPr="00881227">
        <w:rPr>
          <w:rFonts w:eastAsiaTheme="minorHAnsi"/>
        </w:rPr>
        <w:t>(10), 2282–2292. https://doi.org/10.1016/j.biocon.2009.05.006</w:t>
      </w:r>
    </w:p>
    <w:p w14:paraId="712C73BE" w14:textId="77777777" w:rsidR="00881227" w:rsidRPr="00881227" w:rsidRDefault="00881227" w:rsidP="00881227">
      <w:pPr>
        <w:pStyle w:val="Bibliography"/>
        <w:rPr>
          <w:rFonts w:eastAsiaTheme="minorHAnsi"/>
        </w:rPr>
      </w:pPr>
      <w:proofErr w:type="spellStart"/>
      <w:r w:rsidRPr="00881227">
        <w:rPr>
          <w:rFonts w:eastAsiaTheme="minorHAnsi"/>
        </w:rPr>
        <w:t>Sumasgutner</w:t>
      </w:r>
      <w:proofErr w:type="spellEnd"/>
      <w:r w:rsidRPr="00881227">
        <w:rPr>
          <w:rFonts w:eastAsiaTheme="minorHAnsi"/>
        </w:rPr>
        <w:t xml:space="preserve">, P., Cunningham, S. J., Hegemann, A., Amar, A., Watson, H., Nilsson, J. F., Andersson, M. N., &amp; Isaksson, C. (2023). Interactive effects of rising temperatures and </w:t>
      </w:r>
      <w:proofErr w:type="spellStart"/>
      <w:r w:rsidRPr="00881227">
        <w:rPr>
          <w:rFonts w:eastAsiaTheme="minorHAnsi"/>
        </w:rPr>
        <w:t>urbanisation</w:t>
      </w:r>
      <w:proofErr w:type="spellEnd"/>
      <w:r w:rsidRPr="00881227">
        <w:rPr>
          <w:rFonts w:eastAsiaTheme="minorHAnsi"/>
        </w:rPr>
        <w:t xml:space="preserve"> on birds across different climate zones: A mechanistic perspective. </w:t>
      </w:r>
      <w:r w:rsidRPr="00881227">
        <w:rPr>
          <w:rFonts w:eastAsiaTheme="minorHAnsi"/>
          <w:i/>
          <w:iCs/>
        </w:rPr>
        <w:t>Global Change Biology</w:t>
      </w:r>
      <w:r w:rsidRPr="00881227">
        <w:rPr>
          <w:rFonts w:eastAsiaTheme="minorHAnsi"/>
        </w:rPr>
        <w:t xml:space="preserve">, </w:t>
      </w:r>
      <w:r w:rsidRPr="00881227">
        <w:rPr>
          <w:rFonts w:eastAsiaTheme="minorHAnsi"/>
          <w:i/>
          <w:iCs/>
        </w:rPr>
        <w:t>29</w:t>
      </w:r>
      <w:r w:rsidRPr="00881227">
        <w:rPr>
          <w:rFonts w:eastAsiaTheme="minorHAnsi"/>
        </w:rPr>
        <w:t>(9), 2399–2420. https://doi.org/10.1111/gcb.16645</w:t>
      </w:r>
    </w:p>
    <w:p w14:paraId="51613702" w14:textId="77777777" w:rsidR="00881227" w:rsidRPr="00881227" w:rsidRDefault="00881227" w:rsidP="00881227">
      <w:pPr>
        <w:pStyle w:val="Bibliography"/>
        <w:rPr>
          <w:rFonts w:eastAsiaTheme="minorHAnsi"/>
        </w:rPr>
      </w:pPr>
      <w:r w:rsidRPr="00881227">
        <w:rPr>
          <w:rFonts w:eastAsiaTheme="minorHAnsi"/>
        </w:rPr>
        <w:t xml:space="preserve">Thomas, P. D., Campbell, M. J., </w:t>
      </w:r>
      <w:proofErr w:type="spellStart"/>
      <w:r w:rsidRPr="00881227">
        <w:rPr>
          <w:rFonts w:eastAsiaTheme="minorHAnsi"/>
        </w:rPr>
        <w:t>Kejariwal</w:t>
      </w:r>
      <w:proofErr w:type="spellEnd"/>
      <w:r w:rsidRPr="00881227">
        <w:rPr>
          <w:rFonts w:eastAsiaTheme="minorHAnsi"/>
        </w:rPr>
        <w:t xml:space="preserve">, A., Mi, H., Karlak, B., </w:t>
      </w:r>
      <w:proofErr w:type="spellStart"/>
      <w:r w:rsidRPr="00881227">
        <w:rPr>
          <w:rFonts w:eastAsiaTheme="minorHAnsi"/>
        </w:rPr>
        <w:t>Daverman</w:t>
      </w:r>
      <w:proofErr w:type="spellEnd"/>
      <w:r w:rsidRPr="00881227">
        <w:rPr>
          <w:rFonts w:eastAsiaTheme="minorHAnsi"/>
        </w:rPr>
        <w:t xml:space="preserve">, R., Diemer, K., </w:t>
      </w:r>
      <w:proofErr w:type="spellStart"/>
      <w:r w:rsidRPr="00881227">
        <w:rPr>
          <w:rFonts w:eastAsiaTheme="minorHAnsi"/>
        </w:rPr>
        <w:t>Muruganujan</w:t>
      </w:r>
      <w:proofErr w:type="spellEnd"/>
      <w:r w:rsidRPr="00881227">
        <w:rPr>
          <w:rFonts w:eastAsiaTheme="minorHAnsi"/>
        </w:rPr>
        <w:t xml:space="preserve">, A., &amp; </w:t>
      </w:r>
      <w:proofErr w:type="spellStart"/>
      <w:r w:rsidRPr="00881227">
        <w:rPr>
          <w:rFonts w:eastAsiaTheme="minorHAnsi"/>
        </w:rPr>
        <w:t>Narechania</w:t>
      </w:r>
      <w:proofErr w:type="spellEnd"/>
      <w:r w:rsidRPr="00881227">
        <w:rPr>
          <w:rFonts w:eastAsiaTheme="minorHAnsi"/>
        </w:rPr>
        <w:t xml:space="preserve">, A. (2003). PANTHER: A Library of Protein Families and Subfamilies Indexed by Function. </w:t>
      </w:r>
      <w:r w:rsidRPr="00881227">
        <w:rPr>
          <w:rFonts w:eastAsiaTheme="minorHAnsi"/>
          <w:i/>
          <w:iCs/>
        </w:rPr>
        <w:t>Genome Research</w:t>
      </w:r>
      <w:r w:rsidRPr="00881227">
        <w:rPr>
          <w:rFonts w:eastAsiaTheme="minorHAnsi"/>
        </w:rPr>
        <w:t xml:space="preserve">, </w:t>
      </w:r>
      <w:r w:rsidRPr="00881227">
        <w:rPr>
          <w:rFonts w:eastAsiaTheme="minorHAnsi"/>
          <w:i/>
          <w:iCs/>
        </w:rPr>
        <w:t>13</w:t>
      </w:r>
      <w:r w:rsidRPr="00881227">
        <w:rPr>
          <w:rFonts w:eastAsiaTheme="minorHAnsi"/>
        </w:rPr>
        <w:t>(9), 2129–2141. https://doi.org/10.1101/gr.772403</w:t>
      </w:r>
    </w:p>
    <w:p w14:paraId="198832A7" w14:textId="77777777" w:rsidR="00881227" w:rsidRPr="00881227" w:rsidRDefault="00881227" w:rsidP="00881227">
      <w:pPr>
        <w:pStyle w:val="Bibliography"/>
        <w:rPr>
          <w:rFonts w:eastAsiaTheme="minorHAnsi"/>
        </w:rPr>
      </w:pPr>
      <w:r w:rsidRPr="00881227">
        <w:rPr>
          <w:rFonts w:eastAsiaTheme="minorHAnsi"/>
        </w:rPr>
        <w:lastRenderedPageBreak/>
        <w:t xml:space="preserve">Thurman, T. J., Palmer, T. M., Kolbe, J. J., Askary, A. M., Gotanda, K. M., </w:t>
      </w:r>
      <w:proofErr w:type="spellStart"/>
      <w:r w:rsidRPr="00881227">
        <w:rPr>
          <w:rFonts w:eastAsiaTheme="minorHAnsi"/>
        </w:rPr>
        <w:t>Lapiedra</w:t>
      </w:r>
      <w:proofErr w:type="spellEnd"/>
      <w:r w:rsidRPr="00881227">
        <w:rPr>
          <w:rFonts w:eastAsiaTheme="minorHAnsi"/>
        </w:rPr>
        <w:t xml:space="preserve">, O., </w:t>
      </w:r>
      <w:proofErr w:type="spellStart"/>
      <w:r w:rsidRPr="00881227">
        <w:rPr>
          <w:rFonts w:eastAsiaTheme="minorHAnsi"/>
        </w:rPr>
        <w:t>Kartzinel</w:t>
      </w:r>
      <w:proofErr w:type="spellEnd"/>
      <w:r w:rsidRPr="00881227">
        <w:rPr>
          <w:rFonts w:eastAsiaTheme="minorHAnsi"/>
        </w:rPr>
        <w:t xml:space="preserve">, T. R., Man </w:t>
      </w:r>
      <w:proofErr w:type="spellStart"/>
      <w:r w:rsidRPr="00881227">
        <w:rPr>
          <w:rFonts w:eastAsiaTheme="minorHAnsi"/>
        </w:rPr>
        <w:t>in’t</w:t>
      </w:r>
      <w:proofErr w:type="spellEnd"/>
      <w:r w:rsidRPr="00881227">
        <w:rPr>
          <w:rFonts w:eastAsiaTheme="minorHAnsi"/>
        </w:rPr>
        <w:t xml:space="preserve"> Veld, N., Revell, L. J., Wegener, J. E., Schoener, T. W., Spiller, D. A., </w:t>
      </w:r>
      <w:proofErr w:type="spellStart"/>
      <w:r w:rsidRPr="00881227">
        <w:rPr>
          <w:rFonts w:eastAsiaTheme="minorHAnsi"/>
        </w:rPr>
        <w:t>Losos</w:t>
      </w:r>
      <w:proofErr w:type="spellEnd"/>
      <w:r w:rsidRPr="00881227">
        <w:rPr>
          <w:rFonts w:eastAsiaTheme="minorHAnsi"/>
        </w:rPr>
        <w:t xml:space="preserve">, J. B., Pringle, R. M., &amp; Barrett, R. D. H. (2023). The Difficulty of Predicting Evolutionary Change in Response to Novel Ecological Interactions: A Field Experiment with Anolis Lizards. </w:t>
      </w:r>
      <w:r w:rsidRPr="00881227">
        <w:rPr>
          <w:rFonts w:eastAsiaTheme="minorHAnsi"/>
          <w:i/>
          <w:iCs/>
        </w:rPr>
        <w:t>The American Naturalist</w:t>
      </w:r>
      <w:r w:rsidRPr="00881227">
        <w:rPr>
          <w:rFonts w:eastAsiaTheme="minorHAnsi"/>
        </w:rPr>
        <w:t xml:space="preserve">, </w:t>
      </w:r>
      <w:r w:rsidRPr="00881227">
        <w:rPr>
          <w:rFonts w:eastAsiaTheme="minorHAnsi"/>
          <w:i/>
          <w:iCs/>
        </w:rPr>
        <w:t>201</w:t>
      </w:r>
      <w:r w:rsidRPr="00881227">
        <w:rPr>
          <w:rFonts w:eastAsiaTheme="minorHAnsi"/>
        </w:rPr>
        <w:t>(4), 537–556. https://doi.org/10.1086/723209</w:t>
      </w:r>
    </w:p>
    <w:p w14:paraId="190BEBDD" w14:textId="77777777" w:rsidR="00881227" w:rsidRPr="00881227" w:rsidRDefault="00881227" w:rsidP="00881227">
      <w:pPr>
        <w:pStyle w:val="Bibliography"/>
        <w:rPr>
          <w:rFonts w:eastAsiaTheme="minorHAnsi"/>
        </w:rPr>
      </w:pPr>
      <w:r w:rsidRPr="00881227">
        <w:rPr>
          <w:rFonts w:eastAsiaTheme="minorHAnsi"/>
        </w:rPr>
        <w:t xml:space="preserve">Wagner, D. N., Curry, R. L., Chen, N., Lovette, I. J., &amp; Taylor, S. A. (2020). Genomic regions underlying metabolic and neuronal signaling pathways are temporally consistent in a moving avian hybrid zone. </w:t>
      </w:r>
      <w:r w:rsidRPr="00881227">
        <w:rPr>
          <w:rFonts w:eastAsiaTheme="minorHAnsi"/>
          <w:i/>
          <w:iCs/>
        </w:rPr>
        <w:t>Evolution</w:t>
      </w:r>
      <w:r w:rsidRPr="00881227">
        <w:rPr>
          <w:rFonts w:eastAsiaTheme="minorHAnsi"/>
        </w:rPr>
        <w:t xml:space="preserve">, </w:t>
      </w:r>
      <w:r w:rsidRPr="00881227">
        <w:rPr>
          <w:rFonts w:eastAsiaTheme="minorHAnsi"/>
          <w:i/>
          <w:iCs/>
        </w:rPr>
        <w:t>74</w:t>
      </w:r>
      <w:r w:rsidRPr="00881227">
        <w:rPr>
          <w:rFonts w:eastAsiaTheme="minorHAnsi"/>
        </w:rPr>
        <w:t>(7), 1498–1513. https://doi.org/10.1111/evo.13970</w:t>
      </w:r>
    </w:p>
    <w:p w14:paraId="796443CA" w14:textId="77777777" w:rsidR="00881227" w:rsidRPr="00881227" w:rsidRDefault="00881227" w:rsidP="00881227">
      <w:pPr>
        <w:pStyle w:val="Bibliography"/>
        <w:rPr>
          <w:rFonts w:eastAsiaTheme="minorHAnsi"/>
        </w:rPr>
      </w:pPr>
      <w:r w:rsidRPr="00881227">
        <w:rPr>
          <w:rFonts w:eastAsiaTheme="minorHAnsi"/>
        </w:rPr>
        <w:t xml:space="preserve">Wei, Y., Li ,Wei, Yang ,Shuang, Zhong ,Peng, Bi ,Yingying, &amp; and Tang, Y. (2022). Noise exposure and its relationship with postinfarction cardiac remodeling: Implications for NLRP3 inflammasome activation. </w:t>
      </w:r>
      <w:r w:rsidRPr="00881227">
        <w:rPr>
          <w:rFonts w:eastAsiaTheme="minorHAnsi"/>
          <w:i/>
          <w:iCs/>
        </w:rPr>
        <w:t>Bioengineered</w:t>
      </w:r>
      <w:r w:rsidRPr="00881227">
        <w:rPr>
          <w:rFonts w:eastAsiaTheme="minorHAnsi"/>
        </w:rPr>
        <w:t xml:space="preserve">, </w:t>
      </w:r>
      <w:r w:rsidRPr="00881227">
        <w:rPr>
          <w:rFonts w:eastAsiaTheme="minorHAnsi"/>
          <w:i/>
          <w:iCs/>
        </w:rPr>
        <w:t>13</w:t>
      </w:r>
      <w:r w:rsidRPr="00881227">
        <w:rPr>
          <w:rFonts w:eastAsiaTheme="minorHAnsi"/>
        </w:rPr>
        <w:t>(5), 12127–12140. https://doi.org/10.1080/21655979.2022.2073126</w:t>
      </w:r>
    </w:p>
    <w:p w14:paraId="168999AA" w14:textId="77777777" w:rsidR="00881227" w:rsidRPr="00881227" w:rsidRDefault="00881227" w:rsidP="00881227">
      <w:pPr>
        <w:pStyle w:val="Bibliography"/>
        <w:rPr>
          <w:rFonts w:eastAsiaTheme="minorHAnsi"/>
        </w:rPr>
      </w:pPr>
      <w:r w:rsidRPr="00881227">
        <w:rPr>
          <w:rFonts w:eastAsiaTheme="minorHAnsi"/>
        </w:rPr>
        <w:t xml:space="preserve">Winchell, K. M., Campbell-Staton, S. C., </w:t>
      </w:r>
      <w:proofErr w:type="spellStart"/>
      <w:r w:rsidRPr="00881227">
        <w:rPr>
          <w:rFonts w:eastAsiaTheme="minorHAnsi"/>
        </w:rPr>
        <w:t>Losos</w:t>
      </w:r>
      <w:proofErr w:type="spellEnd"/>
      <w:r w:rsidRPr="00881227">
        <w:rPr>
          <w:rFonts w:eastAsiaTheme="minorHAnsi"/>
        </w:rPr>
        <w:t xml:space="preserve">, J. B., Revell, L. J., Verrelli, B. C., &amp; Geneva, A. J. (2023). Genome-wide parallelism underlies contemporary adaptation in urban lizards. </w:t>
      </w:r>
      <w:r w:rsidRPr="00881227">
        <w:rPr>
          <w:rFonts w:eastAsiaTheme="minorHAnsi"/>
          <w:i/>
          <w:iCs/>
        </w:rPr>
        <w:t>Proceedings of the National Academy of Sciences</w:t>
      </w:r>
      <w:r w:rsidRPr="00881227">
        <w:rPr>
          <w:rFonts w:eastAsiaTheme="minorHAnsi"/>
        </w:rPr>
        <w:t xml:space="preserve">, </w:t>
      </w:r>
      <w:r w:rsidRPr="00881227">
        <w:rPr>
          <w:rFonts w:eastAsiaTheme="minorHAnsi"/>
          <w:i/>
          <w:iCs/>
        </w:rPr>
        <w:t>120</w:t>
      </w:r>
      <w:r w:rsidRPr="00881227">
        <w:rPr>
          <w:rFonts w:eastAsiaTheme="minorHAnsi"/>
        </w:rPr>
        <w:t>(3), e2216789120. https://doi.org/10.1073/pnas.2216789120</w:t>
      </w:r>
    </w:p>
    <w:p w14:paraId="37D8DD35" w14:textId="77777777" w:rsidR="00881227" w:rsidRPr="00881227" w:rsidRDefault="00881227" w:rsidP="00881227">
      <w:pPr>
        <w:pStyle w:val="Bibliography"/>
        <w:rPr>
          <w:rFonts w:eastAsiaTheme="minorHAnsi"/>
        </w:rPr>
      </w:pPr>
      <w:r w:rsidRPr="00881227">
        <w:rPr>
          <w:rFonts w:eastAsiaTheme="minorHAnsi"/>
        </w:rPr>
        <w:t xml:space="preserve">Zhang, R., Wang, W., Zhang, Z., Wang, D., Ding, H., Liu, H., Zang, S., &amp; Zhou, R. (2024). Genome-wide re-sequencing reveals selection signatures for important economic traits in </w:t>
      </w:r>
      <w:proofErr w:type="spellStart"/>
      <w:r w:rsidRPr="00881227">
        <w:rPr>
          <w:rFonts w:eastAsiaTheme="minorHAnsi"/>
        </w:rPr>
        <w:t>Taihang</w:t>
      </w:r>
      <w:proofErr w:type="spellEnd"/>
      <w:r w:rsidRPr="00881227">
        <w:rPr>
          <w:rFonts w:eastAsiaTheme="minorHAnsi"/>
        </w:rPr>
        <w:t xml:space="preserve"> chickens. </w:t>
      </w:r>
      <w:r w:rsidRPr="00881227">
        <w:rPr>
          <w:rFonts w:eastAsiaTheme="minorHAnsi"/>
          <w:i/>
          <w:iCs/>
        </w:rPr>
        <w:t>Poultry Science</w:t>
      </w:r>
      <w:r w:rsidRPr="00881227">
        <w:rPr>
          <w:rFonts w:eastAsiaTheme="minorHAnsi"/>
        </w:rPr>
        <w:t xml:space="preserve">, </w:t>
      </w:r>
      <w:r w:rsidRPr="00881227">
        <w:rPr>
          <w:rFonts w:eastAsiaTheme="minorHAnsi"/>
          <w:i/>
          <w:iCs/>
        </w:rPr>
        <w:t>103</w:t>
      </w:r>
      <w:r w:rsidRPr="00881227">
        <w:rPr>
          <w:rFonts w:eastAsiaTheme="minorHAnsi"/>
        </w:rPr>
        <w:t>(11), 104240. https://doi.org/10.1016/j.psj.2024.104240</w:t>
      </w:r>
    </w:p>
    <w:p w14:paraId="15AB1AEA" w14:textId="77777777" w:rsidR="00881227" w:rsidRPr="00881227" w:rsidRDefault="00881227" w:rsidP="00881227">
      <w:pPr>
        <w:pStyle w:val="Bibliography"/>
        <w:rPr>
          <w:rFonts w:eastAsiaTheme="minorHAnsi"/>
        </w:rPr>
      </w:pPr>
      <w:r w:rsidRPr="00881227">
        <w:rPr>
          <w:rFonts w:eastAsiaTheme="minorHAnsi"/>
        </w:rPr>
        <w:lastRenderedPageBreak/>
        <w:t xml:space="preserve">Zhu, H., Meissner, L. E., Byrnes, C., </w:t>
      </w:r>
      <w:proofErr w:type="spellStart"/>
      <w:r w:rsidRPr="00881227">
        <w:rPr>
          <w:rFonts w:eastAsiaTheme="minorHAnsi"/>
        </w:rPr>
        <w:t>Tuymetova</w:t>
      </w:r>
      <w:proofErr w:type="spellEnd"/>
      <w:r w:rsidRPr="00881227">
        <w:rPr>
          <w:rFonts w:eastAsiaTheme="minorHAnsi"/>
        </w:rPr>
        <w:t xml:space="preserve">, G., Tifft, C. J., &amp; Proia, R. L. (2020). The Complement Regulator Susd4 Influences Nervous-System Function and Neuronal Morphology in Mice. </w:t>
      </w:r>
      <w:proofErr w:type="spellStart"/>
      <w:r w:rsidRPr="00881227">
        <w:rPr>
          <w:rFonts w:eastAsiaTheme="minorHAnsi"/>
          <w:i/>
          <w:iCs/>
        </w:rPr>
        <w:t>iScience</w:t>
      </w:r>
      <w:proofErr w:type="spellEnd"/>
      <w:r w:rsidRPr="00881227">
        <w:rPr>
          <w:rFonts w:eastAsiaTheme="minorHAnsi"/>
        </w:rPr>
        <w:t xml:space="preserve">, </w:t>
      </w:r>
      <w:r w:rsidRPr="00881227">
        <w:rPr>
          <w:rFonts w:eastAsiaTheme="minorHAnsi"/>
          <w:i/>
          <w:iCs/>
        </w:rPr>
        <w:t>23</w:t>
      </w:r>
      <w:r w:rsidRPr="00881227">
        <w:rPr>
          <w:rFonts w:eastAsiaTheme="minorHAnsi"/>
        </w:rPr>
        <w:t>(3). https://doi.org/10.1016/j.isci.2020.100957</w:t>
      </w:r>
    </w:p>
    <w:p w14:paraId="03BD2212" w14:textId="6034429F" w:rsidR="00304CCA" w:rsidRPr="00F96EB6" w:rsidRDefault="00F96EB6" w:rsidP="00881227">
      <w:pPr>
        <w:pStyle w:val="Bibliography"/>
      </w:pPr>
      <w:r>
        <w:fldChar w:fldCharType="end"/>
      </w:r>
    </w:p>
    <w:sectPr w:rsidR="00304CCA" w:rsidRPr="00F96EB6" w:rsidSect="00C3554B">
      <w:footerReference w:type="even" r:id="rId17"/>
      <w:footerReference w:type="default" r:id="rId18"/>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6" w:author="Danny Jackson" w:date="2026-03-14T10:12:00Z" w:initials="DJ">
    <w:p w14:paraId="3DE50DD4" w14:textId="77777777" w:rsidR="000A03BF" w:rsidRDefault="000A03BF" w:rsidP="000A03BF">
      <w:r>
        <w:rPr>
          <w:rStyle w:val="CommentReference"/>
        </w:rPr>
        <w:annotationRef/>
      </w:r>
      <w:r>
        <w:rPr>
          <w:rFonts w:ascii="Calibri" w:eastAsia="Calibri" w:hAnsi="Calibri" w:cs="Calibri"/>
          <w:sz w:val="20"/>
          <w:szCs w:val="20"/>
        </w:rPr>
        <w:t xml:space="preserve">I feel like using a hatchery example is out of topic. You could perhaps replace the reference here with the work of Reid and collaborators on killifish parallel adaptation to pollution. </w:t>
      </w:r>
    </w:p>
  </w:comment>
  <w:comment w:id="49" w:author="Danny Jackson" w:date="2026-03-14T10:16:00Z" w:initials="DJ">
    <w:p w14:paraId="789F08B9" w14:textId="77777777" w:rsidR="000A03BF" w:rsidRDefault="000A03BF" w:rsidP="000A03BF">
      <w:r>
        <w:rPr>
          <w:rStyle w:val="CommentReference"/>
        </w:rPr>
        <w:annotationRef/>
      </w:r>
      <w:r>
        <w:rPr>
          <w:rFonts w:ascii="Calibri" w:eastAsia="Calibri" w:hAnsi="Calibri" w:cs="Calibri"/>
          <w:sz w:val="20"/>
          <w:szCs w:val="20"/>
        </w:rPr>
        <w:t>Rephrase and make more general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E50DD4" w15:done="0"/>
  <w15:commentEx w15:paraId="789F08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6D19EE" w16cex:dateUtc="2026-03-14T14:12:00Z"/>
  <w16cex:commentExtensible w16cex:durableId="36373909" w16cex:dateUtc="2026-03-14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E50DD4" w16cid:durableId="4D6D19EE"/>
  <w16cid:commentId w16cid:paraId="789F08B9" w16cid:durableId="363739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87FBE" w14:textId="77777777" w:rsidR="007C1A2D" w:rsidRDefault="007C1A2D" w:rsidP="002D6D4C">
      <w:r>
        <w:separator/>
      </w:r>
    </w:p>
  </w:endnote>
  <w:endnote w:type="continuationSeparator" w:id="0">
    <w:p w14:paraId="74041AF8" w14:textId="77777777" w:rsidR="007C1A2D" w:rsidRDefault="007C1A2D" w:rsidP="002D6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imesNewRomanPSMT">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031967"/>
      <w:docPartObj>
        <w:docPartGallery w:val="Page Numbers (Bottom of Page)"/>
        <w:docPartUnique/>
      </w:docPartObj>
    </w:sdtPr>
    <w:sdtContent>
      <w:p w14:paraId="75C4B1F3" w14:textId="0AE2C9C9" w:rsidR="002D6D4C" w:rsidRDefault="002D6D4C" w:rsidP="000774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54ED190" w14:textId="77777777" w:rsidR="002D6D4C" w:rsidRDefault="002D6D4C" w:rsidP="002D6D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4806939"/>
      <w:docPartObj>
        <w:docPartGallery w:val="Page Numbers (Bottom of Page)"/>
        <w:docPartUnique/>
      </w:docPartObj>
    </w:sdtPr>
    <w:sdtContent>
      <w:p w14:paraId="1ED4810E" w14:textId="5947AE8E" w:rsidR="002D6D4C" w:rsidRDefault="002D6D4C" w:rsidP="000774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31</w:t>
        </w:r>
        <w:r>
          <w:rPr>
            <w:rStyle w:val="PageNumber"/>
          </w:rPr>
          <w:fldChar w:fldCharType="end"/>
        </w:r>
      </w:p>
    </w:sdtContent>
  </w:sdt>
  <w:p w14:paraId="0BE426AE" w14:textId="77777777" w:rsidR="002D6D4C" w:rsidRDefault="002D6D4C" w:rsidP="002D6D4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6AAE6" w14:textId="77777777" w:rsidR="007C1A2D" w:rsidRDefault="007C1A2D" w:rsidP="002D6D4C">
      <w:r>
        <w:separator/>
      </w:r>
    </w:p>
  </w:footnote>
  <w:footnote w:type="continuationSeparator" w:id="0">
    <w:p w14:paraId="61B10A08" w14:textId="77777777" w:rsidR="007C1A2D" w:rsidRDefault="007C1A2D" w:rsidP="002D6D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543D"/>
    <w:multiLevelType w:val="multilevel"/>
    <w:tmpl w:val="EC60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7A0909"/>
    <w:multiLevelType w:val="hybridMultilevel"/>
    <w:tmpl w:val="44142744"/>
    <w:lvl w:ilvl="0" w:tplc="FE6AEF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B42E86"/>
    <w:multiLevelType w:val="hybridMultilevel"/>
    <w:tmpl w:val="1E42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B36A06"/>
    <w:multiLevelType w:val="hybridMultilevel"/>
    <w:tmpl w:val="5324E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EE288A"/>
    <w:multiLevelType w:val="hybridMultilevel"/>
    <w:tmpl w:val="DDA0F7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72B3371"/>
    <w:multiLevelType w:val="hybridMultilevel"/>
    <w:tmpl w:val="444ECF9C"/>
    <w:lvl w:ilvl="0" w:tplc="6B420AC4">
      <w:start w:val="1"/>
      <w:numFmt w:val="decimal"/>
      <w:lvlText w:val="%1"/>
      <w:lvlJc w:val="right"/>
      <w:pPr>
        <w:tabs>
          <w:tab w:val="num" w:pos="960"/>
        </w:tabs>
        <w:ind w:left="960" w:hanging="360"/>
      </w:pPr>
    </w:lvl>
    <w:lvl w:ilvl="1" w:tplc="00190409">
      <w:start w:val="1"/>
      <w:numFmt w:val="decimal"/>
      <w:lvlText w:val="%2."/>
      <w:lvlJc w:val="left"/>
      <w:pPr>
        <w:tabs>
          <w:tab w:val="num" w:pos="1440"/>
        </w:tabs>
        <w:ind w:left="1440" w:hanging="360"/>
      </w:pPr>
    </w:lvl>
    <w:lvl w:ilvl="2" w:tplc="001B0409">
      <w:start w:val="1"/>
      <w:numFmt w:val="decimal"/>
      <w:lvlText w:val="%3."/>
      <w:lvlJc w:val="left"/>
      <w:pPr>
        <w:tabs>
          <w:tab w:val="num" w:pos="2160"/>
        </w:tabs>
        <w:ind w:left="2160" w:hanging="360"/>
      </w:pPr>
    </w:lvl>
    <w:lvl w:ilvl="3" w:tplc="000F0409">
      <w:start w:val="1"/>
      <w:numFmt w:val="decimal"/>
      <w:lvlText w:val="%4."/>
      <w:lvlJc w:val="left"/>
      <w:pPr>
        <w:tabs>
          <w:tab w:val="num" w:pos="2880"/>
        </w:tabs>
        <w:ind w:left="2880" w:hanging="360"/>
      </w:pPr>
    </w:lvl>
    <w:lvl w:ilvl="4" w:tplc="00190409">
      <w:start w:val="1"/>
      <w:numFmt w:val="decimal"/>
      <w:lvlText w:val="%5."/>
      <w:lvlJc w:val="left"/>
      <w:pPr>
        <w:tabs>
          <w:tab w:val="num" w:pos="3600"/>
        </w:tabs>
        <w:ind w:left="3600" w:hanging="360"/>
      </w:pPr>
    </w:lvl>
    <w:lvl w:ilvl="5" w:tplc="001B0409">
      <w:start w:val="1"/>
      <w:numFmt w:val="decimal"/>
      <w:lvlText w:val="%6."/>
      <w:lvlJc w:val="left"/>
      <w:pPr>
        <w:tabs>
          <w:tab w:val="num" w:pos="4320"/>
        </w:tabs>
        <w:ind w:left="4320" w:hanging="360"/>
      </w:pPr>
    </w:lvl>
    <w:lvl w:ilvl="6" w:tplc="000F0409">
      <w:start w:val="1"/>
      <w:numFmt w:val="decimal"/>
      <w:lvlText w:val="%7."/>
      <w:lvlJc w:val="left"/>
      <w:pPr>
        <w:tabs>
          <w:tab w:val="num" w:pos="5040"/>
        </w:tabs>
        <w:ind w:left="5040" w:hanging="360"/>
      </w:pPr>
    </w:lvl>
    <w:lvl w:ilvl="7" w:tplc="00190409">
      <w:start w:val="1"/>
      <w:numFmt w:val="decimal"/>
      <w:lvlText w:val="%8."/>
      <w:lvlJc w:val="left"/>
      <w:pPr>
        <w:tabs>
          <w:tab w:val="num" w:pos="5760"/>
        </w:tabs>
        <w:ind w:left="5760" w:hanging="360"/>
      </w:pPr>
    </w:lvl>
    <w:lvl w:ilvl="8" w:tplc="001B0409">
      <w:start w:val="1"/>
      <w:numFmt w:val="decimal"/>
      <w:lvlText w:val="%9."/>
      <w:lvlJc w:val="left"/>
      <w:pPr>
        <w:tabs>
          <w:tab w:val="num" w:pos="6480"/>
        </w:tabs>
        <w:ind w:left="6480" w:hanging="360"/>
      </w:pPr>
    </w:lvl>
  </w:abstractNum>
  <w:abstractNum w:abstractNumId="6" w15:restartNumberingAfterBreak="0">
    <w:nsid w:val="441D5E1A"/>
    <w:multiLevelType w:val="hybridMultilevel"/>
    <w:tmpl w:val="09B81A62"/>
    <w:lvl w:ilvl="0" w:tplc="41DAD0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2D4308"/>
    <w:multiLevelType w:val="hybridMultilevel"/>
    <w:tmpl w:val="C22E1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7D62C7"/>
    <w:multiLevelType w:val="multilevel"/>
    <w:tmpl w:val="6C5E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B77843"/>
    <w:multiLevelType w:val="hybridMultilevel"/>
    <w:tmpl w:val="F210E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797234"/>
    <w:multiLevelType w:val="hybridMultilevel"/>
    <w:tmpl w:val="07825E3C"/>
    <w:lvl w:ilvl="0" w:tplc="9EFED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D074E8"/>
    <w:multiLevelType w:val="hybridMultilevel"/>
    <w:tmpl w:val="7DE2C9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4498207">
    <w:abstractNumId w:val="8"/>
  </w:num>
  <w:num w:numId="2" w16cid:durableId="1930768281">
    <w:abstractNumId w:val="5"/>
  </w:num>
  <w:num w:numId="3" w16cid:durableId="1237010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0321002">
    <w:abstractNumId w:val="11"/>
  </w:num>
  <w:num w:numId="5" w16cid:durableId="1884250347">
    <w:abstractNumId w:val="3"/>
  </w:num>
  <w:num w:numId="6" w16cid:durableId="1615164135">
    <w:abstractNumId w:val="2"/>
  </w:num>
  <w:num w:numId="7" w16cid:durableId="1636065050">
    <w:abstractNumId w:val="10"/>
  </w:num>
  <w:num w:numId="8" w16cid:durableId="951400416">
    <w:abstractNumId w:val="6"/>
  </w:num>
  <w:num w:numId="9" w16cid:durableId="94134456">
    <w:abstractNumId w:val="4"/>
  </w:num>
  <w:num w:numId="10" w16cid:durableId="729957637">
    <w:abstractNumId w:val="1"/>
  </w:num>
  <w:num w:numId="11" w16cid:durableId="1146121869">
    <w:abstractNumId w:val="7"/>
  </w:num>
  <w:num w:numId="12" w16cid:durableId="569120828">
    <w:abstractNumId w:val="9"/>
  </w:num>
  <w:num w:numId="13" w16cid:durableId="18294451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ny Jackson">
    <w15:presenceInfo w15:providerId="Windows Live" w15:userId="f4f0f59f9d9e58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78F"/>
    <w:rsid w:val="000023FB"/>
    <w:rsid w:val="00014CCC"/>
    <w:rsid w:val="000337C4"/>
    <w:rsid w:val="00034B1D"/>
    <w:rsid w:val="00040C8D"/>
    <w:rsid w:val="00043906"/>
    <w:rsid w:val="0005053C"/>
    <w:rsid w:val="00051916"/>
    <w:rsid w:val="00072B26"/>
    <w:rsid w:val="00082146"/>
    <w:rsid w:val="0008241F"/>
    <w:rsid w:val="0009553C"/>
    <w:rsid w:val="00097251"/>
    <w:rsid w:val="000A03BF"/>
    <w:rsid w:val="000A5E4B"/>
    <w:rsid w:val="000B2986"/>
    <w:rsid w:val="000B62C3"/>
    <w:rsid w:val="000B7E8A"/>
    <w:rsid w:val="000C3231"/>
    <w:rsid w:val="000C7B80"/>
    <w:rsid w:val="000D2DCD"/>
    <w:rsid w:val="000D41C2"/>
    <w:rsid w:val="000D79AD"/>
    <w:rsid w:val="000E0DF9"/>
    <w:rsid w:val="000E6A20"/>
    <w:rsid w:val="000F00A4"/>
    <w:rsid w:val="000F6513"/>
    <w:rsid w:val="00107AF4"/>
    <w:rsid w:val="001127A2"/>
    <w:rsid w:val="00120FB6"/>
    <w:rsid w:val="001235DD"/>
    <w:rsid w:val="001243C1"/>
    <w:rsid w:val="001243D7"/>
    <w:rsid w:val="00125099"/>
    <w:rsid w:val="001271C5"/>
    <w:rsid w:val="00144025"/>
    <w:rsid w:val="00147DCF"/>
    <w:rsid w:val="001721EC"/>
    <w:rsid w:val="00173967"/>
    <w:rsid w:val="00177E81"/>
    <w:rsid w:val="001A72F4"/>
    <w:rsid w:val="001B27B3"/>
    <w:rsid w:val="001B6ADE"/>
    <w:rsid w:val="001D1173"/>
    <w:rsid w:val="001D1C68"/>
    <w:rsid w:val="001D4D6B"/>
    <w:rsid w:val="001D4DD1"/>
    <w:rsid w:val="001E0B45"/>
    <w:rsid w:val="001E0F91"/>
    <w:rsid w:val="001E53F8"/>
    <w:rsid w:val="001F00E2"/>
    <w:rsid w:val="002062CB"/>
    <w:rsid w:val="00214093"/>
    <w:rsid w:val="00222B57"/>
    <w:rsid w:val="00226C0D"/>
    <w:rsid w:val="002302D8"/>
    <w:rsid w:val="002372D2"/>
    <w:rsid w:val="00242CF8"/>
    <w:rsid w:val="00245783"/>
    <w:rsid w:val="002542DA"/>
    <w:rsid w:val="00260A07"/>
    <w:rsid w:val="002739E7"/>
    <w:rsid w:val="0028087A"/>
    <w:rsid w:val="00282F27"/>
    <w:rsid w:val="00285A9A"/>
    <w:rsid w:val="00292D3F"/>
    <w:rsid w:val="002A6529"/>
    <w:rsid w:val="002A7304"/>
    <w:rsid w:val="002A7442"/>
    <w:rsid w:val="002B51D5"/>
    <w:rsid w:val="002B5ACD"/>
    <w:rsid w:val="002C067A"/>
    <w:rsid w:val="002C0AE7"/>
    <w:rsid w:val="002C53C8"/>
    <w:rsid w:val="002C7795"/>
    <w:rsid w:val="002D01F7"/>
    <w:rsid w:val="002D1730"/>
    <w:rsid w:val="002D207D"/>
    <w:rsid w:val="002D25B2"/>
    <w:rsid w:val="002D452C"/>
    <w:rsid w:val="002D4D24"/>
    <w:rsid w:val="002D6370"/>
    <w:rsid w:val="002D65AD"/>
    <w:rsid w:val="002D6D4C"/>
    <w:rsid w:val="002D6E55"/>
    <w:rsid w:val="002E1F60"/>
    <w:rsid w:val="002E44FF"/>
    <w:rsid w:val="00304CCA"/>
    <w:rsid w:val="00306ED9"/>
    <w:rsid w:val="00330605"/>
    <w:rsid w:val="0033319F"/>
    <w:rsid w:val="00346793"/>
    <w:rsid w:val="003560AA"/>
    <w:rsid w:val="003673D3"/>
    <w:rsid w:val="00373642"/>
    <w:rsid w:val="00374867"/>
    <w:rsid w:val="003904EE"/>
    <w:rsid w:val="00396D2A"/>
    <w:rsid w:val="00397622"/>
    <w:rsid w:val="003A6CB7"/>
    <w:rsid w:val="003B0D2D"/>
    <w:rsid w:val="003B5579"/>
    <w:rsid w:val="003D16D4"/>
    <w:rsid w:val="003D29F7"/>
    <w:rsid w:val="003E038C"/>
    <w:rsid w:val="003E2D76"/>
    <w:rsid w:val="003F0538"/>
    <w:rsid w:val="003F20E2"/>
    <w:rsid w:val="003F6E85"/>
    <w:rsid w:val="00400809"/>
    <w:rsid w:val="00400A28"/>
    <w:rsid w:val="00402167"/>
    <w:rsid w:val="0040498E"/>
    <w:rsid w:val="00407F94"/>
    <w:rsid w:val="00410F32"/>
    <w:rsid w:val="00427F67"/>
    <w:rsid w:val="0043529F"/>
    <w:rsid w:val="004447EB"/>
    <w:rsid w:val="00444C7E"/>
    <w:rsid w:val="00445C45"/>
    <w:rsid w:val="0044746D"/>
    <w:rsid w:val="00453D09"/>
    <w:rsid w:val="00461EBB"/>
    <w:rsid w:val="00466631"/>
    <w:rsid w:val="00470741"/>
    <w:rsid w:val="004711C4"/>
    <w:rsid w:val="00485AAC"/>
    <w:rsid w:val="00486A7C"/>
    <w:rsid w:val="004A46C2"/>
    <w:rsid w:val="004B71C6"/>
    <w:rsid w:val="004C0ED8"/>
    <w:rsid w:val="004C43A1"/>
    <w:rsid w:val="004D19F0"/>
    <w:rsid w:val="004D79F3"/>
    <w:rsid w:val="004E0BDB"/>
    <w:rsid w:val="004E2993"/>
    <w:rsid w:val="004E3A08"/>
    <w:rsid w:val="004F46E9"/>
    <w:rsid w:val="005125B7"/>
    <w:rsid w:val="00515936"/>
    <w:rsid w:val="00521413"/>
    <w:rsid w:val="005225B1"/>
    <w:rsid w:val="00536B35"/>
    <w:rsid w:val="00541EF1"/>
    <w:rsid w:val="00542486"/>
    <w:rsid w:val="0055591F"/>
    <w:rsid w:val="0056135C"/>
    <w:rsid w:val="005770CF"/>
    <w:rsid w:val="00581372"/>
    <w:rsid w:val="005814A0"/>
    <w:rsid w:val="00584933"/>
    <w:rsid w:val="0058630A"/>
    <w:rsid w:val="005A3273"/>
    <w:rsid w:val="005B1920"/>
    <w:rsid w:val="005C0126"/>
    <w:rsid w:val="005D2B75"/>
    <w:rsid w:val="005E11F9"/>
    <w:rsid w:val="005E166B"/>
    <w:rsid w:val="0060072C"/>
    <w:rsid w:val="00604E25"/>
    <w:rsid w:val="00611A69"/>
    <w:rsid w:val="006279F3"/>
    <w:rsid w:val="00653803"/>
    <w:rsid w:val="006579BA"/>
    <w:rsid w:val="00663FF4"/>
    <w:rsid w:val="006651F0"/>
    <w:rsid w:val="00667F64"/>
    <w:rsid w:val="00671504"/>
    <w:rsid w:val="00671EE8"/>
    <w:rsid w:val="006727D1"/>
    <w:rsid w:val="0067498B"/>
    <w:rsid w:val="00675B92"/>
    <w:rsid w:val="00684DDA"/>
    <w:rsid w:val="006859B4"/>
    <w:rsid w:val="006908F0"/>
    <w:rsid w:val="006A4E3F"/>
    <w:rsid w:val="006A7BA9"/>
    <w:rsid w:val="006B5998"/>
    <w:rsid w:val="006B6696"/>
    <w:rsid w:val="006C05E1"/>
    <w:rsid w:val="006C4BC6"/>
    <w:rsid w:val="006D1373"/>
    <w:rsid w:val="006D462C"/>
    <w:rsid w:val="006D4C91"/>
    <w:rsid w:val="006D52C0"/>
    <w:rsid w:val="006E0B38"/>
    <w:rsid w:val="006E4111"/>
    <w:rsid w:val="006E6CBC"/>
    <w:rsid w:val="006F74B2"/>
    <w:rsid w:val="00702404"/>
    <w:rsid w:val="007057E1"/>
    <w:rsid w:val="00712099"/>
    <w:rsid w:val="007156F0"/>
    <w:rsid w:val="00725894"/>
    <w:rsid w:val="007265D3"/>
    <w:rsid w:val="00732823"/>
    <w:rsid w:val="0073423B"/>
    <w:rsid w:val="007348A5"/>
    <w:rsid w:val="0073640D"/>
    <w:rsid w:val="00736C0B"/>
    <w:rsid w:val="00744C12"/>
    <w:rsid w:val="00750FCE"/>
    <w:rsid w:val="00754C12"/>
    <w:rsid w:val="00756492"/>
    <w:rsid w:val="0076390C"/>
    <w:rsid w:val="00763DD7"/>
    <w:rsid w:val="00766E45"/>
    <w:rsid w:val="0077798F"/>
    <w:rsid w:val="0078003E"/>
    <w:rsid w:val="0078229F"/>
    <w:rsid w:val="007826E2"/>
    <w:rsid w:val="0078786A"/>
    <w:rsid w:val="00791708"/>
    <w:rsid w:val="00794CD0"/>
    <w:rsid w:val="00795247"/>
    <w:rsid w:val="007A6CC1"/>
    <w:rsid w:val="007B0F86"/>
    <w:rsid w:val="007B14EB"/>
    <w:rsid w:val="007B4C34"/>
    <w:rsid w:val="007C150A"/>
    <w:rsid w:val="007C16E0"/>
    <w:rsid w:val="007C1A2D"/>
    <w:rsid w:val="007C1DC7"/>
    <w:rsid w:val="007C5A84"/>
    <w:rsid w:val="007C75EE"/>
    <w:rsid w:val="007F5480"/>
    <w:rsid w:val="00807D86"/>
    <w:rsid w:val="00815648"/>
    <w:rsid w:val="00816E29"/>
    <w:rsid w:val="00823F90"/>
    <w:rsid w:val="00825C7F"/>
    <w:rsid w:val="00826583"/>
    <w:rsid w:val="008272BF"/>
    <w:rsid w:val="008302AF"/>
    <w:rsid w:val="008341DA"/>
    <w:rsid w:val="00847ABC"/>
    <w:rsid w:val="00847D9D"/>
    <w:rsid w:val="0085178F"/>
    <w:rsid w:val="008574A1"/>
    <w:rsid w:val="00857F47"/>
    <w:rsid w:val="00881227"/>
    <w:rsid w:val="008845B0"/>
    <w:rsid w:val="00886386"/>
    <w:rsid w:val="0088791E"/>
    <w:rsid w:val="008A699A"/>
    <w:rsid w:val="008B5654"/>
    <w:rsid w:val="008B60B2"/>
    <w:rsid w:val="008D5DDE"/>
    <w:rsid w:val="008E1DBC"/>
    <w:rsid w:val="008F5817"/>
    <w:rsid w:val="00904085"/>
    <w:rsid w:val="0090789E"/>
    <w:rsid w:val="00911589"/>
    <w:rsid w:val="00913D38"/>
    <w:rsid w:val="00915715"/>
    <w:rsid w:val="009170B4"/>
    <w:rsid w:val="00934DF3"/>
    <w:rsid w:val="00945F0C"/>
    <w:rsid w:val="009471E1"/>
    <w:rsid w:val="00963D70"/>
    <w:rsid w:val="009749C7"/>
    <w:rsid w:val="00975B6A"/>
    <w:rsid w:val="00975E2E"/>
    <w:rsid w:val="00981918"/>
    <w:rsid w:val="00981C07"/>
    <w:rsid w:val="0099202F"/>
    <w:rsid w:val="009B6475"/>
    <w:rsid w:val="009B64EF"/>
    <w:rsid w:val="009C0650"/>
    <w:rsid w:val="009C30AF"/>
    <w:rsid w:val="009D641D"/>
    <w:rsid w:val="009D6CB0"/>
    <w:rsid w:val="009E0653"/>
    <w:rsid w:val="009F371D"/>
    <w:rsid w:val="00A01386"/>
    <w:rsid w:val="00A07AFF"/>
    <w:rsid w:val="00A10FA1"/>
    <w:rsid w:val="00A316B5"/>
    <w:rsid w:val="00A33D4F"/>
    <w:rsid w:val="00A34550"/>
    <w:rsid w:val="00A50D58"/>
    <w:rsid w:val="00A554DB"/>
    <w:rsid w:val="00A62D78"/>
    <w:rsid w:val="00A65444"/>
    <w:rsid w:val="00A833AC"/>
    <w:rsid w:val="00A87208"/>
    <w:rsid w:val="00A90E2F"/>
    <w:rsid w:val="00A90EEB"/>
    <w:rsid w:val="00A95E3F"/>
    <w:rsid w:val="00A97CE6"/>
    <w:rsid w:val="00AA3905"/>
    <w:rsid w:val="00AA3F03"/>
    <w:rsid w:val="00AA7173"/>
    <w:rsid w:val="00AB0012"/>
    <w:rsid w:val="00AB7B99"/>
    <w:rsid w:val="00AC10FE"/>
    <w:rsid w:val="00AC1477"/>
    <w:rsid w:val="00AC3994"/>
    <w:rsid w:val="00AC696F"/>
    <w:rsid w:val="00AD2AFB"/>
    <w:rsid w:val="00AE3977"/>
    <w:rsid w:val="00AE6E5A"/>
    <w:rsid w:val="00AF493F"/>
    <w:rsid w:val="00AF7FBB"/>
    <w:rsid w:val="00B0043B"/>
    <w:rsid w:val="00B006F0"/>
    <w:rsid w:val="00B046BC"/>
    <w:rsid w:val="00B077FE"/>
    <w:rsid w:val="00B1281C"/>
    <w:rsid w:val="00B142F6"/>
    <w:rsid w:val="00B17DF2"/>
    <w:rsid w:val="00B369DB"/>
    <w:rsid w:val="00B46C90"/>
    <w:rsid w:val="00B46E58"/>
    <w:rsid w:val="00B571D3"/>
    <w:rsid w:val="00B64C7D"/>
    <w:rsid w:val="00B87897"/>
    <w:rsid w:val="00B95A25"/>
    <w:rsid w:val="00B969A2"/>
    <w:rsid w:val="00B97723"/>
    <w:rsid w:val="00BA2864"/>
    <w:rsid w:val="00BA3E31"/>
    <w:rsid w:val="00BB463B"/>
    <w:rsid w:val="00BC5BEA"/>
    <w:rsid w:val="00BF62AF"/>
    <w:rsid w:val="00C04462"/>
    <w:rsid w:val="00C06308"/>
    <w:rsid w:val="00C13D20"/>
    <w:rsid w:val="00C212DF"/>
    <w:rsid w:val="00C234B9"/>
    <w:rsid w:val="00C24752"/>
    <w:rsid w:val="00C247FB"/>
    <w:rsid w:val="00C25187"/>
    <w:rsid w:val="00C3554B"/>
    <w:rsid w:val="00C35705"/>
    <w:rsid w:val="00C52E46"/>
    <w:rsid w:val="00C552E8"/>
    <w:rsid w:val="00C57197"/>
    <w:rsid w:val="00C6396A"/>
    <w:rsid w:val="00C67C22"/>
    <w:rsid w:val="00C7421A"/>
    <w:rsid w:val="00C8148B"/>
    <w:rsid w:val="00C8641A"/>
    <w:rsid w:val="00C9321A"/>
    <w:rsid w:val="00C94618"/>
    <w:rsid w:val="00CA0B7A"/>
    <w:rsid w:val="00CA141F"/>
    <w:rsid w:val="00CA2E21"/>
    <w:rsid w:val="00CA5229"/>
    <w:rsid w:val="00CA5450"/>
    <w:rsid w:val="00CA7130"/>
    <w:rsid w:val="00CB5AB3"/>
    <w:rsid w:val="00CD40F6"/>
    <w:rsid w:val="00CD579E"/>
    <w:rsid w:val="00CD6595"/>
    <w:rsid w:val="00CF0EAC"/>
    <w:rsid w:val="00CF1894"/>
    <w:rsid w:val="00D04AF6"/>
    <w:rsid w:val="00D075F4"/>
    <w:rsid w:val="00D101C7"/>
    <w:rsid w:val="00D10A17"/>
    <w:rsid w:val="00D17B8C"/>
    <w:rsid w:val="00D36751"/>
    <w:rsid w:val="00D369E5"/>
    <w:rsid w:val="00D37891"/>
    <w:rsid w:val="00D45313"/>
    <w:rsid w:val="00D47C07"/>
    <w:rsid w:val="00D707B0"/>
    <w:rsid w:val="00D73D7D"/>
    <w:rsid w:val="00D821CF"/>
    <w:rsid w:val="00D941CC"/>
    <w:rsid w:val="00DA0C10"/>
    <w:rsid w:val="00DA41A9"/>
    <w:rsid w:val="00DB3AA5"/>
    <w:rsid w:val="00DB450F"/>
    <w:rsid w:val="00DC016C"/>
    <w:rsid w:val="00DC3903"/>
    <w:rsid w:val="00DC4E17"/>
    <w:rsid w:val="00DC5746"/>
    <w:rsid w:val="00DD2F96"/>
    <w:rsid w:val="00DE3BE0"/>
    <w:rsid w:val="00DE3F64"/>
    <w:rsid w:val="00DF2823"/>
    <w:rsid w:val="00DF4492"/>
    <w:rsid w:val="00E02A5F"/>
    <w:rsid w:val="00E1092B"/>
    <w:rsid w:val="00E1114E"/>
    <w:rsid w:val="00E122F5"/>
    <w:rsid w:val="00E1562A"/>
    <w:rsid w:val="00E168C2"/>
    <w:rsid w:val="00E348FE"/>
    <w:rsid w:val="00E35866"/>
    <w:rsid w:val="00E468A5"/>
    <w:rsid w:val="00E47263"/>
    <w:rsid w:val="00E57851"/>
    <w:rsid w:val="00E73464"/>
    <w:rsid w:val="00E817E3"/>
    <w:rsid w:val="00E8193A"/>
    <w:rsid w:val="00E8218A"/>
    <w:rsid w:val="00E91933"/>
    <w:rsid w:val="00E9295A"/>
    <w:rsid w:val="00EA1738"/>
    <w:rsid w:val="00EA3916"/>
    <w:rsid w:val="00EA773F"/>
    <w:rsid w:val="00EB278E"/>
    <w:rsid w:val="00EC2632"/>
    <w:rsid w:val="00EC2A75"/>
    <w:rsid w:val="00EC5ED1"/>
    <w:rsid w:val="00EE3E0E"/>
    <w:rsid w:val="00EE5DD6"/>
    <w:rsid w:val="00EE7616"/>
    <w:rsid w:val="00EF5CFB"/>
    <w:rsid w:val="00F01CDB"/>
    <w:rsid w:val="00F0206F"/>
    <w:rsid w:val="00F169E9"/>
    <w:rsid w:val="00F242EC"/>
    <w:rsid w:val="00F25930"/>
    <w:rsid w:val="00F45723"/>
    <w:rsid w:val="00F47ADE"/>
    <w:rsid w:val="00F508DC"/>
    <w:rsid w:val="00F51033"/>
    <w:rsid w:val="00F51214"/>
    <w:rsid w:val="00F54901"/>
    <w:rsid w:val="00F571CB"/>
    <w:rsid w:val="00F701F8"/>
    <w:rsid w:val="00F76822"/>
    <w:rsid w:val="00F96EB6"/>
    <w:rsid w:val="00F97D88"/>
    <w:rsid w:val="00FA2995"/>
    <w:rsid w:val="00FA491C"/>
    <w:rsid w:val="00FA4A2F"/>
    <w:rsid w:val="00FC6680"/>
    <w:rsid w:val="00FC787C"/>
    <w:rsid w:val="00FE5E42"/>
    <w:rsid w:val="00FE72A9"/>
    <w:rsid w:val="00FE7D98"/>
    <w:rsid w:val="00FF36E3"/>
    <w:rsid w:val="00FF66CF"/>
    <w:rsid w:val="00FF7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CC44E"/>
  <w14:defaultImageDpi w14:val="32767"/>
  <w15:chartTrackingRefBased/>
  <w15:docId w15:val="{4A2EE307-6C31-5341-A7C6-4026D716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169E9"/>
    <w:rPr>
      <w:rFonts w:ascii="Times New Roman" w:eastAsiaTheme="minorEastAsia" w:hAnsi="Times New Roman" w:cs="Times New Roman"/>
    </w:rPr>
  </w:style>
  <w:style w:type="paragraph" w:styleId="Heading1">
    <w:name w:val="heading 1"/>
    <w:basedOn w:val="Normal"/>
    <w:next w:val="Normal"/>
    <w:link w:val="Heading1Char"/>
    <w:uiPriority w:val="9"/>
    <w:qFormat/>
    <w:rsid w:val="0085178F"/>
    <w:pPr>
      <w:keepNext/>
      <w:spacing w:before="240" w:after="60"/>
      <w:outlineLvl w:val="0"/>
    </w:pPr>
    <w:rPr>
      <w:b/>
      <w:kern w:val="32"/>
    </w:rPr>
  </w:style>
  <w:style w:type="paragraph" w:styleId="Heading2">
    <w:name w:val="heading 2"/>
    <w:basedOn w:val="Normal"/>
    <w:next w:val="Normal"/>
    <w:link w:val="Heading2Char"/>
    <w:uiPriority w:val="9"/>
    <w:qFormat/>
    <w:rsid w:val="0085178F"/>
    <w:pPr>
      <w:keepNext/>
      <w:spacing w:before="240" w:after="60"/>
      <w:outlineLvl w:val="1"/>
    </w:pPr>
    <w:rPr>
      <w:b/>
    </w:rPr>
  </w:style>
  <w:style w:type="paragraph" w:styleId="Heading3">
    <w:name w:val="heading 3"/>
    <w:basedOn w:val="Normal"/>
    <w:next w:val="Normal"/>
    <w:link w:val="Heading3Char"/>
    <w:uiPriority w:val="9"/>
    <w:semiHidden/>
    <w:unhideWhenUsed/>
    <w:qFormat/>
    <w:rsid w:val="0085178F"/>
    <w:pPr>
      <w:keepNext/>
      <w:keepLines/>
      <w:spacing w:before="280" w:after="80"/>
      <w:outlineLvl w:val="2"/>
    </w:pPr>
    <w:rPr>
      <w:rFonts w:ascii="Calibri" w:eastAsia="Calibri" w:hAnsi="Calibri" w:cs="Calibri"/>
      <w:b/>
      <w:sz w:val="28"/>
      <w:szCs w:val="28"/>
    </w:rPr>
  </w:style>
  <w:style w:type="paragraph" w:styleId="Heading4">
    <w:name w:val="heading 4"/>
    <w:basedOn w:val="Normal"/>
    <w:next w:val="Normal"/>
    <w:link w:val="Heading4Char"/>
    <w:uiPriority w:val="9"/>
    <w:semiHidden/>
    <w:unhideWhenUsed/>
    <w:qFormat/>
    <w:rsid w:val="0085178F"/>
    <w:pPr>
      <w:keepNext/>
      <w:keepLines/>
      <w:spacing w:before="240" w:after="40"/>
      <w:outlineLvl w:val="3"/>
    </w:pPr>
    <w:rPr>
      <w:rFonts w:ascii="Calibri" w:eastAsia="Calibri" w:hAnsi="Calibri" w:cs="Calibri"/>
      <w:b/>
    </w:rPr>
  </w:style>
  <w:style w:type="paragraph" w:styleId="Heading5">
    <w:name w:val="heading 5"/>
    <w:basedOn w:val="Normal"/>
    <w:next w:val="Normal"/>
    <w:link w:val="Heading5Char"/>
    <w:uiPriority w:val="9"/>
    <w:semiHidden/>
    <w:unhideWhenUsed/>
    <w:qFormat/>
    <w:rsid w:val="0085178F"/>
    <w:pPr>
      <w:keepNext/>
      <w:keepLines/>
      <w:spacing w:before="220" w:after="40"/>
      <w:outlineLvl w:val="4"/>
    </w:pPr>
    <w:rPr>
      <w:rFonts w:ascii="Calibri" w:eastAsia="Calibri" w:hAnsi="Calibri" w:cs="Calibri"/>
      <w:b/>
      <w:sz w:val="22"/>
      <w:szCs w:val="22"/>
    </w:rPr>
  </w:style>
  <w:style w:type="paragraph" w:styleId="Heading6">
    <w:name w:val="heading 6"/>
    <w:basedOn w:val="Normal"/>
    <w:next w:val="Normal"/>
    <w:link w:val="Heading6Char"/>
    <w:uiPriority w:val="9"/>
    <w:semiHidden/>
    <w:unhideWhenUsed/>
    <w:qFormat/>
    <w:rsid w:val="0085178F"/>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8F"/>
    <w:rPr>
      <w:rFonts w:ascii="Times New Roman" w:eastAsiaTheme="minorEastAsia" w:hAnsi="Times New Roman" w:cs="Times New Roman"/>
      <w:b/>
      <w:kern w:val="32"/>
    </w:rPr>
  </w:style>
  <w:style w:type="character" w:customStyle="1" w:styleId="Heading2Char">
    <w:name w:val="Heading 2 Char"/>
    <w:basedOn w:val="DefaultParagraphFont"/>
    <w:link w:val="Heading2"/>
    <w:uiPriority w:val="9"/>
    <w:rsid w:val="0085178F"/>
    <w:rPr>
      <w:rFonts w:ascii="Times New Roman" w:eastAsiaTheme="minorEastAsia" w:hAnsi="Times New Roman" w:cs="Times New Roman"/>
      <w:b/>
    </w:rPr>
  </w:style>
  <w:style w:type="character" w:customStyle="1" w:styleId="Heading3Char">
    <w:name w:val="Heading 3 Char"/>
    <w:basedOn w:val="DefaultParagraphFont"/>
    <w:link w:val="Heading3"/>
    <w:uiPriority w:val="9"/>
    <w:semiHidden/>
    <w:rsid w:val="0085178F"/>
    <w:rPr>
      <w:rFonts w:ascii="Calibri" w:eastAsia="Calibri" w:hAnsi="Calibri" w:cs="Calibri"/>
      <w:b/>
      <w:sz w:val="28"/>
      <w:szCs w:val="28"/>
    </w:rPr>
  </w:style>
  <w:style w:type="character" w:customStyle="1" w:styleId="Heading4Char">
    <w:name w:val="Heading 4 Char"/>
    <w:basedOn w:val="DefaultParagraphFont"/>
    <w:link w:val="Heading4"/>
    <w:uiPriority w:val="9"/>
    <w:semiHidden/>
    <w:rsid w:val="0085178F"/>
    <w:rPr>
      <w:rFonts w:ascii="Calibri" w:eastAsia="Calibri" w:hAnsi="Calibri" w:cs="Calibri"/>
      <w:b/>
    </w:rPr>
  </w:style>
  <w:style w:type="character" w:customStyle="1" w:styleId="Heading5Char">
    <w:name w:val="Heading 5 Char"/>
    <w:basedOn w:val="DefaultParagraphFont"/>
    <w:link w:val="Heading5"/>
    <w:uiPriority w:val="9"/>
    <w:semiHidden/>
    <w:rsid w:val="0085178F"/>
    <w:rPr>
      <w:rFonts w:ascii="Calibri" w:eastAsia="Calibri" w:hAnsi="Calibri" w:cs="Calibri"/>
      <w:b/>
      <w:sz w:val="22"/>
      <w:szCs w:val="22"/>
    </w:rPr>
  </w:style>
  <w:style w:type="character" w:customStyle="1" w:styleId="Heading6Char">
    <w:name w:val="Heading 6 Char"/>
    <w:basedOn w:val="DefaultParagraphFont"/>
    <w:link w:val="Heading6"/>
    <w:uiPriority w:val="9"/>
    <w:semiHidden/>
    <w:rsid w:val="0085178F"/>
    <w:rPr>
      <w:rFonts w:ascii="Calibri" w:eastAsia="Calibri" w:hAnsi="Calibri" w:cs="Calibri"/>
      <w:b/>
      <w:sz w:val="20"/>
      <w:szCs w:val="20"/>
    </w:rPr>
  </w:style>
  <w:style w:type="paragraph" w:customStyle="1" w:styleId="msonormal0">
    <w:name w:val="msonormal"/>
    <w:rsid w:val="0085178F"/>
    <w:rPr>
      <w:rFonts w:ascii="Times New Roman" w:eastAsiaTheme="minorEastAsia" w:hAnsi="Times New Roman" w:cs="Times New Roman"/>
    </w:rPr>
  </w:style>
  <w:style w:type="paragraph" w:styleId="NormalWeb">
    <w:name w:val="Normal (Web)"/>
    <w:uiPriority w:val="99"/>
    <w:unhideWhenUsed/>
    <w:rsid w:val="0085178F"/>
    <w:rPr>
      <w:rFonts w:ascii="Times New Roman" w:eastAsiaTheme="minorEastAsia" w:hAnsi="Times New Roman" w:cs="Times New Roman"/>
    </w:rPr>
  </w:style>
  <w:style w:type="paragraph" w:styleId="Footer">
    <w:name w:val="footer"/>
    <w:basedOn w:val="Normal"/>
    <w:link w:val="FooterChar"/>
    <w:uiPriority w:val="99"/>
    <w:unhideWhenUsed/>
    <w:rsid w:val="0085178F"/>
    <w:pPr>
      <w:tabs>
        <w:tab w:val="center" w:pos="4320"/>
        <w:tab w:val="right" w:pos="8640"/>
      </w:tabs>
      <w:spacing w:after="720"/>
    </w:pPr>
  </w:style>
  <w:style w:type="character" w:customStyle="1" w:styleId="FooterChar">
    <w:name w:val="Footer Char"/>
    <w:basedOn w:val="DefaultParagraphFont"/>
    <w:link w:val="Footer"/>
    <w:uiPriority w:val="99"/>
    <w:rsid w:val="0085178F"/>
    <w:rPr>
      <w:rFonts w:ascii="Times New Roman" w:eastAsiaTheme="minorEastAsia" w:hAnsi="Times New Roman" w:cs="Times New Roman"/>
    </w:rPr>
  </w:style>
  <w:style w:type="paragraph" w:styleId="Header">
    <w:name w:val="header"/>
    <w:basedOn w:val="Normal"/>
    <w:link w:val="HeaderChar"/>
    <w:uiPriority w:val="99"/>
    <w:unhideWhenUsed/>
    <w:rsid w:val="0085178F"/>
    <w:pPr>
      <w:tabs>
        <w:tab w:val="center" w:pos="4320"/>
        <w:tab w:val="right" w:pos="8640"/>
      </w:tabs>
      <w:spacing w:before="720"/>
      <w:ind w:left="720" w:right="720"/>
    </w:pPr>
  </w:style>
  <w:style w:type="character" w:customStyle="1" w:styleId="HeaderChar">
    <w:name w:val="Header Char"/>
    <w:basedOn w:val="DefaultParagraphFont"/>
    <w:link w:val="Header"/>
    <w:uiPriority w:val="99"/>
    <w:rsid w:val="0085178F"/>
    <w:rPr>
      <w:rFonts w:ascii="Times New Roman" w:eastAsiaTheme="minorEastAsia" w:hAnsi="Times New Roman" w:cs="Times New Roman"/>
    </w:rPr>
  </w:style>
  <w:style w:type="paragraph" w:styleId="TOC1">
    <w:name w:val="toc 1"/>
    <w:basedOn w:val="Normal"/>
    <w:next w:val="Normal"/>
    <w:autoRedefine/>
    <w:uiPriority w:val="39"/>
    <w:unhideWhenUsed/>
    <w:rsid w:val="0085178F"/>
    <w:pPr>
      <w:tabs>
        <w:tab w:val="num" w:leader="dot" w:pos="960"/>
        <w:tab w:val="right" w:leader="dot" w:pos="8300"/>
      </w:tabs>
      <w:spacing w:line="480" w:lineRule="auto"/>
      <w:ind w:left="1540" w:hanging="1584"/>
    </w:pPr>
    <w:rPr>
      <w:spacing w:val="-2"/>
    </w:rPr>
  </w:style>
  <w:style w:type="paragraph" w:styleId="TOC2">
    <w:name w:val="toc 2"/>
    <w:basedOn w:val="Normal"/>
    <w:next w:val="Normal"/>
    <w:autoRedefine/>
    <w:uiPriority w:val="39"/>
    <w:unhideWhenUsed/>
    <w:rsid w:val="0085178F"/>
    <w:pPr>
      <w:tabs>
        <w:tab w:val="right" w:leader="dot" w:pos="8300"/>
      </w:tabs>
      <w:spacing w:line="480" w:lineRule="auto"/>
      <w:ind w:left="1440"/>
    </w:pPr>
    <w:rPr>
      <w:spacing w:val="-2"/>
    </w:rPr>
  </w:style>
  <w:style w:type="paragraph" w:styleId="TOC3">
    <w:name w:val="toc 3"/>
    <w:basedOn w:val="Normal"/>
    <w:next w:val="Normal"/>
    <w:autoRedefine/>
    <w:uiPriority w:val="39"/>
    <w:semiHidden/>
    <w:unhideWhenUsed/>
    <w:rsid w:val="0085178F"/>
    <w:pPr>
      <w:tabs>
        <w:tab w:val="num" w:pos="960"/>
        <w:tab w:val="right" w:leader="dot" w:pos="8300"/>
      </w:tabs>
      <w:ind w:left="1325" w:hanging="720"/>
    </w:pPr>
    <w:rPr>
      <w:rFonts w:eastAsia="Times New Roman"/>
    </w:rPr>
  </w:style>
  <w:style w:type="paragraph" w:styleId="TOC4">
    <w:name w:val="toc 4"/>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styleId="TOC5">
    <w:name w:val="toc 5"/>
    <w:basedOn w:val="Normal"/>
    <w:next w:val="Normal"/>
    <w:autoRedefine/>
    <w:uiPriority w:val="39"/>
    <w:semiHidden/>
    <w:unhideWhenUsed/>
    <w:rsid w:val="0085178F"/>
    <w:pPr>
      <w:tabs>
        <w:tab w:val="num" w:pos="960"/>
        <w:tab w:val="right" w:leader="dot" w:pos="8300"/>
      </w:tabs>
      <w:spacing w:line="480" w:lineRule="auto"/>
      <w:ind w:firstLine="720"/>
    </w:pPr>
    <w:rPr>
      <w:spacing w:val="-2"/>
    </w:rPr>
  </w:style>
  <w:style w:type="paragraph" w:styleId="TOC6">
    <w:name w:val="toc 6"/>
    <w:basedOn w:val="Normal"/>
    <w:next w:val="Normal"/>
    <w:autoRedefine/>
    <w:uiPriority w:val="39"/>
    <w:semiHidden/>
    <w:unhideWhenUsed/>
    <w:rsid w:val="0085178F"/>
    <w:pPr>
      <w:tabs>
        <w:tab w:val="num" w:pos="960"/>
        <w:tab w:val="right" w:leader="dot" w:pos="8300"/>
      </w:tabs>
      <w:spacing w:line="480" w:lineRule="auto"/>
      <w:ind w:left="1325" w:hanging="1296"/>
    </w:pPr>
    <w:rPr>
      <w:spacing w:val="-2"/>
    </w:rPr>
  </w:style>
  <w:style w:type="paragraph" w:styleId="TOC7">
    <w:name w:val="toc 7"/>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8">
    <w:name w:val="toc 8"/>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9">
    <w:name w:val="toc 9"/>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customStyle="1" w:styleId="msotoc10">
    <w:name w:val="msotoc10"/>
    <w:basedOn w:val="Normal"/>
    <w:next w:val="Normal"/>
    <w:autoRedefine/>
    <w:semiHidden/>
    <w:rsid w:val="0085178F"/>
    <w:pPr>
      <w:tabs>
        <w:tab w:val="num" w:pos="960"/>
        <w:tab w:val="right" w:leader="dot" w:pos="8300"/>
      </w:tabs>
      <w:spacing w:line="480" w:lineRule="auto"/>
      <w:ind w:hanging="346"/>
      <w:jc w:val="right"/>
    </w:pPr>
    <w:rPr>
      <w:spacing w:val="-2"/>
    </w:rPr>
  </w:style>
  <w:style w:type="paragraph" w:customStyle="1" w:styleId="msotoc11">
    <w:name w:val="msotoc11"/>
    <w:basedOn w:val="Normal"/>
    <w:next w:val="Normal"/>
    <w:autoRedefine/>
    <w:semiHidden/>
    <w:rsid w:val="0085178F"/>
    <w:pPr>
      <w:tabs>
        <w:tab w:val="num" w:pos="960"/>
        <w:tab w:val="right" w:leader="dot" w:pos="8300"/>
      </w:tabs>
      <w:spacing w:line="480" w:lineRule="auto"/>
    </w:pPr>
    <w:rPr>
      <w:spacing w:val="-2"/>
    </w:rPr>
  </w:style>
  <w:style w:type="paragraph" w:customStyle="1" w:styleId="TOChanging">
    <w:name w:val="TOC hanging"/>
    <w:basedOn w:val="Normal"/>
    <w:rsid w:val="0085178F"/>
    <w:pPr>
      <w:ind w:left="720" w:hanging="720"/>
    </w:pPr>
    <w:rPr>
      <w:rFonts w:ascii="Verdana" w:eastAsia="Times New Roman" w:hAnsi="Verdana"/>
      <w:lang w:bidi="en-US"/>
    </w:rPr>
  </w:style>
  <w:style w:type="paragraph" w:styleId="BodyTextIndent">
    <w:name w:val="Body Text Indent"/>
    <w:link w:val="BodyTextIndentChar"/>
    <w:uiPriority w:val="99"/>
    <w:unhideWhenUsed/>
    <w:rsid w:val="0085178F"/>
    <w:rPr>
      <w:rFonts w:ascii="Times New Roman" w:eastAsiaTheme="minorEastAsia" w:hAnsi="Times New Roman" w:cs="Times New Roman"/>
    </w:rPr>
  </w:style>
  <w:style w:type="character" w:customStyle="1" w:styleId="BodyTextIndentChar">
    <w:name w:val="Body Text Indent Char"/>
    <w:basedOn w:val="DefaultParagraphFont"/>
    <w:link w:val="BodyTextIndent"/>
    <w:uiPriority w:val="99"/>
    <w:rsid w:val="0085178F"/>
    <w:rPr>
      <w:rFonts w:ascii="Times New Roman" w:eastAsiaTheme="minorEastAsia" w:hAnsi="Times New Roman" w:cs="Times New Roman"/>
    </w:rPr>
  </w:style>
  <w:style w:type="character" w:styleId="PageNumber">
    <w:name w:val="page number"/>
    <w:basedOn w:val="DefaultParagraphFont"/>
    <w:uiPriority w:val="99"/>
    <w:semiHidden/>
    <w:unhideWhenUsed/>
    <w:rsid w:val="0085178F"/>
  </w:style>
  <w:style w:type="paragraph" w:styleId="Title">
    <w:name w:val="Title"/>
    <w:basedOn w:val="Normal"/>
    <w:next w:val="Normal"/>
    <w:link w:val="TitleChar"/>
    <w:uiPriority w:val="10"/>
    <w:qFormat/>
    <w:rsid w:val="0085178F"/>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uiPriority w:val="10"/>
    <w:rsid w:val="0085178F"/>
    <w:rPr>
      <w:rFonts w:ascii="Calibri" w:eastAsia="Calibri" w:hAnsi="Calibri" w:cs="Calibri"/>
      <w:b/>
      <w:sz w:val="72"/>
      <w:szCs w:val="72"/>
    </w:rPr>
  </w:style>
  <w:style w:type="table" w:styleId="TableGrid">
    <w:name w:val="Table Grid"/>
    <w:basedOn w:val="TableNormal"/>
    <w:uiPriority w:val="39"/>
    <w:rsid w:val="0085178F"/>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78F"/>
    <w:pPr>
      <w:ind w:left="720"/>
      <w:contextualSpacing/>
    </w:pPr>
    <w:rPr>
      <w:rFonts w:ascii="Calibri" w:eastAsia="Calibri" w:hAnsi="Calibri" w:cs="Calibri"/>
    </w:rPr>
  </w:style>
  <w:style w:type="character" w:styleId="PlaceholderText">
    <w:name w:val="Placeholder Text"/>
    <w:basedOn w:val="DefaultParagraphFont"/>
    <w:uiPriority w:val="99"/>
    <w:semiHidden/>
    <w:rsid w:val="0085178F"/>
    <w:rPr>
      <w:color w:val="808080"/>
    </w:rPr>
  </w:style>
  <w:style w:type="paragraph" w:styleId="BalloonText">
    <w:name w:val="Balloon Text"/>
    <w:basedOn w:val="Normal"/>
    <w:link w:val="BalloonTextChar"/>
    <w:uiPriority w:val="99"/>
    <w:semiHidden/>
    <w:unhideWhenUsed/>
    <w:rsid w:val="0085178F"/>
    <w:rPr>
      <w:rFonts w:eastAsia="Calibri"/>
      <w:sz w:val="18"/>
      <w:szCs w:val="18"/>
    </w:rPr>
  </w:style>
  <w:style w:type="character" w:customStyle="1" w:styleId="BalloonTextChar">
    <w:name w:val="Balloon Text Char"/>
    <w:basedOn w:val="DefaultParagraphFont"/>
    <w:link w:val="BalloonText"/>
    <w:uiPriority w:val="99"/>
    <w:semiHidden/>
    <w:rsid w:val="0085178F"/>
    <w:rPr>
      <w:rFonts w:ascii="Times New Roman" w:eastAsia="Calibri" w:hAnsi="Times New Roman" w:cs="Times New Roman"/>
      <w:sz w:val="18"/>
      <w:szCs w:val="18"/>
    </w:rPr>
  </w:style>
  <w:style w:type="character" w:styleId="Hyperlink">
    <w:name w:val="Hyperlink"/>
    <w:basedOn w:val="DefaultParagraphFont"/>
    <w:uiPriority w:val="99"/>
    <w:unhideWhenUsed/>
    <w:rsid w:val="0085178F"/>
    <w:rPr>
      <w:color w:val="467886" w:themeColor="hyperlink"/>
      <w:u w:val="single"/>
    </w:rPr>
  </w:style>
  <w:style w:type="character" w:styleId="UnresolvedMention">
    <w:name w:val="Unresolved Mention"/>
    <w:basedOn w:val="DefaultParagraphFont"/>
    <w:uiPriority w:val="99"/>
    <w:rsid w:val="0085178F"/>
    <w:rPr>
      <w:color w:val="605E5C"/>
      <w:shd w:val="clear" w:color="auto" w:fill="E1DFDD"/>
    </w:rPr>
  </w:style>
  <w:style w:type="character" w:styleId="CommentReference">
    <w:name w:val="annotation reference"/>
    <w:basedOn w:val="DefaultParagraphFont"/>
    <w:uiPriority w:val="99"/>
    <w:semiHidden/>
    <w:unhideWhenUsed/>
    <w:rsid w:val="0085178F"/>
    <w:rPr>
      <w:sz w:val="16"/>
      <w:szCs w:val="16"/>
    </w:rPr>
  </w:style>
  <w:style w:type="paragraph" w:styleId="CommentText">
    <w:name w:val="annotation text"/>
    <w:basedOn w:val="Normal"/>
    <w:link w:val="CommentTextChar"/>
    <w:uiPriority w:val="99"/>
    <w:semiHidden/>
    <w:unhideWhenUsed/>
    <w:rsid w:val="0085178F"/>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sid w:val="0085178F"/>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85178F"/>
    <w:rPr>
      <w:b/>
      <w:bCs/>
    </w:rPr>
  </w:style>
  <w:style w:type="character" w:customStyle="1" w:styleId="CommentSubjectChar">
    <w:name w:val="Comment Subject Char"/>
    <w:basedOn w:val="CommentTextChar"/>
    <w:link w:val="CommentSubject"/>
    <w:uiPriority w:val="99"/>
    <w:semiHidden/>
    <w:rsid w:val="0085178F"/>
    <w:rPr>
      <w:rFonts w:ascii="Calibri" w:eastAsia="Calibri" w:hAnsi="Calibri" w:cs="Calibri"/>
      <w:b/>
      <w:bCs/>
      <w:sz w:val="20"/>
      <w:szCs w:val="20"/>
    </w:rPr>
  </w:style>
  <w:style w:type="paragraph" w:styleId="Subtitle">
    <w:name w:val="Subtitle"/>
    <w:basedOn w:val="Normal"/>
    <w:next w:val="Normal"/>
    <w:link w:val="SubtitleChar"/>
    <w:uiPriority w:val="11"/>
    <w:qFormat/>
    <w:rsid w:val="0085178F"/>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5178F"/>
    <w:rPr>
      <w:rFonts w:ascii="Georgia" w:eastAsia="Georgia" w:hAnsi="Georgia" w:cs="Georgia"/>
      <w:i/>
      <w:color w:val="666666"/>
      <w:sz w:val="48"/>
      <w:szCs w:val="48"/>
    </w:rPr>
  </w:style>
  <w:style w:type="paragraph" w:styleId="Revision">
    <w:name w:val="Revision"/>
    <w:hidden/>
    <w:uiPriority w:val="99"/>
    <w:semiHidden/>
    <w:rsid w:val="0085178F"/>
    <w:rPr>
      <w:rFonts w:ascii="Calibri" w:eastAsia="Calibri" w:hAnsi="Calibri" w:cs="Calibri"/>
    </w:rPr>
  </w:style>
  <w:style w:type="character" w:styleId="LineNumber">
    <w:name w:val="line number"/>
    <w:basedOn w:val="DefaultParagraphFont"/>
    <w:uiPriority w:val="99"/>
    <w:semiHidden/>
    <w:unhideWhenUsed/>
    <w:qFormat/>
    <w:rsid w:val="0085178F"/>
  </w:style>
  <w:style w:type="character" w:styleId="Emphasis">
    <w:name w:val="Emphasis"/>
    <w:basedOn w:val="DefaultParagraphFont"/>
    <w:uiPriority w:val="20"/>
    <w:qFormat/>
    <w:rsid w:val="0085178F"/>
    <w:rPr>
      <w:i/>
      <w:iCs/>
    </w:rPr>
  </w:style>
  <w:style w:type="character" w:styleId="Strong">
    <w:name w:val="Strong"/>
    <w:basedOn w:val="DefaultParagraphFont"/>
    <w:uiPriority w:val="22"/>
    <w:qFormat/>
    <w:rsid w:val="0085178F"/>
    <w:rPr>
      <w:b/>
      <w:bCs/>
    </w:rPr>
  </w:style>
  <w:style w:type="character" w:customStyle="1" w:styleId="notranslate">
    <w:name w:val="notranslate"/>
    <w:basedOn w:val="DefaultParagraphFont"/>
    <w:rsid w:val="0085178F"/>
  </w:style>
  <w:style w:type="character" w:styleId="FollowedHyperlink">
    <w:name w:val="FollowedHyperlink"/>
    <w:basedOn w:val="DefaultParagraphFont"/>
    <w:uiPriority w:val="99"/>
    <w:semiHidden/>
    <w:unhideWhenUsed/>
    <w:rsid w:val="0085178F"/>
    <w:rPr>
      <w:color w:val="954F72"/>
      <w:u w:val="single"/>
    </w:rPr>
  </w:style>
  <w:style w:type="paragraph" w:customStyle="1" w:styleId="xl65">
    <w:name w:val="xl65"/>
    <w:basedOn w:val="Normal"/>
    <w:rsid w:val="0085178F"/>
    <w:pPr>
      <w:spacing w:before="100" w:beforeAutospacing="1" w:after="100" w:afterAutospacing="1"/>
    </w:pPr>
    <w:rPr>
      <w:rFonts w:eastAsia="Times New Roman"/>
      <w:color w:val="000000"/>
    </w:rPr>
  </w:style>
  <w:style w:type="paragraph" w:customStyle="1" w:styleId="xl66">
    <w:name w:val="xl66"/>
    <w:basedOn w:val="Normal"/>
    <w:rsid w:val="0085178F"/>
    <w:pPr>
      <w:pBdr>
        <w:bottom w:val="single" w:sz="4" w:space="0" w:color="auto"/>
      </w:pBdr>
      <w:spacing w:before="100" w:beforeAutospacing="1" w:after="100" w:afterAutospacing="1"/>
    </w:pPr>
    <w:rPr>
      <w:rFonts w:eastAsia="Times New Roman"/>
    </w:rPr>
  </w:style>
  <w:style w:type="paragraph" w:customStyle="1" w:styleId="xl67">
    <w:name w:val="xl67"/>
    <w:basedOn w:val="Normal"/>
    <w:rsid w:val="0085178F"/>
    <w:pPr>
      <w:pBdr>
        <w:bottom w:val="single" w:sz="4" w:space="0" w:color="auto"/>
      </w:pBdr>
      <w:spacing w:before="100" w:beforeAutospacing="1" w:after="100" w:afterAutospacing="1"/>
    </w:pPr>
    <w:rPr>
      <w:rFonts w:eastAsia="Times New Roman"/>
      <w:b/>
      <w:bCs/>
    </w:rPr>
  </w:style>
  <w:style w:type="paragraph" w:customStyle="1" w:styleId="xl68">
    <w:name w:val="xl68"/>
    <w:basedOn w:val="Normal"/>
    <w:rsid w:val="0085178F"/>
    <w:pPr>
      <w:pBdr>
        <w:bottom w:val="single" w:sz="4" w:space="0" w:color="auto"/>
      </w:pBdr>
      <w:spacing w:before="100" w:beforeAutospacing="1" w:after="100" w:afterAutospacing="1"/>
    </w:pPr>
    <w:rPr>
      <w:rFonts w:eastAsia="Times New Roman"/>
      <w:color w:val="000000"/>
    </w:rPr>
  </w:style>
  <w:style w:type="paragraph" w:customStyle="1" w:styleId="xl69">
    <w:name w:val="xl69"/>
    <w:basedOn w:val="Normal"/>
    <w:rsid w:val="0085178F"/>
    <w:pPr>
      <w:shd w:val="clear" w:color="000000" w:fill="C6EFCE"/>
      <w:spacing w:before="100" w:beforeAutospacing="1" w:after="100" w:afterAutospacing="1"/>
    </w:pPr>
    <w:rPr>
      <w:rFonts w:eastAsia="Times New Roman"/>
      <w:color w:val="006100"/>
    </w:rPr>
  </w:style>
  <w:style w:type="paragraph" w:styleId="Bibliography">
    <w:name w:val="Bibliography"/>
    <w:basedOn w:val="Normal"/>
    <w:next w:val="Normal"/>
    <w:uiPriority w:val="37"/>
    <w:unhideWhenUsed/>
    <w:rsid w:val="00653803"/>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907">
      <w:bodyDiv w:val="1"/>
      <w:marLeft w:val="0"/>
      <w:marRight w:val="0"/>
      <w:marTop w:val="0"/>
      <w:marBottom w:val="0"/>
      <w:divBdr>
        <w:top w:val="none" w:sz="0" w:space="0" w:color="auto"/>
        <w:left w:val="none" w:sz="0" w:space="0" w:color="auto"/>
        <w:bottom w:val="none" w:sz="0" w:space="0" w:color="auto"/>
        <w:right w:val="none" w:sz="0" w:space="0" w:color="auto"/>
      </w:divBdr>
    </w:div>
    <w:div w:id="63841240">
      <w:bodyDiv w:val="1"/>
      <w:marLeft w:val="0"/>
      <w:marRight w:val="0"/>
      <w:marTop w:val="0"/>
      <w:marBottom w:val="0"/>
      <w:divBdr>
        <w:top w:val="none" w:sz="0" w:space="0" w:color="auto"/>
        <w:left w:val="none" w:sz="0" w:space="0" w:color="auto"/>
        <w:bottom w:val="none" w:sz="0" w:space="0" w:color="auto"/>
        <w:right w:val="none" w:sz="0" w:space="0" w:color="auto"/>
      </w:divBdr>
    </w:div>
    <w:div w:id="63919170">
      <w:bodyDiv w:val="1"/>
      <w:marLeft w:val="0"/>
      <w:marRight w:val="0"/>
      <w:marTop w:val="0"/>
      <w:marBottom w:val="0"/>
      <w:divBdr>
        <w:top w:val="none" w:sz="0" w:space="0" w:color="auto"/>
        <w:left w:val="none" w:sz="0" w:space="0" w:color="auto"/>
        <w:bottom w:val="none" w:sz="0" w:space="0" w:color="auto"/>
        <w:right w:val="none" w:sz="0" w:space="0" w:color="auto"/>
      </w:divBdr>
    </w:div>
    <w:div w:id="90275727">
      <w:bodyDiv w:val="1"/>
      <w:marLeft w:val="0"/>
      <w:marRight w:val="0"/>
      <w:marTop w:val="0"/>
      <w:marBottom w:val="0"/>
      <w:divBdr>
        <w:top w:val="none" w:sz="0" w:space="0" w:color="auto"/>
        <w:left w:val="none" w:sz="0" w:space="0" w:color="auto"/>
        <w:bottom w:val="none" w:sz="0" w:space="0" w:color="auto"/>
        <w:right w:val="none" w:sz="0" w:space="0" w:color="auto"/>
      </w:divBdr>
    </w:div>
    <w:div w:id="92286876">
      <w:bodyDiv w:val="1"/>
      <w:marLeft w:val="0"/>
      <w:marRight w:val="0"/>
      <w:marTop w:val="0"/>
      <w:marBottom w:val="0"/>
      <w:divBdr>
        <w:top w:val="none" w:sz="0" w:space="0" w:color="auto"/>
        <w:left w:val="none" w:sz="0" w:space="0" w:color="auto"/>
        <w:bottom w:val="none" w:sz="0" w:space="0" w:color="auto"/>
        <w:right w:val="none" w:sz="0" w:space="0" w:color="auto"/>
      </w:divBdr>
      <w:divsChild>
        <w:div w:id="1345405028">
          <w:marLeft w:val="0"/>
          <w:marRight w:val="0"/>
          <w:marTop w:val="0"/>
          <w:marBottom w:val="0"/>
          <w:divBdr>
            <w:top w:val="none" w:sz="0" w:space="0" w:color="auto"/>
            <w:left w:val="none" w:sz="0" w:space="0" w:color="auto"/>
            <w:bottom w:val="none" w:sz="0" w:space="0" w:color="auto"/>
            <w:right w:val="none" w:sz="0" w:space="0" w:color="auto"/>
          </w:divBdr>
        </w:div>
      </w:divsChild>
    </w:div>
    <w:div w:id="153573089">
      <w:bodyDiv w:val="1"/>
      <w:marLeft w:val="0"/>
      <w:marRight w:val="0"/>
      <w:marTop w:val="0"/>
      <w:marBottom w:val="0"/>
      <w:divBdr>
        <w:top w:val="none" w:sz="0" w:space="0" w:color="auto"/>
        <w:left w:val="none" w:sz="0" w:space="0" w:color="auto"/>
        <w:bottom w:val="none" w:sz="0" w:space="0" w:color="auto"/>
        <w:right w:val="none" w:sz="0" w:space="0" w:color="auto"/>
      </w:divBdr>
      <w:divsChild>
        <w:div w:id="1045257146">
          <w:marLeft w:val="0"/>
          <w:marRight w:val="0"/>
          <w:marTop w:val="0"/>
          <w:marBottom w:val="0"/>
          <w:divBdr>
            <w:top w:val="none" w:sz="0" w:space="0" w:color="auto"/>
            <w:left w:val="none" w:sz="0" w:space="0" w:color="auto"/>
            <w:bottom w:val="none" w:sz="0" w:space="0" w:color="auto"/>
            <w:right w:val="none" w:sz="0" w:space="0" w:color="auto"/>
          </w:divBdr>
          <w:divsChild>
            <w:div w:id="168632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6440">
      <w:bodyDiv w:val="1"/>
      <w:marLeft w:val="0"/>
      <w:marRight w:val="0"/>
      <w:marTop w:val="0"/>
      <w:marBottom w:val="0"/>
      <w:divBdr>
        <w:top w:val="none" w:sz="0" w:space="0" w:color="auto"/>
        <w:left w:val="none" w:sz="0" w:space="0" w:color="auto"/>
        <w:bottom w:val="none" w:sz="0" w:space="0" w:color="auto"/>
        <w:right w:val="none" w:sz="0" w:space="0" w:color="auto"/>
      </w:divBdr>
    </w:div>
    <w:div w:id="257101462">
      <w:bodyDiv w:val="1"/>
      <w:marLeft w:val="0"/>
      <w:marRight w:val="0"/>
      <w:marTop w:val="0"/>
      <w:marBottom w:val="0"/>
      <w:divBdr>
        <w:top w:val="none" w:sz="0" w:space="0" w:color="auto"/>
        <w:left w:val="none" w:sz="0" w:space="0" w:color="auto"/>
        <w:bottom w:val="none" w:sz="0" w:space="0" w:color="auto"/>
        <w:right w:val="none" w:sz="0" w:space="0" w:color="auto"/>
      </w:divBdr>
    </w:div>
    <w:div w:id="307782947">
      <w:bodyDiv w:val="1"/>
      <w:marLeft w:val="0"/>
      <w:marRight w:val="0"/>
      <w:marTop w:val="0"/>
      <w:marBottom w:val="0"/>
      <w:divBdr>
        <w:top w:val="none" w:sz="0" w:space="0" w:color="auto"/>
        <w:left w:val="none" w:sz="0" w:space="0" w:color="auto"/>
        <w:bottom w:val="none" w:sz="0" w:space="0" w:color="auto"/>
        <w:right w:val="none" w:sz="0" w:space="0" w:color="auto"/>
      </w:divBdr>
      <w:divsChild>
        <w:div w:id="910508063">
          <w:marLeft w:val="0"/>
          <w:marRight w:val="0"/>
          <w:marTop w:val="0"/>
          <w:marBottom w:val="0"/>
          <w:divBdr>
            <w:top w:val="none" w:sz="0" w:space="0" w:color="auto"/>
            <w:left w:val="none" w:sz="0" w:space="0" w:color="auto"/>
            <w:bottom w:val="none" w:sz="0" w:space="0" w:color="auto"/>
            <w:right w:val="none" w:sz="0" w:space="0" w:color="auto"/>
          </w:divBdr>
          <w:divsChild>
            <w:div w:id="14619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4004">
      <w:bodyDiv w:val="1"/>
      <w:marLeft w:val="0"/>
      <w:marRight w:val="0"/>
      <w:marTop w:val="0"/>
      <w:marBottom w:val="0"/>
      <w:divBdr>
        <w:top w:val="none" w:sz="0" w:space="0" w:color="auto"/>
        <w:left w:val="none" w:sz="0" w:space="0" w:color="auto"/>
        <w:bottom w:val="none" w:sz="0" w:space="0" w:color="auto"/>
        <w:right w:val="none" w:sz="0" w:space="0" w:color="auto"/>
      </w:divBdr>
      <w:divsChild>
        <w:div w:id="1484270886">
          <w:marLeft w:val="0"/>
          <w:marRight w:val="0"/>
          <w:marTop w:val="0"/>
          <w:marBottom w:val="0"/>
          <w:divBdr>
            <w:top w:val="none" w:sz="0" w:space="0" w:color="auto"/>
            <w:left w:val="none" w:sz="0" w:space="0" w:color="auto"/>
            <w:bottom w:val="none" w:sz="0" w:space="0" w:color="auto"/>
            <w:right w:val="none" w:sz="0" w:space="0" w:color="auto"/>
          </w:divBdr>
          <w:divsChild>
            <w:div w:id="1045108086">
              <w:marLeft w:val="0"/>
              <w:marRight w:val="0"/>
              <w:marTop w:val="0"/>
              <w:marBottom w:val="0"/>
              <w:divBdr>
                <w:top w:val="none" w:sz="0" w:space="0" w:color="auto"/>
                <w:left w:val="none" w:sz="0" w:space="0" w:color="auto"/>
                <w:bottom w:val="none" w:sz="0" w:space="0" w:color="auto"/>
                <w:right w:val="none" w:sz="0" w:space="0" w:color="auto"/>
              </w:divBdr>
            </w:div>
            <w:div w:id="14108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0137">
      <w:bodyDiv w:val="1"/>
      <w:marLeft w:val="0"/>
      <w:marRight w:val="0"/>
      <w:marTop w:val="0"/>
      <w:marBottom w:val="0"/>
      <w:divBdr>
        <w:top w:val="none" w:sz="0" w:space="0" w:color="auto"/>
        <w:left w:val="none" w:sz="0" w:space="0" w:color="auto"/>
        <w:bottom w:val="none" w:sz="0" w:space="0" w:color="auto"/>
        <w:right w:val="none" w:sz="0" w:space="0" w:color="auto"/>
      </w:divBdr>
    </w:div>
    <w:div w:id="399793159">
      <w:bodyDiv w:val="1"/>
      <w:marLeft w:val="0"/>
      <w:marRight w:val="0"/>
      <w:marTop w:val="0"/>
      <w:marBottom w:val="0"/>
      <w:divBdr>
        <w:top w:val="none" w:sz="0" w:space="0" w:color="auto"/>
        <w:left w:val="none" w:sz="0" w:space="0" w:color="auto"/>
        <w:bottom w:val="none" w:sz="0" w:space="0" w:color="auto"/>
        <w:right w:val="none" w:sz="0" w:space="0" w:color="auto"/>
      </w:divBdr>
    </w:div>
    <w:div w:id="420491686">
      <w:bodyDiv w:val="1"/>
      <w:marLeft w:val="0"/>
      <w:marRight w:val="0"/>
      <w:marTop w:val="0"/>
      <w:marBottom w:val="0"/>
      <w:divBdr>
        <w:top w:val="none" w:sz="0" w:space="0" w:color="auto"/>
        <w:left w:val="none" w:sz="0" w:space="0" w:color="auto"/>
        <w:bottom w:val="none" w:sz="0" w:space="0" w:color="auto"/>
        <w:right w:val="none" w:sz="0" w:space="0" w:color="auto"/>
      </w:divBdr>
    </w:div>
    <w:div w:id="428543839">
      <w:bodyDiv w:val="1"/>
      <w:marLeft w:val="0"/>
      <w:marRight w:val="0"/>
      <w:marTop w:val="0"/>
      <w:marBottom w:val="0"/>
      <w:divBdr>
        <w:top w:val="none" w:sz="0" w:space="0" w:color="auto"/>
        <w:left w:val="none" w:sz="0" w:space="0" w:color="auto"/>
        <w:bottom w:val="none" w:sz="0" w:space="0" w:color="auto"/>
        <w:right w:val="none" w:sz="0" w:space="0" w:color="auto"/>
      </w:divBdr>
    </w:div>
    <w:div w:id="525364773">
      <w:bodyDiv w:val="1"/>
      <w:marLeft w:val="0"/>
      <w:marRight w:val="0"/>
      <w:marTop w:val="0"/>
      <w:marBottom w:val="0"/>
      <w:divBdr>
        <w:top w:val="none" w:sz="0" w:space="0" w:color="auto"/>
        <w:left w:val="none" w:sz="0" w:space="0" w:color="auto"/>
        <w:bottom w:val="none" w:sz="0" w:space="0" w:color="auto"/>
        <w:right w:val="none" w:sz="0" w:space="0" w:color="auto"/>
      </w:divBdr>
    </w:div>
    <w:div w:id="581181695">
      <w:bodyDiv w:val="1"/>
      <w:marLeft w:val="0"/>
      <w:marRight w:val="0"/>
      <w:marTop w:val="0"/>
      <w:marBottom w:val="0"/>
      <w:divBdr>
        <w:top w:val="none" w:sz="0" w:space="0" w:color="auto"/>
        <w:left w:val="none" w:sz="0" w:space="0" w:color="auto"/>
        <w:bottom w:val="none" w:sz="0" w:space="0" w:color="auto"/>
        <w:right w:val="none" w:sz="0" w:space="0" w:color="auto"/>
      </w:divBdr>
    </w:div>
    <w:div w:id="696392792">
      <w:bodyDiv w:val="1"/>
      <w:marLeft w:val="0"/>
      <w:marRight w:val="0"/>
      <w:marTop w:val="0"/>
      <w:marBottom w:val="0"/>
      <w:divBdr>
        <w:top w:val="none" w:sz="0" w:space="0" w:color="auto"/>
        <w:left w:val="none" w:sz="0" w:space="0" w:color="auto"/>
        <w:bottom w:val="none" w:sz="0" w:space="0" w:color="auto"/>
        <w:right w:val="none" w:sz="0" w:space="0" w:color="auto"/>
      </w:divBdr>
      <w:divsChild>
        <w:div w:id="1207134914">
          <w:marLeft w:val="0"/>
          <w:marRight w:val="0"/>
          <w:marTop w:val="0"/>
          <w:marBottom w:val="0"/>
          <w:divBdr>
            <w:top w:val="none" w:sz="0" w:space="0" w:color="auto"/>
            <w:left w:val="none" w:sz="0" w:space="0" w:color="auto"/>
            <w:bottom w:val="none" w:sz="0" w:space="0" w:color="auto"/>
            <w:right w:val="none" w:sz="0" w:space="0" w:color="auto"/>
          </w:divBdr>
          <w:divsChild>
            <w:div w:id="104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6663">
      <w:bodyDiv w:val="1"/>
      <w:marLeft w:val="0"/>
      <w:marRight w:val="0"/>
      <w:marTop w:val="0"/>
      <w:marBottom w:val="0"/>
      <w:divBdr>
        <w:top w:val="none" w:sz="0" w:space="0" w:color="auto"/>
        <w:left w:val="none" w:sz="0" w:space="0" w:color="auto"/>
        <w:bottom w:val="none" w:sz="0" w:space="0" w:color="auto"/>
        <w:right w:val="none" w:sz="0" w:space="0" w:color="auto"/>
      </w:divBdr>
    </w:div>
    <w:div w:id="767501954">
      <w:bodyDiv w:val="1"/>
      <w:marLeft w:val="0"/>
      <w:marRight w:val="0"/>
      <w:marTop w:val="0"/>
      <w:marBottom w:val="0"/>
      <w:divBdr>
        <w:top w:val="none" w:sz="0" w:space="0" w:color="auto"/>
        <w:left w:val="none" w:sz="0" w:space="0" w:color="auto"/>
        <w:bottom w:val="none" w:sz="0" w:space="0" w:color="auto"/>
        <w:right w:val="none" w:sz="0" w:space="0" w:color="auto"/>
      </w:divBdr>
    </w:div>
    <w:div w:id="768737321">
      <w:bodyDiv w:val="1"/>
      <w:marLeft w:val="0"/>
      <w:marRight w:val="0"/>
      <w:marTop w:val="0"/>
      <w:marBottom w:val="0"/>
      <w:divBdr>
        <w:top w:val="none" w:sz="0" w:space="0" w:color="auto"/>
        <w:left w:val="none" w:sz="0" w:space="0" w:color="auto"/>
        <w:bottom w:val="none" w:sz="0" w:space="0" w:color="auto"/>
        <w:right w:val="none" w:sz="0" w:space="0" w:color="auto"/>
      </w:divBdr>
    </w:div>
    <w:div w:id="782768350">
      <w:bodyDiv w:val="1"/>
      <w:marLeft w:val="0"/>
      <w:marRight w:val="0"/>
      <w:marTop w:val="0"/>
      <w:marBottom w:val="0"/>
      <w:divBdr>
        <w:top w:val="none" w:sz="0" w:space="0" w:color="auto"/>
        <w:left w:val="none" w:sz="0" w:space="0" w:color="auto"/>
        <w:bottom w:val="none" w:sz="0" w:space="0" w:color="auto"/>
        <w:right w:val="none" w:sz="0" w:space="0" w:color="auto"/>
      </w:divBdr>
      <w:divsChild>
        <w:div w:id="1386873967">
          <w:marLeft w:val="0"/>
          <w:marRight w:val="0"/>
          <w:marTop w:val="0"/>
          <w:marBottom w:val="0"/>
          <w:divBdr>
            <w:top w:val="none" w:sz="0" w:space="0" w:color="auto"/>
            <w:left w:val="none" w:sz="0" w:space="0" w:color="auto"/>
            <w:bottom w:val="none" w:sz="0" w:space="0" w:color="auto"/>
            <w:right w:val="none" w:sz="0" w:space="0" w:color="auto"/>
          </w:divBdr>
          <w:divsChild>
            <w:div w:id="9460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51771">
      <w:bodyDiv w:val="1"/>
      <w:marLeft w:val="0"/>
      <w:marRight w:val="0"/>
      <w:marTop w:val="0"/>
      <w:marBottom w:val="0"/>
      <w:divBdr>
        <w:top w:val="none" w:sz="0" w:space="0" w:color="auto"/>
        <w:left w:val="none" w:sz="0" w:space="0" w:color="auto"/>
        <w:bottom w:val="none" w:sz="0" w:space="0" w:color="auto"/>
        <w:right w:val="none" w:sz="0" w:space="0" w:color="auto"/>
      </w:divBdr>
    </w:div>
    <w:div w:id="853496895">
      <w:bodyDiv w:val="1"/>
      <w:marLeft w:val="0"/>
      <w:marRight w:val="0"/>
      <w:marTop w:val="0"/>
      <w:marBottom w:val="0"/>
      <w:divBdr>
        <w:top w:val="none" w:sz="0" w:space="0" w:color="auto"/>
        <w:left w:val="none" w:sz="0" w:space="0" w:color="auto"/>
        <w:bottom w:val="none" w:sz="0" w:space="0" w:color="auto"/>
        <w:right w:val="none" w:sz="0" w:space="0" w:color="auto"/>
      </w:divBdr>
    </w:div>
    <w:div w:id="870218835">
      <w:bodyDiv w:val="1"/>
      <w:marLeft w:val="0"/>
      <w:marRight w:val="0"/>
      <w:marTop w:val="0"/>
      <w:marBottom w:val="0"/>
      <w:divBdr>
        <w:top w:val="none" w:sz="0" w:space="0" w:color="auto"/>
        <w:left w:val="none" w:sz="0" w:space="0" w:color="auto"/>
        <w:bottom w:val="none" w:sz="0" w:space="0" w:color="auto"/>
        <w:right w:val="none" w:sz="0" w:space="0" w:color="auto"/>
      </w:divBdr>
    </w:div>
    <w:div w:id="892932667">
      <w:bodyDiv w:val="1"/>
      <w:marLeft w:val="0"/>
      <w:marRight w:val="0"/>
      <w:marTop w:val="0"/>
      <w:marBottom w:val="0"/>
      <w:divBdr>
        <w:top w:val="none" w:sz="0" w:space="0" w:color="auto"/>
        <w:left w:val="none" w:sz="0" w:space="0" w:color="auto"/>
        <w:bottom w:val="none" w:sz="0" w:space="0" w:color="auto"/>
        <w:right w:val="none" w:sz="0" w:space="0" w:color="auto"/>
      </w:divBdr>
    </w:div>
    <w:div w:id="958295747">
      <w:bodyDiv w:val="1"/>
      <w:marLeft w:val="0"/>
      <w:marRight w:val="0"/>
      <w:marTop w:val="0"/>
      <w:marBottom w:val="0"/>
      <w:divBdr>
        <w:top w:val="none" w:sz="0" w:space="0" w:color="auto"/>
        <w:left w:val="none" w:sz="0" w:space="0" w:color="auto"/>
        <w:bottom w:val="none" w:sz="0" w:space="0" w:color="auto"/>
        <w:right w:val="none" w:sz="0" w:space="0" w:color="auto"/>
      </w:divBdr>
    </w:div>
    <w:div w:id="961570705">
      <w:bodyDiv w:val="1"/>
      <w:marLeft w:val="0"/>
      <w:marRight w:val="0"/>
      <w:marTop w:val="0"/>
      <w:marBottom w:val="0"/>
      <w:divBdr>
        <w:top w:val="none" w:sz="0" w:space="0" w:color="auto"/>
        <w:left w:val="none" w:sz="0" w:space="0" w:color="auto"/>
        <w:bottom w:val="none" w:sz="0" w:space="0" w:color="auto"/>
        <w:right w:val="none" w:sz="0" w:space="0" w:color="auto"/>
      </w:divBdr>
    </w:div>
    <w:div w:id="981230554">
      <w:bodyDiv w:val="1"/>
      <w:marLeft w:val="0"/>
      <w:marRight w:val="0"/>
      <w:marTop w:val="0"/>
      <w:marBottom w:val="0"/>
      <w:divBdr>
        <w:top w:val="none" w:sz="0" w:space="0" w:color="auto"/>
        <w:left w:val="none" w:sz="0" w:space="0" w:color="auto"/>
        <w:bottom w:val="none" w:sz="0" w:space="0" w:color="auto"/>
        <w:right w:val="none" w:sz="0" w:space="0" w:color="auto"/>
      </w:divBdr>
    </w:div>
    <w:div w:id="1018895374">
      <w:bodyDiv w:val="1"/>
      <w:marLeft w:val="0"/>
      <w:marRight w:val="0"/>
      <w:marTop w:val="0"/>
      <w:marBottom w:val="0"/>
      <w:divBdr>
        <w:top w:val="none" w:sz="0" w:space="0" w:color="auto"/>
        <w:left w:val="none" w:sz="0" w:space="0" w:color="auto"/>
        <w:bottom w:val="none" w:sz="0" w:space="0" w:color="auto"/>
        <w:right w:val="none" w:sz="0" w:space="0" w:color="auto"/>
      </w:divBdr>
    </w:div>
    <w:div w:id="1024138135">
      <w:bodyDiv w:val="1"/>
      <w:marLeft w:val="0"/>
      <w:marRight w:val="0"/>
      <w:marTop w:val="0"/>
      <w:marBottom w:val="0"/>
      <w:divBdr>
        <w:top w:val="none" w:sz="0" w:space="0" w:color="auto"/>
        <w:left w:val="none" w:sz="0" w:space="0" w:color="auto"/>
        <w:bottom w:val="none" w:sz="0" w:space="0" w:color="auto"/>
        <w:right w:val="none" w:sz="0" w:space="0" w:color="auto"/>
      </w:divBdr>
      <w:divsChild>
        <w:div w:id="1419868570">
          <w:marLeft w:val="0"/>
          <w:marRight w:val="0"/>
          <w:marTop w:val="0"/>
          <w:marBottom w:val="0"/>
          <w:divBdr>
            <w:top w:val="none" w:sz="0" w:space="0" w:color="auto"/>
            <w:left w:val="none" w:sz="0" w:space="0" w:color="auto"/>
            <w:bottom w:val="none" w:sz="0" w:space="0" w:color="auto"/>
            <w:right w:val="none" w:sz="0" w:space="0" w:color="auto"/>
          </w:divBdr>
          <w:divsChild>
            <w:div w:id="1182628901">
              <w:marLeft w:val="0"/>
              <w:marRight w:val="0"/>
              <w:marTop w:val="0"/>
              <w:marBottom w:val="0"/>
              <w:divBdr>
                <w:top w:val="none" w:sz="0" w:space="0" w:color="auto"/>
                <w:left w:val="none" w:sz="0" w:space="0" w:color="auto"/>
                <w:bottom w:val="none" w:sz="0" w:space="0" w:color="auto"/>
                <w:right w:val="none" w:sz="0" w:space="0" w:color="auto"/>
              </w:divBdr>
              <w:divsChild>
                <w:div w:id="13020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966475">
      <w:bodyDiv w:val="1"/>
      <w:marLeft w:val="0"/>
      <w:marRight w:val="0"/>
      <w:marTop w:val="0"/>
      <w:marBottom w:val="0"/>
      <w:divBdr>
        <w:top w:val="none" w:sz="0" w:space="0" w:color="auto"/>
        <w:left w:val="none" w:sz="0" w:space="0" w:color="auto"/>
        <w:bottom w:val="none" w:sz="0" w:space="0" w:color="auto"/>
        <w:right w:val="none" w:sz="0" w:space="0" w:color="auto"/>
      </w:divBdr>
    </w:div>
    <w:div w:id="1177575554">
      <w:bodyDiv w:val="1"/>
      <w:marLeft w:val="0"/>
      <w:marRight w:val="0"/>
      <w:marTop w:val="0"/>
      <w:marBottom w:val="0"/>
      <w:divBdr>
        <w:top w:val="none" w:sz="0" w:space="0" w:color="auto"/>
        <w:left w:val="none" w:sz="0" w:space="0" w:color="auto"/>
        <w:bottom w:val="none" w:sz="0" w:space="0" w:color="auto"/>
        <w:right w:val="none" w:sz="0" w:space="0" w:color="auto"/>
      </w:divBdr>
    </w:div>
    <w:div w:id="1189099168">
      <w:bodyDiv w:val="1"/>
      <w:marLeft w:val="0"/>
      <w:marRight w:val="0"/>
      <w:marTop w:val="0"/>
      <w:marBottom w:val="0"/>
      <w:divBdr>
        <w:top w:val="none" w:sz="0" w:space="0" w:color="auto"/>
        <w:left w:val="none" w:sz="0" w:space="0" w:color="auto"/>
        <w:bottom w:val="none" w:sz="0" w:space="0" w:color="auto"/>
        <w:right w:val="none" w:sz="0" w:space="0" w:color="auto"/>
      </w:divBdr>
    </w:div>
    <w:div w:id="1206141983">
      <w:bodyDiv w:val="1"/>
      <w:marLeft w:val="0"/>
      <w:marRight w:val="0"/>
      <w:marTop w:val="0"/>
      <w:marBottom w:val="0"/>
      <w:divBdr>
        <w:top w:val="none" w:sz="0" w:space="0" w:color="auto"/>
        <w:left w:val="none" w:sz="0" w:space="0" w:color="auto"/>
        <w:bottom w:val="none" w:sz="0" w:space="0" w:color="auto"/>
        <w:right w:val="none" w:sz="0" w:space="0" w:color="auto"/>
      </w:divBdr>
    </w:div>
    <w:div w:id="1220169056">
      <w:bodyDiv w:val="1"/>
      <w:marLeft w:val="0"/>
      <w:marRight w:val="0"/>
      <w:marTop w:val="0"/>
      <w:marBottom w:val="0"/>
      <w:divBdr>
        <w:top w:val="none" w:sz="0" w:space="0" w:color="auto"/>
        <w:left w:val="none" w:sz="0" w:space="0" w:color="auto"/>
        <w:bottom w:val="none" w:sz="0" w:space="0" w:color="auto"/>
        <w:right w:val="none" w:sz="0" w:space="0" w:color="auto"/>
      </w:divBdr>
      <w:divsChild>
        <w:div w:id="476841079">
          <w:marLeft w:val="0"/>
          <w:marRight w:val="0"/>
          <w:marTop w:val="0"/>
          <w:marBottom w:val="0"/>
          <w:divBdr>
            <w:top w:val="none" w:sz="0" w:space="0" w:color="auto"/>
            <w:left w:val="none" w:sz="0" w:space="0" w:color="auto"/>
            <w:bottom w:val="none" w:sz="0" w:space="0" w:color="auto"/>
            <w:right w:val="none" w:sz="0" w:space="0" w:color="auto"/>
          </w:divBdr>
          <w:divsChild>
            <w:div w:id="3035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8527">
      <w:bodyDiv w:val="1"/>
      <w:marLeft w:val="0"/>
      <w:marRight w:val="0"/>
      <w:marTop w:val="0"/>
      <w:marBottom w:val="0"/>
      <w:divBdr>
        <w:top w:val="none" w:sz="0" w:space="0" w:color="auto"/>
        <w:left w:val="none" w:sz="0" w:space="0" w:color="auto"/>
        <w:bottom w:val="none" w:sz="0" w:space="0" w:color="auto"/>
        <w:right w:val="none" w:sz="0" w:space="0" w:color="auto"/>
      </w:divBdr>
      <w:divsChild>
        <w:div w:id="203758429">
          <w:marLeft w:val="0"/>
          <w:marRight w:val="0"/>
          <w:marTop w:val="0"/>
          <w:marBottom w:val="0"/>
          <w:divBdr>
            <w:top w:val="none" w:sz="0" w:space="0" w:color="auto"/>
            <w:left w:val="none" w:sz="0" w:space="0" w:color="auto"/>
            <w:bottom w:val="none" w:sz="0" w:space="0" w:color="auto"/>
            <w:right w:val="none" w:sz="0" w:space="0" w:color="auto"/>
          </w:divBdr>
          <w:divsChild>
            <w:div w:id="1577469170">
              <w:marLeft w:val="0"/>
              <w:marRight w:val="0"/>
              <w:marTop w:val="0"/>
              <w:marBottom w:val="0"/>
              <w:divBdr>
                <w:top w:val="none" w:sz="0" w:space="0" w:color="auto"/>
                <w:left w:val="none" w:sz="0" w:space="0" w:color="auto"/>
                <w:bottom w:val="none" w:sz="0" w:space="0" w:color="auto"/>
                <w:right w:val="none" w:sz="0" w:space="0" w:color="auto"/>
              </w:divBdr>
              <w:divsChild>
                <w:div w:id="6093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139563">
      <w:bodyDiv w:val="1"/>
      <w:marLeft w:val="0"/>
      <w:marRight w:val="0"/>
      <w:marTop w:val="0"/>
      <w:marBottom w:val="0"/>
      <w:divBdr>
        <w:top w:val="none" w:sz="0" w:space="0" w:color="auto"/>
        <w:left w:val="none" w:sz="0" w:space="0" w:color="auto"/>
        <w:bottom w:val="none" w:sz="0" w:space="0" w:color="auto"/>
        <w:right w:val="none" w:sz="0" w:space="0" w:color="auto"/>
      </w:divBdr>
    </w:div>
    <w:div w:id="1377386530">
      <w:bodyDiv w:val="1"/>
      <w:marLeft w:val="0"/>
      <w:marRight w:val="0"/>
      <w:marTop w:val="0"/>
      <w:marBottom w:val="0"/>
      <w:divBdr>
        <w:top w:val="none" w:sz="0" w:space="0" w:color="auto"/>
        <w:left w:val="none" w:sz="0" w:space="0" w:color="auto"/>
        <w:bottom w:val="none" w:sz="0" w:space="0" w:color="auto"/>
        <w:right w:val="none" w:sz="0" w:space="0" w:color="auto"/>
      </w:divBdr>
      <w:divsChild>
        <w:div w:id="2046906322">
          <w:marLeft w:val="0"/>
          <w:marRight w:val="0"/>
          <w:marTop w:val="0"/>
          <w:marBottom w:val="0"/>
          <w:divBdr>
            <w:top w:val="none" w:sz="0" w:space="0" w:color="auto"/>
            <w:left w:val="none" w:sz="0" w:space="0" w:color="auto"/>
            <w:bottom w:val="none" w:sz="0" w:space="0" w:color="auto"/>
            <w:right w:val="none" w:sz="0" w:space="0" w:color="auto"/>
          </w:divBdr>
          <w:divsChild>
            <w:div w:id="10036119">
              <w:marLeft w:val="0"/>
              <w:marRight w:val="0"/>
              <w:marTop w:val="0"/>
              <w:marBottom w:val="0"/>
              <w:divBdr>
                <w:top w:val="none" w:sz="0" w:space="0" w:color="auto"/>
                <w:left w:val="none" w:sz="0" w:space="0" w:color="auto"/>
                <w:bottom w:val="none" w:sz="0" w:space="0" w:color="auto"/>
                <w:right w:val="none" w:sz="0" w:space="0" w:color="auto"/>
              </w:divBdr>
              <w:divsChild>
                <w:div w:id="10624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61355">
      <w:bodyDiv w:val="1"/>
      <w:marLeft w:val="0"/>
      <w:marRight w:val="0"/>
      <w:marTop w:val="0"/>
      <w:marBottom w:val="0"/>
      <w:divBdr>
        <w:top w:val="none" w:sz="0" w:space="0" w:color="auto"/>
        <w:left w:val="none" w:sz="0" w:space="0" w:color="auto"/>
        <w:bottom w:val="none" w:sz="0" w:space="0" w:color="auto"/>
        <w:right w:val="none" w:sz="0" w:space="0" w:color="auto"/>
      </w:divBdr>
    </w:div>
    <w:div w:id="1396853420">
      <w:bodyDiv w:val="1"/>
      <w:marLeft w:val="0"/>
      <w:marRight w:val="0"/>
      <w:marTop w:val="0"/>
      <w:marBottom w:val="0"/>
      <w:divBdr>
        <w:top w:val="none" w:sz="0" w:space="0" w:color="auto"/>
        <w:left w:val="none" w:sz="0" w:space="0" w:color="auto"/>
        <w:bottom w:val="none" w:sz="0" w:space="0" w:color="auto"/>
        <w:right w:val="none" w:sz="0" w:space="0" w:color="auto"/>
      </w:divBdr>
    </w:div>
    <w:div w:id="1412005024">
      <w:bodyDiv w:val="1"/>
      <w:marLeft w:val="0"/>
      <w:marRight w:val="0"/>
      <w:marTop w:val="0"/>
      <w:marBottom w:val="0"/>
      <w:divBdr>
        <w:top w:val="none" w:sz="0" w:space="0" w:color="auto"/>
        <w:left w:val="none" w:sz="0" w:space="0" w:color="auto"/>
        <w:bottom w:val="none" w:sz="0" w:space="0" w:color="auto"/>
        <w:right w:val="none" w:sz="0" w:space="0" w:color="auto"/>
      </w:divBdr>
    </w:div>
    <w:div w:id="1469401522">
      <w:bodyDiv w:val="1"/>
      <w:marLeft w:val="0"/>
      <w:marRight w:val="0"/>
      <w:marTop w:val="0"/>
      <w:marBottom w:val="0"/>
      <w:divBdr>
        <w:top w:val="none" w:sz="0" w:space="0" w:color="auto"/>
        <w:left w:val="none" w:sz="0" w:space="0" w:color="auto"/>
        <w:bottom w:val="none" w:sz="0" w:space="0" w:color="auto"/>
        <w:right w:val="none" w:sz="0" w:space="0" w:color="auto"/>
      </w:divBdr>
    </w:div>
    <w:div w:id="1507329162">
      <w:bodyDiv w:val="1"/>
      <w:marLeft w:val="0"/>
      <w:marRight w:val="0"/>
      <w:marTop w:val="0"/>
      <w:marBottom w:val="0"/>
      <w:divBdr>
        <w:top w:val="none" w:sz="0" w:space="0" w:color="auto"/>
        <w:left w:val="none" w:sz="0" w:space="0" w:color="auto"/>
        <w:bottom w:val="none" w:sz="0" w:space="0" w:color="auto"/>
        <w:right w:val="none" w:sz="0" w:space="0" w:color="auto"/>
      </w:divBdr>
      <w:divsChild>
        <w:div w:id="1103956942">
          <w:marLeft w:val="0"/>
          <w:marRight w:val="0"/>
          <w:marTop w:val="0"/>
          <w:marBottom w:val="0"/>
          <w:divBdr>
            <w:top w:val="none" w:sz="0" w:space="0" w:color="auto"/>
            <w:left w:val="none" w:sz="0" w:space="0" w:color="auto"/>
            <w:bottom w:val="none" w:sz="0" w:space="0" w:color="auto"/>
            <w:right w:val="none" w:sz="0" w:space="0" w:color="auto"/>
          </w:divBdr>
          <w:divsChild>
            <w:div w:id="3512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4440">
      <w:bodyDiv w:val="1"/>
      <w:marLeft w:val="0"/>
      <w:marRight w:val="0"/>
      <w:marTop w:val="0"/>
      <w:marBottom w:val="0"/>
      <w:divBdr>
        <w:top w:val="none" w:sz="0" w:space="0" w:color="auto"/>
        <w:left w:val="none" w:sz="0" w:space="0" w:color="auto"/>
        <w:bottom w:val="none" w:sz="0" w:space="0" w:color="auto"/>
        <w:right w:val="none" w:sz="0" w:space="0" w:color="auto"/>
      </w:divBdr>
    </w:div>
    <w:div w:id="1654677966">
      <w:bodyDiv w:val="1"/>
      <w:marLeft w:val="0"/>
      <w:marRight w:val="0"/>
      <w:marTop w:val="0"/>
      <w:marBottom w:val="0"/>
      <w:divBdr>
        <w:top w:val="none" w:sz="0" w:space="0" w:color="auto"/>
        <w:left w:val="none" w:sz="0" w:space="0" w:color="auto"/>
        <w:bottom w:val="none" w:sz="0" w:space="0" w:color="auto"/>
        <w:right w:val="none" w:sz="0" w:space="0" w:color="auto"/>
      </w:divBdr>
    </w:div>
    <w:div w:id="1661277081">
      <w:bodyDiv w:val="1"/>
      <w:marLeft w:val="0"/>
      <w:marRight w:val="0"/>
      <w:marTop w:val="0"/>
      <w:marBottom w:val="0"/>
      <w:divBdr>
        <w:top w:val="none" w:sz="0" w:space="0" w:color="auto"/>
        <w:left w:val="none" w:sz="0" w:space="0" w:color="auto"/>
        <w:bottom w:val="none" w:sz="0" w:space="0" w:color="auto"/>
        <w:right w:val="none" w:sz="0" w:space="0" w:color="auto"/>
      </w:divBdr>
    </w:div>
    <w:div w:id="1726950106">
      <w:bodyDiv w:val="1"/>
      <w:marLeft w:val="0"/>
      <w:marRight w:val="0"/>
      <w:marTop w:val="0"/>
      <w:marBottom w:val="0"/>
      <w:divBdr>
        <w:top w:val="none" w:sz="0" w:space="0" w:color="auto"/>
        <w:left w:val="none" w:sz="0" w:space="0" w:color="auto"/>
        <w:bottom w:val="none" w:sz="0" w:space="0" w:color="auto"/>
        <w:right w:val="none" w:sz="0" w:space="0" w:color="auto"/>
      </w:divBdr>
    </w:div>
    <w:div w:id="1785803751">
      <w:bodyDiv w:val="1"/>
      <w:marLeft w:val="0"/>
      <w:marRight w:val="0"/>
      <w:marTop w:val="0"/>
      <w:marBottom w:val="0"/>
      <w:divBdr>
        <w:top w:val="none" w:sz="0" w:space="0" w:color="auto"/>
        <w:left w:val="none" w:sz="0" w:space="0" w:color="auto"/>
        <w:bottom w:val="none" w:sz="0" w:space="0" w:color="auto"/>
        <w:right w:val="none" w:sz="0" w:space="0" w:color="auto"/>
      </w:divBdr>
    </w:div>
    <w:div w:id="1806577880">
      <w:bodyDiv w:val="1"/>
      <w:marLeft w:val="0"/>
      <w:marRight w:val="0"/>
      <w:marTop w:val="0"/>
      <w:marBottom w:val="0"/>
      <w:divBdr>
        <w:top w:val="none" w:sz="0" w:space="0" w:color="auto"/>
        <w:left w:val="none" w:sz="0" w:space="0" w:color="auto"/>
        <w:bottom w:val="none" w:sz="0" w:space="0" w:color="auto"/>
        <w:right w:val="none" w:sz="0" w:space="0" w:color="auto"/>
      </w:divBdr>
    </w:div>
    <w:div w:id="1907758890">
      <w:bodyDiv w:val="1"/>
      <w:marLeft w:val="0"/>
      <w:marRight w:val="0"/>
      <w:marTop w:val="0"/>
      <w:marBottom w:val="0"/>
      <w:divBdr>
        <w:top w:val="none" w:sz="0" w:space="0" w:color="auto"/>
        <w:left w:val="none" w:sz="0" w:space="0" w:color="auto"/>
        <w:bottom w:val="none" w:sz="0" w:space="0" w:color="auto"/>
        <w:right w:val="none" w:sz="0" w:space="0" w:color="auto"/>
      </w:divBdr>
    </w:div>
    <w:div w:id="1913268671">
      <w:bodyDiv w:val="1"/>
      <w:marLeft w:val="0"/>
      <w:marRight w:val="0"/>
      <w:marTop w:val="0"/>
      <w:marBottom w:val="0"/>
      <w:divBdr>
        <w:top w:val="none" w:sz="0" w:space="0" w:color="auto"/>
        <w:left w:val="none" w:sz="0" w:space="0" w:color="auto"/>
        <w:bottom w:val="none" w:sz="0" w:space="0" w:color="auto"/>
        <w:right w:val="none" w:sz="0" w:space="0" w:color="auto"/>
      </w:divBdr>
    </w:div>
    <w:div w:id="1917667245">
      <w:bodyDiv w:val="1"/>
      <w:marLeft w:val="0"/>
      <w:marRight w:val="0"/>
      <w:marTop w:val="0"/>
      <w:marBottom w:val="0"/>
      <w:divBdr>
        <w:top w:val="none" w:sz="0" w:space="0" w:color="auto"/>
        <w:left w:val="none" w:sz="0" w:space="0" w:color="auto"/>
        <w:bottom w:val="none" w:sz="0" w:space="0" w:color="auto"/>
        <w:right w:val="none" w:sz="0" w:space="0" w:color="auto"/>
      </w:divBdr>
    </w:div>
    <w:div w:id="1981642265">
      <w:bodyDiv w:val="1"/>
      <w:marLeft w:val="0"/>
      <w:marRight w:val="0"/>
      <w:marTop w:val="0"/>
      <w:marBottom w:val="0"/>
      <w:divBdr>
        <w:top w:val="none" w:sz="0" w:space="0" w:color="auto"/>
        <w:left w:val="none" w:sz="0" w:space="0" w:color="auto"/>
        <w:bottom w:val="none" w:sz="0" w:space="0" w:color="auto"/>
        <w:right w:val="none" w:sz="0" w:space="0" w:color="auto"/>
      </w:divBdr>
    </w:div>
    <w:div w:id="1992638768">
      <w:bodyDiv w:val="1"/>
      <w:marLeft w:val="0"/>
      <w:marRight w:val="0"/>
      <w:marTop w:val="0"/>
      <w:marBottom w:val="0"/>
      <w:divBdr>
        <w:top w:val="none" w:sz="0" w:space="0" w:color="auto"/>
        <w:left w:val="none" w:sz="0" w:space="0" w:color="auto"/>
        <w:bottom w:val="none" w:sz="0" w:space="0" w:color="auto"/>
        <w:right w:val="none" w:sz="0" w:space="0" w:color="auto"/>
      </w:divBdr>
    </w:div>
    <w:div w:id="2002811253">
      <w:bodyDiv w:val="1"/>
      <w:marLeft w:val="0"/>
      <w:marRight w:val="0"/>
      <w:marTop w:val="0"/>
      <w:marBottom w:val="0"/>
      <w:divBdr>
        <w:top w:val="none" w:sz="0" w:space="0" w:color="auto"/>
        <w:left w:val="none" w:sz="0" w:space="0" w:color="auto"/>
        <w:bottom w:val="none" w:sz="0" w:space="0" w:color="auto"/>
        <w:right w:val="none" w:sz="0" w:space="0" w:color="auto"/>
      </w:divBdr>
    </w:div>
    <w:div w:id="200377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9D6AD-930F-5241-9C3F-D9400DCCC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45</Pages>
  <Words>63415</Words>
  <Characters>211172</Characters>
  <Application>Microsoft Office Word</Application>
  <DocSecurity>0</DocSecurity>
  <Lines>21117</Lines>
  <Paragraphs>24962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 (Student)</dc:creator>
  <cp:keywords/>
  <dc:description/>
  <cp:lastModifiedBy>Danny Jackson</cp:lastModifiedBy>
  <cp:revision>27</cp:revision>
  <cp:lastPrinted>2025-09-25T14:43:00Z</cp:lastPrinted>
  <dcterms:created xsi:type="dcterms:W3CDTF">2025-09-20T13:03:00Z</dcterms:created>
  <dcterms:modified xsi:type="dcterms:W3CDTF">2026-04-19T19:00:00Z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id="RM4Gph7W"/&gt;&lt;style id="http://www.zotero.org/styles/apa" locale="en-US" hasBibliography="1" bibliographyStyleHasBeenSet="1"/&gt;&lt;prefs&gt;&lt;pref name="fieldType" value="Field"/&gt;&lt;/prefs&gt;&lt;/data&gt;</vt:lpwstr>
  </property>
</Properties>
</file>